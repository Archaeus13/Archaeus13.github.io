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earest Friend lite" w:eastAsia="黑体" w:hAnsi="Dearest Friend lite" w:cs="Dearest Friend lite"/>
          <w:kern w:val="44"/>
          <w:sz w:val="60"/>
          <w:szCs w:val="60"/>
        </w:rPr>
        <w:id w:val="147458239"/>
        <w15:color w:val="DBDBDB"/>
        <w:docPartObj>
          <w:docPartGallery w:val="Table of Contents"/>
          <w:docPartUnique/>
        </w:docPartObj>
      </w:sdtPr>
      <w:sdtEndPr>
        <w:rPr>
          <w:rFonts w:eastAsia="宋体" w:hint="eastAsia"/>
          <w:sz w:val="22"/>
          <w:szCs w:val="22"/>
        </w:rPr>
      </w:sdtEndPr>
      <w:sdtContent>
        <w:p w14:paraId="5F9D66E4" w14:textId="77777777" w:rsidR="00555047" w:rsidRDefault="002E5D19">
          <w:pPr>
            <w:ind w:firstLineChars="0" w:firstLine="0"/>
            <w:jc w:val="center"/>
          </w:pPr>
          <w:r>
            <w:rPr>
              <w:rFonts w:ascii="Dearest Friend lite" w:eastAsia="黑体" w:hAnsi="Dearest Friend lite" w:cs="Dearest Friend lite" w:hint="eastAsia"/>
              <w:kern w:val="44"/>
              <w:sz w:val="60"/>
              <w:szCs w:val="60"/>
            </w:rPr>
            <w:t>M</w:t>
          </w:r>
          <w:r>
            <w:rPr>
              <w:rFonts w:ascii="Grafik Text" w:eastAsia="黑体" w:hAnsi="Grafik Text" w:hint="eastAsia"/>
              <w:kern w:val="44"/>
              <w:sz w:val="48"/>
            </w:rPr>
            <w:t>enu</w:t>
          </w:r>
        </w:p>
        <w:p w14:paraId="3481306A" w14:textId="77777777" w:rsidR="00555047" w:rsidRDefault="002E5D19">
          <w:pPr>
            <w:pStyle w:val="TOC1"/>
            <w:tabs>
              <w:tab w:val="left" w:pos="420"/>
              <w:tab w:val="right" w:leader="dot" w:pos="8300"/>
            </w:tabs>
            <w:ind w:firstLineChars="0" w:firstLine="0"/>
            <w:rPr>
              <w:rFonts w:cs="Times New Roman"/>
            </w:rPr>
          </w:pPr>
          <w:r>
            <w:rPr>
              <w:rFonts w:ascii="Dearest Friend lite" w:hAnsi="Dearest Friend lite" w:cs="Dearest Friend lite" w:hint="eastAsia"/>
              <w:sz w:val="40"/>
              <w:szCs w:val="22"/>
            </w:rPr>
            <w:fldChar w:fldCharType="begin"/>
          </w:r>
          <w:r>
            <w:rPr>
              <w:rFonts w:ascii="Dearest Friend lite" w:hAnsi="Dearest Friend lite" w:cs="Dearest Friend lite" w:hint="eastAsia"/>
              <w:sz w:val="40"/>
              <w:szCs w:val="22"/>
            </w:rPr>
            <w:instrText xml:space="preserve">TOC \o "1-1" \h \u </w:instrText>
          </w:r>
          <w:r>
            <w:rPr>
              <w:rFonts w:ascii="Dearest Friend lite" w:hAnsi="Dearest Friend lite" w:cs="Dearest Friend lite" w:hint="eastAsia"/>
              <w:sz w:val="40"/>
              <w:szCs w:val="22"/>
            </w:rPr>
            <w:fldChar w:fldCharType="separate"/>
          </w:r>
          <w:hyperlink w:anchor="_Toc4164" w:history="1">
            <w:r>
              <w:rPr>
                <w:rFonts w:cs="Times New Roman"/>
                <w:szCs w:val="22"/>
              </w:rPr>
              <w:t>01</w:t>
            </w:r>
            <w:r>
              <w:rPr>
                <w:rFonts w:cs="Times New Roman" w:hint="eastAsia"/>
                <w:szCs w:val="22"/>
              </w:rPr>
              <w:tab/>
            </w:r>
            <w:r>
              <w:rPr>
                <w:rFonts w:cs="Times New Roman"/>
              </w:rPr>
              <w:t>The Mission for Merlin</w:t>
            </w:r>
            <w:r>
              <w:rPr>
                <w:rFonts w:cs="Times New Roman"/>
              </w:rPr>
              <w:tab/>
            </w:r>
            <w:r>
              <w:rPr>
                <w:rFonts w:cs="Times New Roman" w:hint="eastAsia"/>
              </w:rPr>
              <w:t>00</w:t>
            </w:r>
            <w:r>
              <w:rPr>
                <w:rFonts w:cs="Times New Roman"/>
              </w:rPr>
              <w:fldChar w:fldCharType="begin"/>
            </w:r>
            <w:r>
              <w:rPr>
                <w:rFonts w:cs="Times New Roman"/>
              </w:rPr>
              <w:instrText xml:space="preserve"> PAGEREF _Toc4164 \h </w:instrText>
            </w:r>
            <w:r>
              <w:rPr>
                <w:rFonts w:cs="Times New Roman"/>
              </w:rPr>
            </w:r>
            <w:r>
              <w:rPr>
                <w:rFonts w:cs="Times New Roman"/>
              </w:rPr>
              <w:fldChar w:fldCharType="separate"/>
            </w:r>
            <w:r>
              <w:rPr>
                <w:rFonts w:cs="Times New Roman"/>
              </w:rPr>
              <w:t>1</w:t>
            </w:r>
            <w:r>
              <w:rPr>
                <w:rFonts w:cs="Times New Roman"/>
              </w:rPr>
              <w:fldChar w:fldCharType="end"/>
            </w:r>
          </w:hyperlink>
        </w:p>
        <w:p w14:paraId="5B2B2873" w14:textId="77777777" w:rsidR="00555047" w:rsidRDefault="002E5D19">
          <w:pPr>
            <w:pStyle w:val="TOC1"/>
            <w:tabs>
              <w:tab w:val="left" w:pos="420"/>
              <w:tab w:val="right" w:leader="dot" w:pos="8300"/>
            </w:tabs>
            <w:ind w:firstLineChars="0" w:firstLine="0"/>
            <w:rPr>
              <w:rFonts w:cs="Times New Roman"/>
            </w:rPr>
          </w:pPr>
          <w:hyperlink w:anchor="_Toc3002" w:history="1">
            <w:r>
              <w:rPr>
                <w:rFonts w:cs="Times New Roman"/>
                <w:szCs w:val="22"/>
              </w:rPr>
              <w:t>02</w:t>
            </w:r>
            <w:r>
              <w:rPr>
                <w:rFonts w:cs="Times New Roman" w:hint="eastAsia"/>
                <w:szCs w:val="22"/>
              </w:rPr>
              <w:tab/>
            </w:r>
            <w:r>
              <w:rPr>
                <w:rFonts w:cs="Times New Roman"/>
              </w:rPr>
              <w:t>The Dragon</w:t>
            </w:r>
            <w:r>
              <w:rPr>
                <w:rFonts w:cs="Times New Roman"/>
                <w:szCs w:val="13"/>
              </w:rPr>
              <w:t xml:space="preserve"> </w:t>
            </w:r>
            <w:r>
              <w:rPr>
                <w:rFonts w:cs="Times New Roman"/>
              </w:rPr>
              <w:t>s Song</w:t>
            </w:r>
            <w:r>
              <w:rPr>
                <w:rFonts w:cs="Times New Roman"/>
              </w:rPr>
              <w:tab/>
            </w:r>
            <w:r>
              <w:rPr>
                <w:rFonts w:cs="Times New Roman" w:hint="eastAsia"/>
              </w:rPr>
              <w:t>00</w:t>
            </w:r>
            <w:r>
              <w:rPr>
                <w:rFonts w:cs="Times New Roman"/>
              </w:rPr>
              <w:fldChar w:fldCharType="begin"/>
            </w:r>
            <w:r>
              <w:rPr>
                <w:rFonts w:cs="Times New Roman"/>
              </w:rPr>
              <w:instrText xml:space="preserve"> PAGEREF _Toc3002 \h </w:instrText>
            </w:r>
            <w:r>
              <w:rPr>
                <w:rFonts w:cs="Times New Roman"/>
              </w:rPr>
            </w:r>
            <w:r>
              <w:rPr>
                <w:rFonts w:cs="Times New Roman"/>
              </w:rPr>
              <w:fldChar w:fldCharType="separate"/>
            </w:r>
            <w:r>
              <w:rPr>
                <w:rFonts w:cs="Times New Roman"/>
              </w:rPr>
              <w:t>4</w:t>
            </w:r>
            <w:r>
              <w:rPr>
                <w:rFonts w:cs="Times New Roman"/>
              </w:rPr>
              <w:fldChar w:fldCharType="end"/>
            </w:r>
          </w:hyperlink>
        </w:p>
        <w:p w14:paraId="21BBAABB" w14:textId="77777777" w:rsidR="00555047" w:rsidRDefault="002E5D19">
          <w:pPr>
            <w:pStyle w:val="TOC1"/>
            <w:tabs>
              <w:tab w:val="left" w:pos="420"/>
              <w:tab w:val="right" w:leader="dot" w:pos="8300"/>
            </w:tabs>
            <w:ind w:firstLineChars="0" w:firstLine="0"/>
            <w:rPr>
              <w:rFonts w:cs="Times New Roman"/>
            </w:rPr>
          </w:pPr>
          <w:hyperlink w:anchor="_Toc11336" w:history="1">
            <w:r>
              <w:rPr>
                <w:rFonts w:cs="Times New Roman"/>
                <w:szCs w:val="22"/>
              </w:rPr>
              <w:t>03</w:t>
            </w:r>
            <w:r>
              <w:rPr>
                <w:rFonts w:cs="Times New Roman" w:hint="eastAsia"/>
                <w:szCs w:val="22"/>
              </w:rPr>
              <w:tab/>
            </w:r>
            <w:r>
              <w:rPr>
                <w:rFonts w:cs="Times New Roman"/>
              </w:rPr>
              <w:t>Our B</w:t>
            </w:r>
            <w:r>
              <w:rPr>
                <w:rFonts w:cs="Times New Roman" w:hint="eastAsia"/>
              </w:rPr>
              <w:t>r</w:t>
            </w:r>
            <w:r>
              <w:rPr>
                <w:rFonts w:cs="Times New Roman"/>
              </w:rPr>
              <w:t>and New Start</w:t>
            </w:r>
            <w:r>
              <w:rPr>
                <w:rFonts w:cs="Times New Roman"/>
              </w:rPr>
              <w:tab/>
            </w:r>
            <w:r>
              <w:rPr>
                <w:rFonts w:cs="Times New Roman" w:hint="eastAsia"/>
              </w:rPr>
              <w:t>00</w:t>
            </w:r>
            <w:r>
              <w:rPr>
                <w:rFonts w:cs="Times New Roman"/>
              </w:rPr>
              <w:fldChar w:fldCharType="begin"/>
            </w:r>
            <w:r>
              <w:rPr>
                <w:rFonts w:cs="Times New Roman"/>
              </w:rPr>
              <w:instrText xml:space="preserve"> PAGEREF _Toc11336 \h </w:instrText>
            </w:r>
            <w:r>
              <w:rPr>
                <w:rFonts w:cs="Times New Roman"/>
              </w:rPr>
            </w:r>
            <w:r>
              <w:rPr>
                <w:rFonts w:cs="Times New Roman"/>
              </w:rPr>
              <w:fldChar w:fldCharType="separate"/>
            </w:r>
            <w:r>
              <w:rPr>
                <w:rFonts w:cs="Times New Roman"/>
              </w:rPr>
              <w:t>5</w:t>
            </w:r>
            <w:r>
              <w:rPr>
                <w:rFonts w:cs="Times New Roman"/>
              </w:rPr>
              <w:fldChar w:fldCharType="end"/>
            </w:r>
          </w:hyperlink>
        </w:p>
        <w:p w14:paraId="37919170" w14:textId="77777777" w:rsidR="00555047" w:rsidRDefault="002E5D19">
          <w:pPr>
            <w:pStyle w:val="TOC1"/>
            <w:tabs>
              <w:tab w:val="left" w:pos="420"/>
              <w:tab w:val="right" w:leader="dot" w:pos="8300"/>
            </w:tabs>
            <w:ind w:firstLineChars="0" w:firstLine="0"/>
            <w:rPr>
              <w:rFonts w:cs="Times New Roman"/>
            </w:rPr>
          </w:pPr>
          <w:hyperlink w:anchor="_Toc25600" w:history="1">
            <w:r>
              <w:rPr>
                <w:rFonts w:cs="Times New Roman"/>
                <w:szCs w:val="22"/>
              </w:rPr>
              <w:t>04</w:t>
            </w:r>
            <w:r>
              <w:rPr>
                <w:rFonts w:cs="Times New Roman" w:hint="eastAsia"/>
                <w:szCs w:val="22"/>
              </w:rPr>
              <w:tab/>
            </w:r>
            <w:r>
              <w:rPr>
                <w:rFonts w:cs="Times New Roman"/>
              </w:rPr>
              <w:t>My Way</w:t>
            </w:r>
            <w:r>
              <w:rPr>
                <w:rFonts w:cs="Times New Roman"/>
              </w:rPr>
              <w:tab/>
            </w:r>
            <w:r>
              <w:rPr>
                <w:rFonts w:cs="Times New Roman" w:hint="eastAsia"/>
              </w:rPr>
              <w:t>00</w:t>
            </w:r>
            <w:r>
              <w:rPr>
                <w:rFonts w:cs="Times New Roman"/>
              </w:rPr>
              <w:fldChar w:fldCharType="begin"/>
            </w:r>
            <w:r>
              <w:rPr>
                <w:rFonts w:cs="Times New Roman"/>
              </w:rPr>
              <w:instrText xml:space="preserve"> PAGEREF _Toc25600 \h </w:instrText>
            </w:r>
            <w:r>
              <w:rPr>
                <w:rFonts w:cs="Times New Roman"/>
              </w:rPr>
            </w:r>
            <w:r>
              <w:rPr>
                <w:rFonts w:cs="Times New Roman"/>
              </w:rPr>
              <w:fldChar w:fldCharType="separate"/>
            </w:r>
            <w:r>
              <w:rPr>
                <w:rFonts w:cs="Times New Roman"/>
              </w:rPr>
              <w:t>9</w:t>
            </w:r>
            <w:r>
              <w:rPr>
                <w:rFonts w:cs="Times New Roman"/>
              </w:rPr>
              <w:fldChar w:fldCharType="end"/>
            </w:r>
          </w:hyperlink>
        </w:p>
        <w:p w14:paraId="668556CB" w14:textId="77777777" w:rsidR="00555047" w:rsidRDefault="002E5D19">
          <w:pPr>
            <w:pStyle w:val="TOC1"/>
            <w:tabs>
              <w:tab w:val="left" w:pos="420"/>
              <w:tab w:val="right" w:leader="dot" w:pos="8300"/>
            </w:tabs>
            <w:ind w:firstLineChars="0" w:firstLine="0"/>
            <w:rPr>
              <w:rFonts w:cs="Times New Roman"/>
            </w:rPr>
          </w:pPr>
          <w:hyperlink w:anchor="_Toc14877" w:history="1">
            <w:r>
              <w:rPr>
                <w:rFonts w:cs="Times New Roman"/>
                <w:szCs w:val="22"/>
              </w:rPr>
              <w:t>05</w:t>
            </w:r>
            <w:r>
              <w:rPr>
                <w:rFonts w:cs="Times New Roman" w:hint="eastAsia"/>
                <w:szCs w:val="22"/>
              </w:rPr>
              <w:tab/>
            </w:r>
            <w:r>
              <w:rPr>
                <w:rFonts w:cs="Times New Roman"/>
              </w:rPr>
              <w:t>Oh My Princess</w:t>
            </w:r>
            <w:r>
              <w:rPr>
                <w:rFonts w:cs="Times New Roman"/>
              </w:rPr>
              <w:tab/>
            </w:r>
            <w:r>
              <w:rPr>
                <w:rFonts w:cs="Times New Roman" w:hint="eastAsia"/>
              </w:rPr>
              <w:t>0</w:t>
            </w:r>
            <w:r>
              <w:rPr>
                <w:rFonts w:cs="Times New Roman"/>
              </w:rPr>
              <w:fldChar w:fldCharType="begin"/>
            </w:r>
            <w:r>
              <w:rPr>
                <w:rFonts w:cs="Times New Roman"/>
              </w:rPr>
              <w:instrText xml:space="preserve"> PAGEREF _Toc14877 \h </w:instrText>
            </w:r>
            <w:r>
              <w:rPr>
                <w:rFonts w:cs="Times New Roman"/>
              </w:rPr>
            </w:r>
            <w:r>
              <w:rPr>
                <w:rFonts w:cs="Times New Roman"/>
              </w:rPr>
              <w:fldChar w:fldCharType="separate"/>
            </w:r>
            <w:r>
              <w:rPr>
                <w:rFonts w:cs="Times New Roman"/>
              </w:rPr>
              <w:t>11</w:t>
            </w:r>
            <w:r>
              <w:rPr>
                <w:rFonts w:cs="Times New Roman"/>
              </w:rPr>
              <w:fldChar w:fldCharType="end"/>
            </w:r>
          </w:hyperlink>
        </w:p>
        <w:p w14:paraId="245F932C" w14:textId="77777777" w:rsidR="00555047" w:rsidRDefault="002E5D19">
          <w:pPr>
            <w:pStyle w:val="TOC1"/>
            <w:tabs>
              <w:tab w:val="left" w:pos="420"/>
              <w:tab w:val="right" w:leader="dot" w:pos="8300"/>
            </w:tabs>
            <w:ind w:firstLineChars="0" w:firstLine="0"/>
            <w:rPr>
              <w:rFonts w:cs="Times New Roman"/>
            </w:rPr>
          </w:pPr>
          <w:hyperlink w:anchor="_Toc9129" w:history="1">
            <w:r>
              <w:rPr>
                <w:rFonts w:cs="Times New Roman"/>
                <w:szCs w:val="22"/>
              </w:rPr>
              <w:t>06</w:t>
            </w:r>
            <w:r>
              <w:rPr>
                <w:rFonts w:cs="Times New Roman" w:hint="eastAsia"/>
                <w:szCs w:val="22"/>
              </w:rPr>
              <w:tab/>
            </w:r>
            <w:r>
              <w:rPr>
                <w:rFonts w:cs="Times New Roman"/>
              </w:rPr>
              <w:t>The Encounter</w:t>
            </w:r>
            <w:r>
              <w:rPr>
                <w:rFonts w:cs="Times New Roman"/>
              </w:rPr>
              <w:tab/>
            </w:r>
            <w:r>
              <w:rPr>
                <w:rFonts w:cs="Times New Roman" w:hint="eastAsia"/>
              </w:rPr>
              <w:t>0</w:t>
            </w:r>
            <w:r>
              <w:rPr>
                <w:rFonts w:cs="Times New Roman"/>
              </w:rPr>
              <w:fldChar w:fldCharType="begin"/>
            </w:r>
            <w:r>
              <w:rPr>
                <w:rFonts w:cs="Times New Roman"/>
              </w:rPr>
              <w:instrText xml:space="preserve"> PAGEREF _Toc9129 \h </w:instrText>
            </w:r>
            <w:r>
              <w:rPr>
                <w:rFonts w:cs="Times New Roman"/>
              </w:rPr>
            </w:r>
            <w:r>
              <w:rPr>
                <w:rFonts w:cs="Times New Roman"/>
              </w:rPr>
              <w:fldChar w:fldCharType="separate"/>
            </w:r>
            <w:r>
              <w:rPr>
                <w:rFonts w:cs="Times New Roman"/>
              </w:rPr>
              <w:t>13</w:t>
            </w:r>
            <w:r>
              <w:rPr>
                <w:rFonts w:cs="Times New Roman"/>
              </w:rPr>
              <w:fldChar w:fldCharType="end"/>
            </w:r>
          </w:hyperlink>
        </w:p>
        <w:p w14:paraId="019DC845" w14:textId="77777777" w:rsidR="00555047" w:rsidRDefault="002E5D19">
          <w:pPr>
            <w:pStyle w:val="TOC1"/>
            <w:tabs>
              <w:tab w:val="left" w:pos="420"/>
              <w:tab w:val="right" w:leader="dot" w:pos="8300"/>
            </w:tabs>
            <w:ind w:firstLineChars="0" w:firstLine="0"/>
            <w:rPr>
              <w:rFonts w:cs="Times New Roman"/>
            </w:rPr>
          </w:pPr>
          <w:hyperlink w:anchor="_Toc14419" w:history="1">
            <w:r>
              <w:rPr>
                <w:rFonts w:cs="Times New Roman"/>
                <w:szCs w:val="22"/>
              </w:rPr>
              <w:t>07</w:t>
            </w:r>
            <w:r>
              <w:rPr>
                <w:rFonts w:cs="Times New Roman" w:hint="eastAsia"/>
                <w:szCs w:val="22"/>
              </w:rPr>
              <w:tab/>
            </w:r>
            <w:r>
              <w:rPr>
                <w:rFonts w:cs="Times New Roman"/>
              </w:rPr>
              <w:t>Promise</w:t>
            </w:r>
            <w:r>
              <w:rPr>
                <w:rFonts w:cs="Times New Roman"/>
              </w:rPr>
              <w:tab/>
            </w:r>
            <w:r>
              <w:rPr>
                <w:rFonts w:cs="Times New Roman" w:hint="eastAsia"/>
              </w:rPr>
              <w:t>0</w:t>
            </w:r>
            <w:r>
              <w:rPr>
                <w:rFonts w:cs="Times New Roman"/>
              </w:rPr>
              <w:fldChar w:fldCharType="begin"/>
            </w:r>
            <w:r>
              <w:rPr>
                <w:rFonts w:cs="Times New Roman"/>
              </w:rPr>
              <w:instrText xml:space="preserve"> PAGEREF _Toc14419 \h </w:instrText>
            </w:r>
            <w:r>
              <w:rPr>
                <w:rFonts w:cs="Times New Roman"/>
              </w:rPr>
            </w:r>
            <w:r>
              <w:rPr>
                <w:rFonts w:cs="Times New Roman"/>
              </w:rPr>
              <w:fldChar w:fldCharType="separate"/>
            </w:r>
            <w:r>
              <w:rPr>
                <w:rFonts w:cs="Times New Roman"/>
              </w:rPr>
              <w:t>18</w:t>
            </w:r>
            <w:r>
              <w:rPr>
                <w:rFonts w:cs="Times New Roman"/>
              </w:rPr>
              <w:fldChar w:fldCharType="end"/>
            </w:r>
          </w:hyperlink>
        </w:p>
        <w:p w14:paraId="1D18A4E8" w14:textId="77777777" w:rsidR="00555047" w:rsidRDefault="002E5D19">
          <w:pPr>
            <w:pStyle w:val="TOC1"/>
            <w:tabs>
              <w:tab w:val="left" w:pos="420"/>
              <w:tab w:val="right" w:leader="dot" w:pos="8300"/>
            </w:tabs>
            <w:ind w:firstLineChars="0" w:firstLine="0"/>
            <w:rPr>
              <w:rFonts w:cs="Times New Roman"/>
            </w:rPr>
          </w:pPr>
          <w:hyperlink w:anchor="_Toc1944" w:history="1">
            <w:r>
              <w:rPr>
                <w:rFonts w:cs="Times New Roman"/>
                <w:szCs w:val="22"/>
              </w:rPr>
              <w:t>08</w:t>
            </w:r>
            <w:r>
              <w:rPr>
                <w:rFonts w:cs="Times New Roman" w:hint="eastAsia"/>
                <w:szCs w:val="22"/>
              </w:rPr>
              <w:tab/>
            </w:r>
            <w:r>
              <w:rPr>
                <w:rFonts w:cs="Times New Roman"/>
              </w:rPr>
              <w:t>No Tears to Shed</w:t>
            </w:r>
            <w:r>
              <w:rPr>
                <w:rFonts w:cs="Times New Roman"/>
              </w:rPr>
              <w:tab/>
            </w:r>
            <w:r>
              <w:rPr>
                <w:rFonts w:cs="Times New Roman" w:hint="eastAsia"/>
              </w:rPr>
              <w:t>0</w:t>
            </w:r>
            <w:r>
              <w:rPr>
                <w:rFonts w:cs="Times New Roman"/>
              </w:rPr>
              <w:fldChar w:fldCharType="begin"/>
            </w:r>
            <w:r>
              <w:rPr>
                <w:rFonts w:cs="Times New Roman"/>
              </w:rPr>
              <w:instrText xml:space="preserve"> PAGEREF _Toc1944 \h </w:instrText>
            </w:r>
            <w:r>
              <w:rPr>
                <w:rFonts w:cs="Times New Roman"/>
              </w:rPr>
            </w:r>
            <w:r>
              <w:rPr>
                <w:rFonts w:cs="Times New Roman"/>
              </w:rPr>
              <w:fldChar w:fldCharType="separate"/>
            </w:r>
            <w:r>
              <w:rPr>
                <w:rFonts w:cs="Times New Roman"/>
              </w:rPr>
              <w:t>22</w:t>
            </w:r>
            <w:r>
              <w:rPr>
                <w:rFonts w:cs="Times New Roman"/>
              </w:rPr>
              <w:fldChar w:fldCharType="end"/>
            </w:r>
          </w:hyperlink>
        </w:p>
        <w:p w14:paraId="557B27B5" w14:textId="77777777" w:rsidR="00555047" w:rsidRDefault="002E5D19">
          <w:pPr>
            <w:pStyle w:val="TOC1"/>
            <w:tabs>
              <w:tab w:val="left" w:pos="420"/>
              <w:tab w:val="right" w:leader="dot" w:pos="8300"/>
            </w:tabs>
            <w:ind w:firstLineChars="0" w:firstLine="0"/>
            <w:rPr>
              <w:rFonts w:cs="Times New Roman"/>
            </w:rPr>
          </w:pPr>
          <w:hyperlink w:anchor="_Toc11884" w:history="1">
            <w:r>
              <w:rPr>
                <w:rFonts w:cs="Times New Roman"/>
                <w:szCs w:val="22"/>
              </w:rPr>
              <w:t>09</w:t>
            </w:r>
            <w:r>
              <w:rPr>
                <w:rFonts w:cs="Times New Roman" w:hint="eastAsia"/>
                <w:szCs w:val="22"/>
              </w:rPr>
              <w:tab/>
            </w:r>
            <w:r>
              <w:rPr>
                <w:rFonts w:cs="Times New Roman"/>
              </w:rPr>
              <w:t>The Engagement</w:t>
            </w:r>
            <w:r>
              <w:rPr>
                <w:rFonts w:cs="Times New Roman"/>
              </w:rPr>
              <w:tab/>
            </w:r>
            <w:r>
              <w:rPr>
                <w:rFonts w:cs="Times New Roman" w:hint="eastAsia"/>
              </w:rPr>
              <w:t>0</w:t>
            </w:r>
            <w:r>
              <w:rPr>
                <w:rFonts w:cs="Times New Roman"/>
              </w:rPr>
              <w:fldChar w:fldCharType="begin"/>
            </w:r>
            <w:r>
              <w:rPr>
                <w:rFonts w:cs="Times New Roman"/>
              </w:rPr>
              <w:instrText xml:space="preserve"> PAGEREF _Toc11884 \h </w:instrText>
            </w:r>
            <w:r>
              <w:rPr>
                <w:rFonts w:cs="Times New Roman"/>
              </w:rPr>
            </w:r>
            <w:r>
              <w:rPr>
                <w:rFonts w:cs="Times New Roman"/>
              </w:rPr>
              <w:fldChar w:fldCharType="separate"/>
            </w:r>
            <w:r>
              <w:rPr>
                <w:rFonts w:cs="Times New Roman"/>
              </w:rPr>
              <w:t>24</w:t>
            </w:r>
            <w:r>
              <w:rPr>
                <w:rFonts w:cs="Times New Roman"/>
              </w:rPr>
              <w:fldChar w:fldCharType="end"/>
            </w:r>
          </w:hyperlink>
        </w:p>
        <w:p w14:paraId="70AF1E69" w14:textId="77777777" w:rsidR="00555047" w:rsidRDefault="002E5D19">
          <w:pPr>
            <w:pStyle w:val="TOC1"/>
            <w:tabs>
              <w:tab w:val="left" w:pos="420"/>
              <w:tab w:val="right" w:leader="dot" w:pos="8300"/>
            </w:tabs>
            <w:ind w:firstLineChars="0" w:firstLine="0"/>
            <w:rPr>
              <w:rFonts w:cs="Times New Roman"/>
            </w:rPr>
          </w:pPr>
          <w:hyperlink w:anchor="_Toc1720" w:history="1">
            <w:r>
              <w:rPr>
                <w:rFonts w:cs="Times New Roman"/>
                <w:szCs w:val="22"/>
              </w:rPr>
              <w:t>10</w:t>
            </w:r>
            <w:r>
              <w:rPr>
                <w:rFonts w:cs="Times New Roman" w:hint="eastAsia"/>
                <w:szCs w:val="22"/>
              </w:rPr>
              <w:tab/>
            </w:r>
            <w:r>
              <w:rPr>
                <w:rFonts w:cs="Times New Roman"/>
              </w:rPr>
              <w:t>A Young Girl Witnessed</w:t>
            </w:r>
            <w:r>
              <w:rPr>
                <w:rFonts w:cs="Times New Roman"/>
              </w:rPr>
              <w:tab/>
            </w:r>
            <w:r>
              <w:rPr>
                <w:rFonts w:cs="Times New Roman" w:hint="eastAsia"/>
              </w:rPr>
              <w:t>0</w:t>
            </w:r>
            <w:r>
              <w:rPr>
                <w:rFonts w:cs="Times New Roman"/>
              </w:rPr>
              <w:fldChar w:fldCharType="begin"/>
            </w:r>
            <w:r>
              <w:rPr>
                <w:rFonts w:cs="Times New Roman"/>
              </w:rPr>
              <w:instrText xml:space="preserve"> PAGEREF _Toc1720 \h </w:instrText>
            </w:r>
            <w:r>
              <w:rPr>
                <w:rFonts w:cs="Times New Roman"/>
              </w:rPr>
            </w:r>
            <w:r>
              <w:rPr>
                <w:rFonts w:cs="Times New Roman"/>
              </w:rPr>
              <w:fldChar w:fldCharType="separate"/>
            </w:r>
            <w:r>
              <w:rPr>
                <w:rFonts w:cs="Times New Roman"/>
              </w:rPr>
              <w:t>26</w:t>
            </w:r>
            <w:r>
              <w:rPr>
                <w:rFonts w:cs="Times New Roman"/>
              </w:rPr>
              <w:fldChar w:fldCharType="end"/>
            </w:r>
          </w:hyperlink>
        </w:p>
        <w:p w14:paraId="092E879A" w14:textId="77777777" w:rsidR="00555047" w:rsidRDefault="002E5D19">
          <w:pPr>
            <w:pStyle w:val="TOC1"/>
            <w:tabs>
              <w:tab w:val="left" w:pos="420"/>
              <w:tab w:val="right" w:leader="dot" w:pos="8300"/>
            </w:tabs>
            <w:ind w:firstLineChars="0" w:firstLine="0"/>
            <w:rPr>
              <w:rFonts w:cs="Times New Roman"/>
            </w:rPr>
          </w:pPr>
          <w:hyperlink w:anchor="_Toc14190" w:history="1">
            <w:r>
              <w:rPr>
                <w:rFonts w:cs="Times New Roman"/>
                <w:szCs w:val="22"/>
              </w:rPr>
              <w:t>11</w:t>
            </w:r>
            <w:r>
              <w:rPr>
                <w:rFonts w:cs="Times New Roman" w:hint="eastAsia"/>
                <w:szCs w:val="22"/>
              </w:rPr>
              <w:tab/>
            </w:r>
            <w:r>
              <w:rPr>
                <w:rFonts w:cs="Times New Roman"/>
              </w:rPr>
              <w:t>The Noble Calling</w:t>
            </w:r>
            <w:r>
              <w:rPr>
                <w:rFonts w:cs="Times New Roman"/>
              </w:rPr>
              <w:tab/>
            </w:r>
            <w:r>
              <w:rPr>
                <w:rFonts w:cs="Times New Roman" w:hint="eastAsia"/>
              </w:rPr>
              <w:t>0</w:t>
            </w:r>
            <w:r>
              <w:rPr>
                <w:rFonts w:cs="Times New Roman"/>
              </w:rPr>
              <w:fldChar w:fldCharType="begin"/>
            </w:r>
            <w:r>
              <w:rPr>
                <w:rFonts w:cs="Times New Roman"/>
              </w:rPr>
              <w:instrText xml:space="preserve"> PAGEREF _Toc14190 \h </w:instrText>
            </w:r>
            <w:r>
              <w:rPr>
                <w:rFonts w:cs="Times New Roman"/>
              </w:rPr>
            </w:r>
            <w:r>
              <w:rPr>
                <w:rFonts w:cs="Times New Roman"/>
              </w:rPr>
              <w:fldChar w:fldCharType="separate"/>
            </w:r>
            <w:r>
              <w:rPr>
                <w:rFonts w:cs="Times New Roman"/>
              </w:rPr>
              <w:t>28</w:t>
            </w:r>
            <w:r>
              <w:rPr>
                <w:rFonts w:cs="Times New Roman"/>
              </w:rPr>
              <w:fldChar w:fldCharType="end"/>
            </w:r>
          </w:hyperlink>
        </w:p>
        <w:p w14:paraId="5914D052" w14:textId="77777777" w:rsidR="00555047" w:rsidRDefault="002E5D19">
          <w:pPr>
            <w:pStyle w:val="TOC1"/>
            <w:tabs>
              <w:tab w:val="left" w:pos="420"/>
              <w:tab w:val="right" w:leader="dot" w:pos="8300"/>
            </w:tabs>
            <w:ind w:firstLineChars="0" w:firstLine="0"/>
            <w:rPr>
              <w:rFonts w:cs="Times New Roman"/>
            </w:rPr>
          </w:pPr>
          <w:hyperlink w:anchor="_Toc22701" w:history="1">
            <w:r>
              <w:rPr>
                <w:rFonts w:cs="Times New Roman"/>
                <w:szCs w:val="22"/>
              </w:rPr>
              <w:t>12</w:t>
            </w:r>
            <w:r>
              <w:rPr>
                <w:rFonts w:cs="Times New Roman" w:hint="eastAsia"/>
                <w:szCs w:val="22"/>
              </w:rPr>
              <w:tab/>
            </w:r>
            <w:r>
              <w:rPr>
                <w:rFonts w:cs="Times New Roman"/>
              </w:rPr>
              <w:t>All in Vain</w:t>
            </w:r>
            <w:r>
              <w:rPr>
                <w:rFonts w:cs="Times New Roman"/>
              </w:rPr>
              <w:tab/>
            </w:r>
            <w:r>
              <w:rPr>
                <w:rFonts w:cs="Times New Roman" w:hint="eastAsia"/>
              </w:rPr>
              <w:t>0</w:t>
            </w:r>
            <w:r>
              <w:rPr>
                <w:rFonts w:cs="Times New Roman"/>
              </w:rPr>
              <w:fldChar w:fldCharType="begin"/>
            </w:r>
            <w:r>
              <w:rPr>
                <w:rFonts w:cs="Times New Roman"/>
              </w:rPr>
              <w:instrText xml:space="preserve"> PAGEREF _Toc22701 \h </w:instrText>
            </w:r>
            <w:r>
              <w:rPr>
                <w:rFonts w:cs="Times New Roman"/>
              </w:rPr>
            </w:r>
            <w:r>
              <w:rPr>
                <w:rFonts w:cs="Times New Roman"/>
              </w:rPr>
              <w:fldChar w:fldCharType="separate"/>
            </w:r>
            <w:r>
              <w:rPr>
                <w:rFonts w:cs="Times New Roman"/>
              </w:rPr>
              <w:t>31</w:t>
            </w:r>
            <w:r>
              <w:rPr>
                <w:rFonts w:cs="Times New Roman"/>
              </w:rPr>
              <w:fldChar w:fldCharType="end"/>
            </w:r>
          </w:hyperlink>
        </w:p>
        <w:p w14:paraId="0E88CE88" w14:textId="77777777" w:rsidR="00555047" w:rsidRDefault="002E5D19">
          <w:pPr>
            <w:pStyle w:val="TOC1"/>
            <w:tabs>
              <w:tab w:val="left" w:pos="420"/>
              <w:tab w:val="right" w:leader="dot" w:pos="8300"/>
            </w:tabs>
            <w:ind w:firstLineChars="0" w:firstLine="0"/>
            <w:rPr>
              <w:rFonts w:cs="Times New Roman"/>
            </w:rPr>
          </w:pPr>
          <w:hyperlink w:anchor="_Toc31291" w:history="1">
            <w:r>
              <w:rPr>
                <w:rFonts w:cs="Times New Roman"/>
                <w:szCs w:val="22"/>
              </w:rPr>
              <w:t>13</w:t>
            </w:r>
            <w:r>
              <w:rPr>
                <w:rFonts w:cs="Times New Roman" w:hint="eastAsia"/>
                <w:szCs w:val="22"/>
              </w:rPr>
              <w:tab/>
            </w:r>
            <w:r>
              <w:rPr>
                <w:rFonts w:cs="Times New Roman"/>
              </w:rPr>
              <w:t>To All Who Hates</w:t>
            </w:r>
            <w:r>
              <w:rPr>
                <w:rFonts w:cs="Times New Roman"/>
              </w:rPr>
              <w:tab/>
            </w:r>
            <w:r>
              <w:rPr>
                <w:rFonts w:cs="Times New Roman" w:hint="eastAsia"/>
              </w:rPr>
              <w:t>0</w:t>
            </w:r>
            <w:r>
              <w:rPr>
                <w:rFonts w:cs="Times New Roman"/>
              </w:rPr>
              <w:fldChar w:fldCharType="begin"/>
            </w:r>
            <w:r>
              <w:rPr>
                <w:rFonts w:cs="Times New Roman"/>
              </w:rPr>
              <w:instrText xml:space="preserve"> PAGEREF _Toc31291 \h </w:instrText>
            </w:r>
            <w:r>
              <w:rPr>
                <w:rFonts w:cs="Times New Roman"/>
              </w:rPr>
            </w:r>
            <w:r>
              <w:rPr>
                <w:rFonts w:cs="Times New Roman"/>
              </w:rPr>
              <w:fldChar w:fldCharType="separate"/>
            </w:r>
            <w:r>
              <w:rPr>
                <w:rFonts w:cs="Times New Roman"/>
              </w:rPr>
              <w:t>32</w:t>
            </w:r>
            <w:r>
              <w:rPr>
                <w:rFonts w:cs="Times New Roman"/>
              </w:rPr>
              <w:fldChar w:fldCharType="end"/>
            </w:r>
          </w:hyperlink>
        </w:p>
        <w:p w14:paraId="3167EABC" w14:textId="77777777" w:rsidR="00555047" w:rsidRDefault="002E5D19">
          <w:pPr>
            <w:pStyle w:val="TOC1"/>
            <w:tabs>
              <w:tab w:val="left" w:pos="420"/>
              <w:tab w:val="right" w:leader="dot" w:pos="8300"/>
            </w:tabs>
            <w:ind w:firstLineChars="0" w:firstLine="0"/>
            <w:rPr>
              <w:rFonts w:cs="Times New Roman"/>
            </w:rPr>
          </w:pPr>
          <w:hyperlink w:anchor="_Toc26460" w:history="1">
            <w:r>
              <w:rPr>
                <w:rFonts w:cs="Times New Roman"/>
                <w:szCs w:val="22"/>
              </w:rPr>
              <w:t>14</w:t>
            </w:r>
            <w:r>
              <w:rPr>
                <w:rFonts w:cs="Times New Roman" w:hint="eastAsia"/>
                <w:szCs w:val="22"/>
              </w:rPr>
              <w:tab/>
            </w:r>
            <w:r>
              <w:rPr>
                <w:rFonts w:cs="Times New Roman"/>
              </w:rPr>
              <w:t>Deliver Us</w:t>
            </w:r>
            <w:r>
              <w:rPr>
                <w:rFonts w:cs="Times New Roman"/>
              </w:rPr>
              <w:tab/>
            </w:r>
            <w:r>
              <w:rPr>
                <w:rFonts w:cs="Times New Roman" w:hint="eastAsia"/>
              </w:rPr>
              <w:t>0</w:t>
            </w:r>
            <w:r>
              <w:rPr>
                <w:rFonts w:cs="Times New Roman"/>
              </w:rPr>
              <w:fldChar w:fldCharType="begin"/>
            </w:r>
            <w:r>
              <w:rPr>
                <w:rFonts w:cs="Times New Roman"/>
              </w:rPr>
              <w:instrText xml:space="preserve"> PAGEREF _Toc26460 \h </w:instrText>
            </w:r>
            <w:r>
              <w:rPr>
                <w:rFonts w:cs="Times New Roman"/>
              </w:rPr>
            </w:r>
            <w:r>
              <w:rPr>
                <w:rFonts w:cs="Times New Roman"/>
              </w:rPr>
              <w:fldChar w:fldCharType="separate"/>
            </w:r>
            <w:r>
              <w:rPr>
                <w:rFonts w:cs="Times New Roman"/>
              </w:rPr>
              <w:t>34</w:t>
            </w:r>
            <w:r>
              <w:rPr>
                <w:rFonts w:cs="Times New Roman"/>
              </w:rPr>
              <w:fldChar w:fldCharType="end"/>
            </w:r>
          </w:hyperlink>
        </w:p>
        <w:p w14:paraId="7AA4F207" w14:textId="77777777" w:rsidR="00555047" w:rsidRDefault="002E5D19">
          <w:pPr>
            <w:pStyle w:val="TOC1"/>
            <w:tabs>
              <w:tab w:val="left" w:pos="420"/>
              <w:tab w:val="right" w:leader="dot" w:pos="8300"/>
            </w:tabs>
            <w:ind w:firstLineChars="0" w:firstLine="0"/>
            <w:rPr>
              <w:rFonts w:cs="Times New Roman"/>
            </w:rPr>
          </w:pPr>
          <w:hyperlink w:anchor="_Toc17803" w:history="1">
            <w:r>
              <w:rPr>
                <w:rFonts w:cs="Times New Roman"/>
                <w:szCs w:val="22"/>
              </w:rPr>
              <w:t>15</w:t>
            </w:r>
            <w:r>
              <w:rPr>
                <w:rFonts w:cs="Times New Roman" w:hint="eastAsia"/>
                <w:szCs w:val="22"/>
              </w:rPr>
              <w:tab/>
            </w:r>
            <w:r>
              <w:rPr>
                <w:rFonts w:cs="Times New Roman"/>
              </w:rPr>
              <w:t>My Fault</w:t>
            </w:r>
            <w:r>
              <w:rPr>
                <w:rFonts w:cs="Times New Roman"/>
              </w:rPr>
              <w:tab/>
            </w:r>
            <w:r>
              <w:rPr>
                <w:rFonts w:cs="Times New Roman" w:hint="eastAsia"/>
              </w:rPr>
              <w:t>0</w:t>
            </w:r>
            <w:r>
              <w:rPr>
                <w:rFonts w:cs="Times New Roman"/>
              </w:rPr>
              <w:fldChar w:fldCharType="begin"/>
            </w:r>
            <w:r>
              <w:rPr>
                <w:rFonts w:cs="Times New Roman"/>
              </w:rPr>
              <w:instrText xml:space="preserve"> PAGEREF _Toc17803 \h </w:instrText>
            </w:r>
            <w:r>
              <w:rPr>
                <w:rFonts w:cs="Times New Roman"/>
              </w:rPr>
            </w:r>
            <w:r>
              <w:rPr>
                <w:rFonts w:cs="Times New Roman"/>
              </w:rPr>
              <w:fldChar w:fldCharType="separate"/>
            </w:r>
            <w:r>
              <w:rPr>
                <w:rFonts w:cs="Times New Roman"/>
              </w:rPr>
              <w:t>36</w:t>
            </w:r>
            <w:r>
              <w:rPr>
                <w:rFonts w:cs="Times New Roman"/>
              </w:rPr>
              <w:fldChar w:fldCharType="end"/>
            </w:r>
          </w:hyperlink>
        </w:p>
        <w:p w14:paraId="24E5FE8A" w14:textId="77777777" w:rsidR="00555047" w:rsidRDefault="002E5D19">
          <w:pPr>
            <w:pStyle w:val="TOC1"/>
            <w:tabs>
              <w:tab w:val="left" w:pos="420"/>
              <w:tab w:val="right" w:leader="dot" w:pos="8300"/>
            </w:tabs>
            <w:ind w:firstLineChars="0" w:firstLine="0"/>
            <w:rPr>
              <w:rFonts w:cs="Times New Roman"/>
            </w:rPr>
          </w:pPr>
          <w:hyperlink w:anchor="_Toc10618" w:history="1">
            <w:r>
              <w:rPr>
                <w:rFonts w:cs="Times New Roman"/>
                <w:szCs w:val="22"/>
              </w:rPr>
              <w:t>16</w:t>
            </w:r>
            <w:r>
              <w:rPr>
                <w:rFonts w:cs="Times New Roman" w:hint="eastAsia"/>
                <w:szCs w:val="22"/>
              </w:rPr>
              <w:tab/>
            </w:r>
            <w:r>
              <w:rPr>
                <w:rFonts w:cs="Times New Roman"/>
              </w:rPr>
              <w:t>The Unexpected Guest</w:t>
            </w:r>
            <w:r>
              <w:rPr>
                <w:rFonts w:cs="Times New Roman"/>
              </w:rPr>
              <w:tab/>
            </w:r>
            <w:r>
              <w:rPr>
                <w:rFonts w:cs="Times New Roman" w:hint="eastAsia"/>
              </w:rPr>
              <w:t>0</w:t>
            </w:r>
            <w:r>
              <w:rPr>
                <w:rFonts w:cs="Times New Roman"/>
              </w:rPr>
              <w:fldChar w:fldCharType="begin"/>
            </w:r>
            <w:r>
              <w:rPr>
                <w:rFonts w:cs="Times New Roman"/>
              </w:rPr>
              <w:instrText xml:space="preserve"> PAGEREF _Toc10618 \h </w:instrText>
            </w:r>
            <w:r>
              <w:rPr>
                <w:rFonts w:cs="Times New Roman"/>
              </w:rPr>
            </w:r>
            <w:r>
              <w:rPr>
                <w:rFonts w:cs="Times New Roman"/>
              </w:rPr>
              <w:fldChar w:fldCharType="separate"/>
            </w:r>
            <w:r>
              <w:rPr>
                <w:rFonts w:cs="Times New Roman"/>
              </w:rPr>
              <w:t>38</w:t>
            </w:r>
            <w:r>
              <w:rPr>
                <w:rFonts w:cs="Times New Roman"/>
              </w:rPr>
              <w:fldChar w:fldCharType="end"/>
            </w:r>
          </w:hyperlink>
        </w:p>
        <w:p w14:paraId="2662C1AF" w14:textId="77777777" w:rsidR="00555047" w:rsidRDefault="002E5D19">
          <w:pPr>
            <w:pStyle w:val="TOC1"/>
            <w:tabs>
              <w:tab w:val="left" w:pos="420"/>
              <w:tab w:val="right" w:leader="dot" w:pos="8300"/>
            </w:tabs>
            <w:ind w:firstLineChars="0" w:firstLine="0"/>
            <w:rPr>
              <w:rFonts w:cs="Times New Roman"/>
            </w:rPr>
          </w:pPr>
          <w:hyperlink w:anchor="_Toc29871" w:history="1">
            <w:r>
              <w:rPr>
                <w:rFonts w:cs="Times New Roman"/>
                <w:szCs w:val="22"/>
              </w:rPr>
              <w:t>17</w:t>
            </w:r>
            <w:r>
              <w:rPr>
                <w:rFonts w:cs="Times New Roman" w:hint="eastAsia"/>
                <w:szCs w:val="22"/>
              </w:rPr>
              <w:tab/>
            </w:r>
            <w:r>
              <w:rPr>
                <w:rFonts w:cs="Times New Roman"/>
              </w:rPr>
              <w:t>A Perfect World</w:t>
            </w:r>
            <w:r>
              <w:rPr>
                <w:rFonts w:cs="Times New Roman"/>
              </w:rPr>
              <w:tab/>
            </w:r>
            <w:r>
              <w:rPr>
                <w:rFonts w:cs="Times New Roman" w:hint="eastAsia"/>
              </w:rPr>
              <w:t>0</w:t>
            </w:r>
            <w:r>
              <w:rPr>
                <w:rFonts w:cs="Times New Roman"/>
              </w:rPr>
              <w:fldChar w:fldCharType="begin"/>
            </w:r>
            <w:r>
              <w:rPr>
                <w:rFonts w:cs="Times New Roman"/>
              </w:rPr>
              <w:instrText xml:space="preserve"> PAGEREF _Toc29871 \h </w:instrText>
            </w:r>
            <w:r>
              <w:rPr>
                <w:rFonts w:cs="Times New Roman"/>
              </w:rPr>
            </w:r>
            <w:r>
              <w:rPr>
                <w:rFonts w:cs="Times New Roman"/>
              </w:rPr>
              <w:fldChar w:fldCharType="separate"/>
            </w:r>
            <w:r>
              <w:rPr>
                <w:rFonts w:cs="Times New Roman"/>
              </w:rPr>
              <w:t>41</w:t>
            </w:r>
            <w:r>
              <w:rPr>
                <w:rFonts w:cs="Times New Roman"/>
              </w:rPr>
              <w:fldChar w:fldCharType="end"/>
            </w:r>
          </w:hyperlink>
        </w:p>
        <w:p w14:paraId="35AD3057" w14:textId="77777777" w:rsidR="00555047" w:rsidRDefault="002E5D19">
          <w:pPr>
            <w:pStyle w:val="TOC1"/>
            <w:tabs>
              <w:tab w:val="left" w:pos="420"/>
              <w:tab w:val="right" w:leader="dot" w:pos="8300"/>
            </w:tabs>
            <w:ind w:firstLineChars="0" w:firstLine="0"/>
            <w:rPr>
              <w:rFonts w:cs="Times New Roman"/>
            </w:rPr>
          </w:pPr>
          <w:hyperlink w:anchor="_Toc5816" w:history="1">
            <w:r>
              <w:rPr>
                <w:rFonts w:cs="Times New Roman"/>
                <w:szCs w:val="22"/>
              </w:rPr>
              <w:t>18</w:t>
            </w:r>
            <w:r>
              <w:rPr>
                <w:rFonts w:cs="Times New Roman" w:hint="eastAsia"/>
                <w:szCs w:val="22"/>
              </w:rPr>
              <w:tab/>
            </w:r>
            <w:r>
              <w:rPr>
                <w:rFonts w:cs="Times New Roman"/>
              </w:rPr>
              <w:t>Conferment for Lancelot</w:t>
            </w:r>
            <w:r>
              <w:rPr>
                <w:rFonts w:cs="Times New Roman"/>
              </w:rPr>
              <w:tab/>
            </w:r>
            <w:r>
              <w:rPr>
                <w:rFonts w:cs="Times New Roman" w:hint="eastAsia"/>
              </w:rPr>
              <w:t>0</w:t>
            </w:r>
            <w:r>
              <w:rPr>
                <w:rFonts w:cs="Times New Roman"/>
              </w:rPr>
              <w:fldChar w:fldCharType="begin"/>
            </w:r>
            <w:r>
              <w:rPr>
                <w:rFonts w:cs="Times New Roman"/>
              </w:rPr>
              <w:instrText xml:space="preserve"> PAGEREF _Toc5816 \h </w:instrText>
            </w:r>
            <w:r>
              <w:rPr>
                <w:rFonts w:cs="Times New Roman"/>
              </w:rPr>
            </w:r>
            <w:r>
              <w:rPr>
                <w:rFonts w:cs="Times New Roman"/>
              </w:rPr>
              <w:fldChar w:fldCharType="separate"/>
            </w:r>
            <w:r>
              <w:rPr>
                <w:rFonts w:cs="Times New Roman"/>
              </w:rPr>
              <w:t>43</w:t>
            </w:r>
            <w:r>
              <w:rPr>
                <w:rFonts w:cs="Times New Roman"/>
              </w:rPr>
              <w:fldChar w:fldCharType="end"/>
            </w:r>
          </w:hyperlink>
        </w:p>
        <w:p w14:paraId="5024444F" w14:textId="77777777" w:rsidR="00555047" w:rsidRDefault="002E5D19">
          <w:pPr>
            <w:pStyle w:val="TOC1"/>
            <w:tabs>
              <w:tab w:val="left" w:pos="420"/>
              <w:tab w:val="right" w:leader="dot" w:pos="8300"/>
            </w:tabs>
            <w:ind w:firstLineChars="0" w:firstLine="0"/>
            <w:rPr>
              <w:rFonts w:cs="Times New Roman"/>
            </w:rPr>
          </w:pPr>
          <w:hyperlink w:anchor="_Toc11153" w:history="1">
            <w:r>
              <w:rPr>
                <w:rFonts w:cs="Times New Roman"/>
                <w:szCs w:val="22"/>
              </w:rPr>
              <w:t>19</w:t>
            </w:r>
            <w:r>
              <w:rPr>
                <w:rFonts w:cs="Times New Roman" w:hint="eastAsia"/>
                <w:szCs w:val="22"/>
              </w:rPr>
              <w:tab/>
            </w:r>
            <w:r>
              <w:rPr>
                <w:rFonts w:cs="Times New Roman"/>
              </w:rPr>
              <w:t>The Love Trio</w:t>
            </w:r>
            <w:r>
              <w:rPr>
                <w:rFonts w:cs="Times New Roman"/>
              </w:rPr>
              <w:tab/>
            </w:r>
            <w:r>
              <w:rPr>
                <w:rFonts w:cs="Times New Roman" w:hint="eastAsia"/>
              </w:rPr>
              <w:t>0</w:t>
            </w:r>
            <w:r>
              <w:rPr>
                <w:rFonts w:cs="Times New Roman"/>
              </w:rPr>
              <w:fldChar w:fldCharType="begin"/>
            </w:r>
            <w:r>
              <w:rPr>
                <w:rFonts w:cs="Times New Roman"/>
              </w:rPr>
              <w:instrText xml:space="preserve"> PAGEREF _Toc11153 \h </w:instrText>
            </w:r>
            <w:r>
              <w:rPr>
                <w:rFonts w:cs="Times New Roman"/>
              </w:rPr>
            </w:r>
            <w:r>
              <w:rPr>
                <w:rFonts w:cs="Times New Roman"/>
              </w:rPr>
              <w:fldChar w:fldCharType="separate"/>
            </w:r>
            <w:r>
              <w:rPr>
                <w:rFonts w:cs="Times New Roman"/>
              </w:rPr>
              <w:t>47</w:t>
            </w:r>
            <w:r>
              <w:rPr>
                <w:rFonts w:cs="Times New Roman"/>
              </w:rPr>
              <w:fldChar w:fldCharType="end"/>
            </w:r>
          </w:hyperlink>
        </w:p>
        <w:p w14:paraId="1A5D6836" w14:textId="77777777" w:rsidR="00555047" w:rsidRDefault="002E5D19">
          <w:pPr>
            <w:pStyle w:val="TOC1"/>
            <w:tabs>
              <w:tab w:val="left" w:pos="420"/>
              <w:tab w:val="right" w:leader="dot" w:pos="8300"/>
            </w:tabs>
            <w:ind w:firstLineChars="0" w:firstLine="0"/>
            <w:rPr>
              <w:rFonts w:cs="Times New Roman"/>
            </w:rPr>
          </w:pPr>
          <w:hyperlink w:anchor="_Toc10838" w:history="1">
            <w:r>
              <w:rPr>
                <w:rFonts w:cs="Times New Roman"/>
                <w:szCs w:val="22"/>
              </w:rPr>
              <w:t>20</w:t>
            </w:r>
            <w:r>
              <w:rPr>
                <w:rFonts w:cs="Times New Roman" w:hint="eastAsia"/>
                <w:szCs w:val="22"/>
              </w:rPr>
              <w:tab/>
            </w:r>
            <w:r>
              <w:rPr>
                <w:rFonts w:cs="Times New Roman"/>
              </w:rPr>
              <w:t>Wedding</w:t>
            </w:r>
            <w:r>
              <w:rPr>
                <w:rFonts w:cs="Times New Roman"/>
              </w:rPr>
              <w:tab/>
            </w:r>
            <w:r>
              <w:rPr>
                <w:rFonts w:cs="Times New Roman" w:hint="eastAsia"/>
              </w:rPr>
              <w:t>0</w:t>
            </w:r>
            <w:r>
              <w:rPr>
                <w:rFonts w:cs="Times New Roman"/>
              </w:rPr>
              <w:fldChar w:fldCharType="begin"/>
            </w:r>
            <w:r>
              <w:rPr>
                <w:rFonts w:cs="Times New Roman"/>
              </w:rPr>
              <w:instrText xml:space="preserve"> PAGEREF _Toc10838 \h </w:instrText>
            </w:r>
            <w:r>
              <w:rPr>
                <w:rFonts w:cs="Times New Roman"/>
              </w:rPr>
            </w:r>
            <w:r>
              <w:rPr>
                <w:rFonts w:cs="Times New Roman"/>
              </w:rPr>
              <w:fldChar w:fldCharType="separate"/>
            </w:r>
            <w:r>
              <w:rPr>
                <w:rFonts w:cs="Times New Roman"/>
              </w:rPr>
              <w:t>52</w:t>
            </w:r>
            <w:r>
              <w:rPr>
                <w:rFonts w:cs="Times New Roman"/>
              </w:rPr>
              <w:fldChar w:fldCharType="end"/>
            </w:r>
          </w:hyperlink>
        </w:p>
        <w:p w14:paraId="0C73AD79" w14:textId="77777777" w:rsidR="00555047" w:rsidRDefault="002E5D19">
          <w:pPr>
            <w:pStyle w:val="TOC1"/>
            <w:tabs>
              <w:tab w:val="left" w:pos="420"/>
              <w:tab w:val="right" w:leader="dot" w:pos="8300"/>
            </w:tabs>
            <w:ind w:firstLineChars="0" w:firstLine="0"/>
            <w:rPr>
              <w:rFonts w:cs="Times New Roman"/>
            </w:rPr>
          </w:pPr>
          <w:hyperlink w:anchor="_Toc11146" w:history="1">
            <w:r>
              <w:rPr>
                <w:rFonts w:cs="Times New Roman"/>
                <w:szCs w:val="22"/>
              </w:rPr>
              <w:t>21</w:t>
            </w:r>
            <w:r>
              <w:rPr>
                <w:rFonts w:cs="Times New Roman" w:hint="eastAsia"/>
                <w:szCs w:val="22"/>
              </w:rPr>
              <w:tab/>
            </w:r>
            <w:r>
              <w:rPr>
                <w:rFonts w:cs="Times New Roman"/>
              </w:rPr>
              <w:t>Love Makes Me a Fool</w:t>
            </w:r>
            <w:r>
              <w:rPr>
                <w:rFonts w:cs="Times New Roman"/>
              </w:rPr>
              <w:tab/>
            </w:r>
            <w:r>
              <w:rPr>
                <w:rFonts w:cs="Times New Roman" w:hint="eastAsia"/>
              </w:rPr>
              <w:t>0</w:t>
            </w:r>
            <w:r>
              <w:rPr>
                <w:rFonts w:cs="Times New Roman"/>
              </w:rPr>
              <w:fldChar w:fldCharType="begin"/>
            </w:r>
            <w:r>
              <w:rPr>
                <w:rFonts w:cs="Times New Roman"/>
              </w:rPr>
              <w:instrText xml:space="preserve"> PAGEREF _Toc11146 \h </w:instrText>
            </w:r>
            <w:r>
              <w:rPr>
                <w:rFonts w:cs="Times New Roman"/>
              </w:rPr>
            </w:r>
            <w:r>
              <w:rPr>
                <w:rFonts w:cs="Times New Roman"/>
              </w:rPr>
              <w:fldChar w:fldCharType="separate"/>
            </w:r>
            <w:r>
              <w:rPr>
                <w:rFonts w:cs="Times New Roman"/>
              </w:rPr>
              <w:t>53</w:t>
            </w:r>
            <w:r>
              <w:rPr>
                <w:rFonts w:cs="Times New Roman"/>
              </w:rPr>
              <w:fldChar w:fldCharType="end"/>
            </w:r>
          </w:hyperlink>
        </w:p>
        <w:p w14:paraId="4CD2A3DE" w14:textId="77777777" w:rsidR="00555047" w:rsidRDefault="002E5D19">
          <w:pPr>
            <w:pStyle w:val="TOC1"/>
            <w:tabs>
              <w:tab w:val="left" w:pos="420"/>
              <w:tab w:val="right" w:leader="dot" w:pos="8300"/>
            </w:tabs>
            <w:ind w:firstLineChars="0" w:firstLine="0"/>
            <w:rPr>
              <w:rFonts w:cs="Times New Roman"/>
            </w:rPr>
          </w:pPr>
          <w:hyperlink w:anchor="_Toc20241" w:history="1">
            <w:r>
              <w:rPr>
                <w:rFonts w:cs="Times New Roman"/>
                <w:szCs w:val="22"/>
              </w:rPr>
              <w:t>22</w:t>
            </w:r>
            <w:r>
              <w:rPr>
                <w:rFonts w:cs="Times New Roman" w:hint="eastAsia"/>
                <w:szCs w:val="22"/>
              </w:rPr>
              <w:tab/>
            </w:r>
            <w:r>
              <w:rPr>
                <w:rFonts w:cs="Times New Roman"/>
              </w:rPr>
              <w:t>Your Price to Pay</w:t>
            </w:r>
            <w:r>
              <w:rPr>
                <w:rFonts w:cs="Times New Roman"/>
              </w:rPr>
              <w:tab/>
            </w:r>
            <w:r>
              <w:rPr>
                <w:rFonts w:cs="Times New Roman" w:hint="eastAsia"/>
              </w:rPr>
              <w:t>0</w:t>
            </w:r>
            <w:r>
              <w:rPr>
                <w:rFonts w:cs="Times New Roman"/>
              </w:rPr>
              <w:fldChar w:fldCharType="begin"/>
            </w:r>
            <w:r>
              <w:rPr>
                <w:rFonts w:cs="Times New Roman"/>
              </w:rPr>
              <w:instrText xml:space="preserve"> PAGEREF _Toc20241 \h </w:instrText>
            </w:r>
            <w:r>
              <w:rPr>
                <w:rFonts w:cs="Times New Roman"/>
              </w:rPr>
            </w:r>
            <w:r>
              <w:rPr>
                <w:rFonts w:cs="Times New Roman"/>
              </w:rPr>
              <w:fldChar w:fldCharType="separate"/>
            </w:r>
            <w:r>
              <w:rPr>
                <w:rFonts w:cs="Times New Roman"/>
              </w:rPr>
              <w:t>55</w:t>
            </w:r>
            <w:r>
              <w:rPr>
                <w:rFonts w:cs="Times New Roman"/>
              </w:rPr>
              <w:fldChar w:fldCharType="end"/>
            </w:r>
          </w:hyperlink>
        </w:p>
        <w:p w14:paraId="47E55C3B" w14:textId="77777777" w:rsidR="00555047" w:rsidRDefault="002E5D19">
          <w:pPr>
            <w:pStyle w:val="TOC1"/>
            <w:tabs>
              <w:tab w:val="left" w:pos="420"/>
              <w:tab w:val="right" w:leader="dot" w:pos="8300"/>
            </w:tabs>
            <w:ind w:firstLineChars="0" w:firstLine="0"/>
            <w:rPr>
              <w:rFonts w:cs="Times New Roman"/>
            </w:rPr>
          </w:pPr>
          <w:hyperlink w:anchor="_Toc20482" w:history="1">
            <w:r>
              <w:rPr>
                <w:rFonts w:cs="Times New Roman"/>
                <w:szCs w:val="22"/>
              </w:rPr>
              <w:t>23</w:t>
            </w:r>
            <w:r>
              <w:rPr>
                <w:rFonts w:cs="Times New Roman" w:hint="eastAsia"/>
                <w:szCs w:val="22"/>
              </w:rPr>
              <w:tab/>
            </w:r>
            <w:r>
              <w:rPr>
                <w:rFonts w:cs="Times New Roman"/>
              </w:rPr>
              <w:t>The News of Kidnap</w:t>
            </w:r>
            <w:r>
              <w:rPr>
                <w:rFonts w:cs="Times New Roman"/>
              </w:rPr>
              <w:tab/>
            </w:r>
            <w:r>
              <w:rPr>
                <w:rFonts w:cs="Times New Roman" w:hint="eastAsia"/>
              </w:rPr>
              <w:t>0</w:t>
            </w:r>
            <w:r>
              <w:rPr>
                <w:rFonts w:cs="Times New Roman"/>
              </w:rPr>
              <w:fldChar w:fldCharType="begin"/>
            </w:r>
            <w:r>
              <w:rPr>
                <w:rFonts w:cs="Times New Roman"/>
              </w:rPr>
              <w:instrText xml:space="preserve"> PAGEREF _Toc20482 \h </w:instrText>
            </w:r>
            <w:r>
              <w:rPr>
                <w:rFonts w:cs="Times New Roman"/>
              </w:rPr>
            </w:r>
            <w:r>
              <w:rPr>
                <w:rFonts w:cs="Times New Roman"/>
              </w:rPr>
              <w:fldChar w:fldCharType="separate"/>
            </w:r>
            <w:r>
              <w:rPr>
                <w:rFonts w:cs="Times New Roman"/>
              </w:rPr>
              <w:t>58</w:t>
            </w:r>
            <w:r>
              <w:rPr>
                <w:rFonts w:cs="Times New Roman"/>
              </w:rPr>
              <w:fldChar w:fldCharType="end"/>
            </w:r>
          </w:hyperlink>
        </w:p>
        <w:p w14:paraId="45102271" w14:textId="77777777" w:rsidR="00555047" w:rsidRDefault="002E5D19">
          <w:pPr>
            <w:pStyle w:val="TOC1"/>
            <w:tabs>
              <w:tab w:val="left" w:pos="420"/>
              <w:tab w:val="right" w:leader="dot" w:pos="8300"/>
            </w:tabs>
            <w:ind w:firstLineChars="0" w:firstLine="0"/>
            <w:rPr>
              <w:rFonts w:cs="Times New Roman"/>
            </w:rPr>
          </w:pPr>
          <w:hyperlink w:anchor="_Toc10193" w:history="1">
            <w:r>
              <w:rPr>
                <w:rFonts w:cs="Times New Roman"/>
                <w:szCs w:val="22"/>
              </w:rPr>
              <w:t>24</w:t>
            </w:r>
            <w:r>
              <w:rPr>
                <w:rFonts w:cs="Times New Roman" w:hint="eastAsia"/>
                <w:szCs w:val="22"/>
              </w:rPr>
              <w:tab/>
            </w:r>
            <w:r>
              <w:rPr>
                <w:rFonts w:cs="Times New Roman"/>
              </w:rPr>
              <w:t>I Will Stand Up</w:t>
            </w:r>
            <w:r>
              <w:rPr>
                <w:rFonts w:cs="Times New Roman"/>
              </w:rPr>
              <w:tab/>
            </w:r>
            <w:r>
              <w:rPr>
                <w:rFonts w:cs="Times New Roman" w:hint="eastAsia"/>
              </w:rPr>
              <w:t>0</w:t>
            </w:r>
            <w:r>
              <w:rPr>
                <w:rFonts w:cs="Times New Roman"/>
              </w:rPr>
              <w:fldChar w:fldCharType="begin"/>
            </w:r>
            <w:r>
              <w:rPr>
                <w:rFonts w:cs="Times New Roman"/>
              </w:rPr>
              <w:instrText xml:space="preserve"> PAGEREF _Toc10193 \h </w:instrText>
            </w:r>
            <w:r>
              <w:rPr>
                <w:rFonts w:cs="Times New Roman"/>
              </w:rPr>
            </w:r>
            <w:r>
              <w:rPr>
                <w:rFonts w:cs="Times New Roman"/>
              </w:rPr>
              <w:fldChar w:fldCharType="separate"/>
            </w:r>
            <w:r>
              <w:rPr>
                <w:rFonts w:cs="Times New Roman"/>
              </w:rPr>
              <w:t>61</w:t>
            </w:r>
            <w:r>
              <w:rPr>
                <w:rFonts w:cs="Times New Roman"/>
              </w:rPr>
              <w:fldChar w:fldCharType="end"/>
            </w:r>
          </w:hyperlink>
        </w:p>
        <w:p w14:paraId="17062F2E" w14:textId="77777777" w:rsidR="00555047" w:rsidRDefault="002E5D19">
          <w:pPr>
            <w:pStyle w:val="TOC1"/>
            <w:tabs>
              <w:tab w:val="left" w:pos="420"/>
              <w:tab w:val="right" w:leader="dot" w:pos="8300"/>
            </w:tabs>
            <w:ind w:firstLineChars="0" w:firstLine="0"/>
            <w:rPr>
              <w:rFonts w:cs="Times New Roman"/>
            </w:rPr>
          </w:pPr>
          <w:hyperlink w:anchor="_Toc30965" w:history="1">
            <w:r>
              <w:rPr>
                <w:rFonts w:cs="Times New Roman"/>
                <w:szCs w:val="22"/>
              </w:rPr>
              <w:t>25</w:t>
            </w:r>
            <w:r>
              <w:rPr>
                <w:rFonts w:cs="Times New Roman" w:hint="eastAsia"/>
                <w:szCs w:val="22"/>
              </w:rPr>
              <w:tab/>
            </w:r>
            <w:r>
              <w:rPr>
                <w:rFonts w:cs="Times New Roman"/>
              </w:rPr>
              <w:t>Entice of Evil</w:t>
            </w:r>
            <w:r>
              <w:rPr>
                <w:rFonts w:cs="Times New Roman"/>
              </w:rPr>
              <w:tab/>
            </w:r>
            <w:r>
              <w:rPr>
                <w:rFonts w:cs="Times New Roman" w:hint="eastAsia"/>
              </w:rPr>
              <w:t>0</w:t>
            </w:r>
            <w:r>
              <w:rPr>
                <w:rFonts w:cs="Times New Roman"/>
              </w:rPr>
              <w:fldChar w:fldCharType="begin"/>
            </w:r>
            <w:r>
              <w:rPr>
                <w:rFonts w:cs="Times New Roman"/>
              </w:rPr>
              <w:instrText xml:space="preserve"> PAGEREF _Toc30965 \h </w:instrText>
            </w:r>
            <w:r>
              <w:rPr>
                <w:rFonts w:cs="Times New Roman"/>
              </w:rPr>
            </w:r>
            <w:r>
              <w:rPr>
                <w:rFonts w:cs="Times New Roman"/>
              </w:rPr>
              <w:fldChar w:fldCharType="separate"/>
            </w:r>
            <w:r>
              <w:rPr>
                <w:rFonts w:cs="Times New Roman"/>
              </w:rPr>
              <w:t>63</w:t>
            </w:r>
            <w:r>
              <w:rPr>
                <w:rFonts w:cs="Times New Roman"/>
              </w:rPr>
              <w:fldChar w:fldCharType="end"/>
            </w:r>
          </w:hyperlink>
        </w:p>
        <w:p w14:paraId="634CC14A" w14:textId="77777777" w:rsidR="00555047" w:rsidRDefault="002E5D19">
          <w:pPr>
            <w:pStyle w:val="TOC1"/>
            <w:tabs>
              <w:tab w:val="left" w:pos="420"/>
              <w:tab w:val="right" w:leader="dot" w:pos="8300"/>
            </w:tabs>
            <w:ind w:firstLineChars="0" w:firstLine="0"/>
            <w:rPr>
              <w:rFonts w:cs="Times New Roman"/>
            </w:rPr>
          </w:pPr>
          <w:hyperlink w:anchor="_Toc643" w:history="1">
            <w:r>
              <w:rPr>
                <w:rFonts w:cs="Times New Roman"/>
                <w:szCs w:val="22"/>
              </w:rPr>
              <w:t>26</w:t>
            </w:r>
            <w:r>
              <w:rPr>
                <w:rFonts w:cs="Times New Roman" w:hint="eastAsia"/>
                <w:szCs w:val="22"/>
              </w:rPr>
              <w:tab/>
            </w:r>
            <w:r>
              <w:rPr>
                <w:rFonts w:cs="Times New Roman"/>
              </w:rPr>
              <w:t>Wake Up</w:t>
            </w:r>
            <w:r>
              <w:rPr>
                <w:rFonts w:cs="Times New Roman"/>
              </w:rPr>
              <w:tab/>
            </w:r>
            <w:r>
              <w:rPr>
                <w:rFonts w:cs="Times New Roman" w:hint="eastAsia"/>
              </w:rPr>
              <w:t>0</w:t>
            </w:r>
            <w:r>
              <w:rPr>
                <w:rFonts w:cs="Times New Roman"/>
              </w:rPr>
              <w:fldChar w:fldCharType="begin"/>
            </w:r>
            <w:r>
              <w:rPr>
                <w:rFonts w:cs="Times New Roman"/>
              </w:rPr>
              <w:instrText xml:space="preserve"> PAGEREF _Toc643 \h </w:instrText>
            </w:r>
            <w:r>
              <w:rPr>
                <w:rFonts w:cs="Times New Roman"/>
              </w:rPr>
            </w:r>
            <w:r>
              <w:rPr>
                <w:rFonts w:cs="Times New Roman"/>
              </w:rPr>
              <w:fldChar w:fldCharType="separate"/>
            </w:r>
            <w:r>
              <w:rPr>
                <w:rFonts w:cs="Times New Roman"/>
              </w:rPr>
              <w:t>66</w:t>
            </w:r>
            <w:r>
              <w:rPr>
                <w:rFonts w:cs="Times New Roman"/>
              </w:rPr>
              <w:fldChar w:fldCharType="end"/>
            </w:r>
          </w:hyperlink>
        </w:p>
        <w:p w14:paraId="12A01BF6" w14:textId="77777777" w:rsidR="00555047" w:rsidRDefault="002E5D19">
          <w:pPr>
            <w:pStyle w:val="TOC1"/>
            <w:tabs>
              <w:tab w:val="left" w:pos="420"/>
              <w:tab w:val="right" w:leader="dot" w:pos="8300"/>
            </w:tabs>
            <w:ind w:firstLineChars="0" w:firstLine="0"/>
            <w:rPr>
              <w:rFonts w:cs="Times New Roman"/>
            </w:rPr>
          </w:pPr>
          <w:hyperlink w:anchor="_Toc6875" w:history="1">
            <w:r>
              <w:rPr>
                <w:rFonts w:cs="Times New Roman"/>
                <w:szCs w:val="22"/>
              </w:rPr>
              <w:t>27</w:t>
            </w:r>
            <w:r>
              <w:rPr>
                <w:rFonts w:cs="Times New Roman" w:hint="eastAsia"/>
                <w:szCs w:val="22"/>
              </w:rPr>
              <w:tab/>
            </w:r>
            <w:r>
              <w:rPr>
                <w:rFonts w:cs="Times New Roman"/>
              </w:rPr>
              <w:t>Till The End of Time</w:t>
            </w:r>
            <w:r>
              <w:rPr>
                <w:rFonts w:cs="Times New Roman"/>
              </w:rPr>
              <w:tab/>
            </w:r>
            <w:r>
              <w:rPr>
                <w:rFonts w:cs="Times New Roman" w:hint="eastAsia"/>
              </w:rPr>
              <w:t>0</w:t>
            </w:r>
            <w:r>
              <w:rPr>
                <w:rFonts w:cs="Times New Roman"/>
              </w:rPr>
              <w:fldChar w:fldCharType="begin"/>
            </w:r>
            <w:r>
              <w:rPr>
                <w:rFonts w:cs="Times New Roman"/>
              </w:rPr>
              <w:instrText xml:space="preserve"> PAGEREF _Toc6875 \h </w:instrText>
            </w:r>
            <w:r>
              <w:rPr>
                <w:rFonts w:cs="Times New Roman"/>
              </w:rPr>
            </w:r>
            <w:r>
              <w:rPr>
                <w:rFonts w:cs="Times New Roman"/>
              </w:rPr>
              <w:fldChar w:fldCharType="separate"/>
            </w:r>
            <w:r>
              <w:rPr>
                <w:rFonts w:cs="Times New Roman"/>
              </w:rPr>
              <w:t>69</w:t>
            </w:r>
            <w:r>
              <w:rPr>
                <w:rFonts w:cs="Times New Roman"/>
              </w:rPr>
              <w:fldChar w:fldCharType="end"/>
            </w:r>
          </w:hyperlink>
        </w:p>
        <w:p w14:paraId="235D6B4F" w14:textId="77777777" w:rsidR="00555047" w:rsidRDefault="002E5D19">
          <w:pPr>
            <w:pStyle w:val="TOC1"/>
            <w:tabs>
              <w:tab w:val="left" w:pos="420"/>
              <w:tab w:val="right" w:leader="dot" w:pos="8300"/>
            </w:tabs>
            <w:ind w:firstLineChars="0" w:firstLine="0"/>
            <w:rPr>
              <w:rFonts w:cs="Times New Roman"/>
            </w:rPr>
          </w:pPr>
          <w:hyperlink w:anchor="_Toc28415" w:history="1">
            <w:r>
              <w:rPr>
                <w:rFonts w:cs="Times New Roman"/>
                <w:szCs w:val="22"/>
              </w:rPr>
              <w:t>28</w:t>
            </w:r>
            <w:r>
              <w:rPr>
                <w:rFonts w:cs="Times New Roman" w:hint="eastAsia"/>
                <w:szCs w:val="22"/>
              </w:rPr>
              <w:tab/>
            </w:r>
            <w:r>
              <w:rPr>
                <w:rFonts w:cs="Times New Roman"/>
              </w:rPr>
              <w:t>Morgana</w:t>
            </w:r>
            <w:r>
              <w:rPr>
                <w:rFonts w:cs="Times New Roman"/>
                <w:szCs w:val="30"/>
              </w:rPr>
              <w:t xml:space="preserve"> </w:t>
            </w:r>
            <w:r>
              <w:rPr>
                <w:rFonts w:cs="Times New Roman"/>
              </w:rPr>
              <w:t>s Beast</w:t>
            </w:r>
            <w:r>
              <w:rPr>
                <w:rFonts w:cs="Times New Roman"/>
              </w:rPr>
              <w:tab/>
            </w:r>
            <w:r>
              <w:rPr>
                <w:rFonts w:cs="Times New Roman" w:hint="eastAsia"/>
              </w:rPr>
              <w:t>0</w:t>
            </w:r>
            <w:r>
              <w:rPr>
                <w:rFonts w:cs="Times New Roman"/>
              </w:rPr>
              <w:fldChar w:fldCharType="begin"/>
            </w:r>
            <w:r>
              <w:rPr>
                <w:rFonts w:cs="Times New Roman"/>
              </w:rPr>
              <w:instrText xml:space="preserve"> PAGEREF _Toc28415 \h </w:instrText>
            </w:r>
            <w:r>
              <w:rPr>
                <w:rFonts w:cs="Times New Roman"/>
              </w:rPr>
            </w:r>
            <w:r>
              <w:rPr>
                <w:rFonts w:cs="Times New Roman"/>
              </w:rPr>
              <w:fldChar w:fldCharType="separate"/>
            </w:r>
            <w:r>
              <w:rPr>
                <w:rFonts w:cs="Times New Roman"/>
              </w:rPr>
              <w:t>73</w:t>
            </w:r>
            <w:r>
              <w:rPr>
                <w:rFonts w:cs="Times New Roman"/>
              </w:rPr>
              <w:fldChar w:fldCharType="end"/>
            </w:r>
          </w:hyperlink>
        </w:p>
        <w:p w14:paraId="51EA7F5A" w14:textId="77777777" w:rsidR="00555047" w:rsidRDefault="002E5D19">
          <w:pPr>
            <w:pStyle w:val="TOC1"/>
            <w:tabs>
              <w:tab w:val="left" w:pos="420"/>
              <w:tab w:val="right" w:leader="dot" w:pos="8300"/>
            </w:tabs>
            <w:ind w:firstLineChars="0" w:firstLine="0"/>
            <w:rPr>
              <w:rFonts w:cs="Times New Roman"/>
            </w:rPr>
          </w:pPr>
          <w:hyperlink w:anchor="_Toc9853" w:history="1">
            <w:r>
              <w:rPr>
                <w:rFonts w:cs="Times New Roman"/>
              </w:rPr>
              <w:t>28</w:t>
            </w:r>
            <w:r>
              <w:rPr>
                <w:rFonts w:cs="Times New Roman"/>
                <w:szCs w:val="21"/>
              </w:rPr>
              <w:t>a</w:t>
            </w:r>
            <w:r>
              <w:rPr>
                <w:rFonts w:cs="Times New Roman" w:hint="eastAsia"/>
                <w:szCs w:val="21"/>
              </w:rPr>
              <w:tab/>
            </w:r>
            <w:r>
              <w:rPr>
                <w:rFonts w:cs="Times New Roman"/>
              </w:rPr>
              <w:t>The heartbreaking truth</w:t>
            </w:r>
            <w:r>
              <w:rPr>
                <w:rFonts w:cs="Times New Roman"/>
              </w:rPr>
              <w:tab/>
            </w:r>
            <w:r>
              <w:rPr>
                <w:rFonts w:cs="Times New Roman" w:hint="eastAsia"/>
              </w:rPr>
              <w:t>0</w:t>
            </w:r>
            <w:r>
              <w:rPr>
                <w:rFonts w:cs="Times New Roman"/>
              </w:rPr>
              <w:fldChar w:fldCharType="begin"/>
            </w:r>
            <w:r>
              <w:rPr>
                <w:rFonts w:cs="Times New Roman"/>
              </w:rPr>
              <w:instrText xml:space="preserve"> PAGEREF _Toc9853 \h </w:instrText>
            </w:r>
            <w:r>
              <w:rPr>
                <w:rFonts w:cs="Times New Roman"/>
              </w:rPr>
            </w:r>
            <w:r>
              <w:rPr>
                <w:rFonts w:cs="Times New Roman"/>
              </w:rPr>
              <w:fldChar w:fldCharType="separate"/>
            </w:r>
            <w:r>
              <w:rPr>
                <w:rFonts w:cs="Times New Roman"/>
              </w:rPr>
              <w:t>75</w:t>
            </w:r>
            <w:r>
              <w:rPr>
                <w:rFonts w:cs="Times New Roman"/>
              </w:rPr>
              <w:fldChar w:fldCharType="end"/>
            </w:r>
          </w:hyperlink>
        </w:p>
        <w:p w14:paraId="2C248EBE" w14:textId="77777777" w:rsidR="00555047" w:rsidRDefault="002E5D19">
          <w:pPr>
            <w:pStyle w:val="TOC1"/>
            <w:tabs>
              <w:tab w:val="left" w:pos="420"/>
              <w:tab w:val="right" w:leader="dot" w:pos="8300"/>
            </w:tabs>
            <w:ind w:firstLineChars="0" w:firstLine="0"/>
            <w:rPr>
              <w:rFonts w:cs="Times New Roman"/>
            </w:rPr>
          </w:pPr>
          <w:hyperlink w:anchor="_Toc498" w:history="1">
            <w:r>
              <w:rPr>
                <w:rFonts w:cs="Times New Roman"/>
              </w:rPr>
              <w:t>28</w:t>
            </w:r>
            <w:r>
              <w:rPr>
                <w:rFonts w:cs="Times New Roman"/>
                <w:szCs w:val="21"/>
              </w:rPr>
              <w:t>b</w:t>
            </w:r>
            <w:r>
              <w:rPr>
                <w:rFonts w:cs="Times New Roman" w:hint="eastAsia"/>
                <w:szCs w:val="21"/>
              </w:rPr>
              <w:tab/>
            </w:r>
            <w:r>
              <w:rPr>
                <w:rFonts w:cs="Times New Roman"/>
              </w:rPr>
              <w:t>I can but shed the tear</w:t>
            </w:r>
            <w:r>
              <w:rPr>
                <w:rFonts w:cs="Times New Roman"/>
              </w:rPr>
              <w:tab/>
            </w:r>
            <w:r>
              <w:rPr>
                <w:rFonts w:cs="Times New Roman" w:hint="eastAsia"/>
              </w:rPr>
              <w:t>0</w:t>
            </w:r>
            <w:r>
              <w:rPr>
                <w:rFonts w:cs="Times New Roman"/>
              </w:rPr>
              <w:fldChar w:fldCharType="begin"/>
            </w:r>
            <w:r>
              <w:rPr>
                <w:rFonts w:cs="Times New Roman"/>
              </w:rPr>
              <w:instrText xml:space="preserve"> PAGEREF _Toc498 \h </w:instrText>
            </w:r>
            <w:r>
              <w:rPr>
                <w:rFonts w:cs="Times New Roman"/>
              </w:rPr>
            </w:r>
            <w:r>
              <w:rPr>
                <w:rFonts w:cs="Times New Roman"/>
              </w:rPr>
              <w:fldChar w:fldCharType="separate"/>
            </w:r>
            <w:r>
              <w:rPr>
                <w:rFonts w:cs="Times New Roman"/>
              </w:rPr>
              <w:t>78</w:t>
            </w:r>
            <w:r>
              <w:rPr>
                <w:rFonts w:cs="Times New Roman"/>
              </w:rPr>
              <w:fldChar w:fldCharType="end"/>
            </w:r>
          </w:hyperlink>
        </w:p>
        <w:p w14:paraId="1184C9D8" w14:textId="77777777" w:rsidR="00555047" w:rsidRDefault="002E5D19">
          <w:pPr>
            <w:pStyle w:val="TOC1"/>
            <w:tabs>
              <w:tab w:val="left" w:pos="420"/>
              <w:tab w:val="right" w:leader="dot" w:pos="8300"/>
            </w:tabs>
            <w:ind w:firstLineChars="0" w:firstLine="0"/>
            <w:rPr>
              <w:rFonts w:cs="Times New Roman"/>
            </w:rPr>
          </w:pPr>
          <w:hyperlink w:anchor="_Toc20667" w:history="1">
            <w:r>
              <w:rPr>
                <w:rFonts w:cs="Times New Roman"/>
                <w:szCs w:val="22"/>
              </w:rPr>
              <w:t>29</w:t>
            </w:r>
            <w:r>
              <w:rPr>
                <w:rFonts w:cs="Times New Roman" w:hint="eastAsia"/>
                <w:szCs w:val="22"/>
              </w:rPr>
              <w:tab/>
            </w:r>
            <w:r>
              <w:rPr>
                <w:rFonts w:cs="Times New Roman"/>
              </w:rPr>
              <w:t>The Impeach</w:t>
            </w:r>
            <w:r>
              <w:rPr>
                <w:rFonts w:cs="Times New Roman"/>
              </w:rPr>
              <w:tab/>
            </w:r>
            <w:r>
              <w:rPr>
                <w:rFonts w:cs="Times New Roman" w:hint="eastAsia"/>
              </w:rPr>
              <w:t>0</w:t>
            </w:r>
            <w:r>
              <w:rPr>
                <w:rFonts w:cs="Times New Roman"/>
              </w:rPr>
              <w:fldChar w:fldCharType="begin"/>
            </w:r>
            <w:r>
              <w:rPr>
                <w:rFonts w:cs="Times New Roman"/>
              </w:rPr>
              <w:instrText xml:space="preserve"> PAGEREF _Toc20667 \h </w:instrText>
            </w:r>
            <w:r>
              <w:rPr>
                <w:rFonts w:cs="Times New Roman"/>
              </w:rPr>
            </w:r>
            <w:r>
              <w:rPr>
                <w:rFonts w:cs="Times New Roman"/>
              </w:rPr>
              <w:fldChar w:fldCharType="separate"/>
            </w:r>
            <w:r>
              <w:rPr>
                <w:rFonts w:cs="Times New Roman"/>
              </w:rPr>
              <w:t>81</w:t>
            </w:r>
            <w:r>
              <w:rPr>
                <w:rFonts w:cs="Times New Roman"/>
              </w:rPr>
              <w:fldChar w:fldCharType="end"/>
            </w:r>
          </w:hyperlink>
        </w:p>
        <w:p w14:paraId="2E402D80" w14:textId="77777777" w:rsidR="00555047" w:rsidRDefault="002E5D19">
          <w:pPr>
            <w:pStyle w:val="TOC1"/>
            <w:tabs>
              <w:tab w:val="left" w:pos="420"/>
              <w:tab w:val="right" w:leader="dot" w:pos="8300"/>
            </w:tabs>
            <w:ind w:firstLineChars="0" w:firstLine="0"/>
            <w:rPr>
              <w:rFonts w:cs="Times New Roman"/>
            </w:rPr>
          </w:pPr>
          <w:hyperlink w:anchor="_Toc19476" w:history="1">
            <w:r>
              <w:rPr>
                <w:rFonts w:cs="Times New Roman"/>
                <w:szCs w:val="22"/>
              </w:rPr>
              <w:t>30</w:t>
            </w:r>
            <w:r>
              <w:rPr>
                <w:rFonts w:cs="Times New Roman" w:hint="eastAsia"/>
                <w:szCs w:val="22"/>
              </w:rPr>
              <w:tab/>
            </w:r>
            <w:r>
              <w:rPr>
                <w:rFonts w:cs="Times New Roman"/>
              </w:rPr>
              <w:t>You</w:t>
            </w:r>
            <w:r>
              <w:rPr>
                <w:rFonts w:cs="Times New Roman" w:hint="eastAsia"/>
              </w:rPr>
              <w:t>'</w:t>
            </w:r>
            <w:r>
              <w:rPr>
                <w:rFonts w:cs="Times New Roman"/>
              </w:rPr>
              <w:t>re to Regret</w:t>
            </w:r>
            <w:r>
              <w:rPr>
                <w:rFonts w:cs="Times New Roman"/>
              </w:rPr>
              <w:tab/>
            </w:r>
            <w:r>
              <w:rPr>
                <w:rFonts w:cs="Times New Roman" w:hint="eastAsia"/>
              </w:rPr>
              <w:t>0</w:t>
            </w:r>
            <w:r>
              <w:rPr>
                <w:rFonts w:cs="Times New Roman"/>
              </w:rPr>
              <w:fldChar w:fldCharType="begin"/>
            </w:r>
            <w:r>
              <w:rPr>
                <w:rFonts w:cs="Times New Roman"/>
              </w:rPr>
              <w:instrText xml:space="preserve"> PAGEREF _Toc19476 \h </w:instrText>
            </w:r>
            <w:r>
              <w:rPr>
                <w:rFonts w:cs="Times New Roman"/>
              </w:rPr>
            </w:r>
            <w:r>
              <w:rPr>
                <w:rFonts w:cs="Times New Roman"/>
              </w:rPr>
              <w:fldChar w:fldCharType="separate"/>
            </w:r>
            <w:r>
              <w:rPr>
                <w:rFonts w:cs="Times New Roman"/>
              </w:rPr>
              <w:t>84</w:t>
            </w:r>
            <w:r>
              <w:rPr>
                <w:rFonts w:cs="Times New Roman"/>
              </w:rPr>
              <w:fldChar w:fldCharType="end"/>
            </w:r>
          </w:hyperlink>
        </w:p>
        <w:p w14:paraId="6F1E4CA8" w14:textId="77777777" w:rsidR="00555047" w:rsidRDefault="002E5D19">
          <w:pPr>
            <w:pStyle w:val="TOC1"/>
            <w:tabs>
              <w:tab w:val="left" w:pos="420"/>
              <w:tab w:val="right" w:leader="dot" w:pos="8300"/>
            </w:tabs>
            <w:ind w:firstLineChars="0" w:firstLine="0"/>
            <w:rPr>
              <w:rFonts w:cs="Times New Roman"/>
            </w:rPr>
          </w:pPr>
          <w:hyperlink w:anchor="_Toc16731" w:history="1">
            <w:r>
              <w:rPr>
                <w:rFonts w:cs="Times New Roman"/>
                <w:szCs w:val="22"/>
              </w:rPr>
              <w:t>31</w:t>
            </w:r>
            <w:r>
              <w:rPr>
                <w:rFonts w:cs="Times New Roman" w:hint="eastAsia"/>
                <w:szCs w:val="22"/>
              </w:rPr>
              <w:tab/>
            </w:r>
            <w:r>
              <w:rPr>
                <w:rFonts w:cs="Times New Roman"/>
              </w:rPr>
              <w:t>I Look in My Mirror</w:t>
            </w:r>
            <w:r>
              <w:rPr>
                <w:rFonts w:cs="Times New Roman"/>
              </w:rPr>
              <w:tab/>
            </w:r>
            <w:r>
              <w:rPr>
                <w:rFonts w:cs="Times New Roman" w:hint="eastAsia"/>
              </w:rPr>
              <w:t>0</w:t>
            </w:r>
            <w:r>
              <w:rPr>
                <w:rFonts w:cs="Times New Roman"/>
              </w:rPr>
              <w:fldChar w:fldCharType="begin"/>
            </w:r>
            <w:r>
              <w:rPr>
                <w:rFonts w:cs="Times New Roman"/>
              </w:rPr>
              <w:instrText xml:space="preserve"> PAGEREF _Toc16731 \h </w:instrText>
            </w:r>
            <w:r>
              <w:rPr>
                <w:rFonts w:cs="Times New Roman"/>
              </w:rPr>
            </w:r>
            <w:r>
              <w:rPr>
                <w:rFonts w:cs="Times New Roman"/>
              </w:rPr>
              <w:fldChar w:fldCharType="separate"/>
            </w:r>
            <w:r>
              <w:rPr>
                <w:rFonts w:cs="Times New Roman"/>
              </w:rPr>
              <w:t>89</w:t>
            </w:r>
            <w:r>
              <w:rPr>
                <w:rFonts w:cs="Times New Roman"/>
              </w:rPr>
              <w:fldChar w:fldCharType="end"/>
            </w:r>
          </w:hyperlink>
        </w:p>
        <w:p w14:paraId="786FBBF8" w14:textId="77777777" w:rsidR="00555047" w:rsidRDefault="002E5D19">
          <w:pPr>
            <w:pStyle w:val="TOC1"/>
            <w:tabs>
              <w:tab w:val="left" w:pos="420"/>
              <w:tab w:val="right" w:leader="dot" w:pos="8300"/>
            </w:tabs>
            <w:ind w:firstLineChars="0" w:firstLine="0"/>
            <w:rPr>
              <w:rFonts w:cs="Times New Roman"/>
            </w:rPr>
          </w:pPr>
          <w:hyperlink w:anchor="_Toc4163" w:history="1">
            <w:r>
              <w:rPr>
                <w:rFonts w:cs="Times New Roman"/>
                <w:szCs w:val="22"/>
              </w:rPr>
              <w:t>32</w:t>
            </w:r>
            <w:r>
              <w:rPr>
                <w:rFonts w:cs="Times New Roman" w:hint="eastAsia"/>
                <w:szCs w:val="22"/>
              </w:rPr>
              <w:tab/>
            </w:r>
            <w:r>
              <w:rPr>
                <w:rFonts w:cs="Times New Roman"/>
              </w:rPr>
              <w:t>Pretend as If</w:t>
            </w:r>
            <w:r>
              <w:rPr>
                <w:rFonts w:cs="Times New Roman"/>
              </w:rPr>
              <w:tab/>
            </w:r>
            <w:r>
              <w:rPr>
                <w:rFonts w:cs="Times New Roman" w:hint="eastAsia"/>
              </w:rPr>
              <w:t>0</w:t>
            </w:r>
            <w:r>
              <w:rPr>
                <w:rFonts w:cs="Times New Roman"/>
              </w:rPr>
              <w:fldChar w:fldCharType="begin"/>
            </w:r>
            <w:r>
              <w:rPr>
                <w:rFonts w:cs="Times New Roman"/>
              </w:rPr>
              <w:instrText xml:space="preserve"> PAGEREF _Toc4163 \h </w:instrText>
            </w:r>
            <w:r>
              <w:rPr>
                <w:rFonts w:cs="Times New Roman"/>
              </w:rPr>
            </w:r>
            <w:r>
              <w:rPr>
                <w:rFonts w:cs="Times New Roman"/>
              </w:rPr>
              <w:fldChar w:fldCharType="separate"/>
            </w:r>
            <w:r>
              <w:rPr>
                <w:rFonts w:cs="Times New Roman"/>
              </w:rPr>
              <w:t>92</w:t>
            </w:r>
            <w:r>
              <w:rPr>
                <w:rFonts w:cs="Times New Roman"/>
              </w:rPr>
              <w:fldChar w:fldCharType="end"/>
            </w:r>
          </w:hyperlink>
        </w:p>
        <w:p w14:paraId="718B0B82" w14:textId="77777777" w:rsidR="00555047" w:rsidRDefault="002E5D19">
          <w:pPr>
            <w:pStyle w:val="TOC1"/>
            <w:tabs>
              <w:tab w:val="left" w:pos="420"/>
              <w:tab w:val="right" w:leader="dot" w:pos="8300"/>
            </w:tabs>
            <w:ind w:firstLineChars="0" w:firstLine="0"/>
            <w:rPr>
              <w:rFonts w:cs="Times New Roman"/>
            </w:rPr>
          </w:pPr>
          <w:hyperlink w:anchor="_Toc10568" w:history="1">
            <w:r>
              <w:rPr>
                <w:rFonts w:cs="Times New Roman"/>
                <w:szCs w:val="22"/>
              </w:rPr>
              <w:t>33</w:t>
            </w:r>
            <w:r>
              <w:rPr>
                <w:rFonts w:cs="Times New Roman" w:hint="eastAsia"/>
                <w:szCs w:val="22"/>
              </w:rPr>
              <w:tab/>
            </w:r>
            <w:r>
              <w:rPr>
                <w:rFonts w:cs="Times New Roman"/>
              </w:rPr>
              <w:t>The Trial</w:t>
            </w:r>
            <w:r>
              <w:rPr>
                <w:rFonts w:cs="Times New Roman"/>
              </w:rPr>
              <w:tab/>
            </w:r>
            <w:r>
              <w:rPr>
                <w:rFonts w:cs="Times New Roman" w:hint="eastAsia"/>
              </w:rPr>
              <w:t>0</w:t>
            </w:r>
            <w:r>
              <w:rPr>
                <w:rFonts w:cs="Times New Roman"/>
              </w:rPr>
              <w:fldChar w:fldCharType="begin"/>
            </w:r>
            <w:r>
              <w:rPr>
                <w:rFonts w:cs="Times New Roman"/>
              </w:rPr>
              <w:instrText xml:space="preserve"> PAGEREF _Toc10568 \h </w:instrText>
            </w:r>
            <w:r>
              <w:rPr>
                <w:rFonts w:cs="Times New Roman"/>
              </w:rPr>
            </w:r>
            <w:r>
              <w:rPr>
                <w:rFonts w:cs="Times New Roman"/>
              </w:rPr>
              <w:fldChar w:fldCharType="separate"/>
            </w:r>
            <w:r>
              <w:rPr>
                <w:rFonts w:cs="Times New Roman"/>
              </w:rPr>
              <w:t>96</w:t>
            </w:r>
            <w:r>
              <w:rPr>
                <w:rFonts w:cs="Times New Roman"/>
              </w:rPr>
              <w:fldChar w:fldCharType="end"/>
            </w:r>
          </w:hyperlink>
        </w:p>
        <w:p w14:paraId="7E456226" w14:textId="77777777" w:rsidR="00555047" w:rsidRDefault="002E5D19">
          <w:pPr>
            <w:pStyle w:val="TOC1"/>
            <w:tabs>
              <w:tab w:val="left" w:pos="420"/>
              <w:tab w:val="right" w:leader="dot" w:pos="8300"/>
            </w:tabs>
            <w:ind w:firstLineChars="0" w:firstLine="0"/>
            <w:rPr>
              <w:rFonts w:cs="Times New Roman"/>
            </w:rPr>
          </w:pPr>
          <w:hyperlink w:anchor="_Toc22321" w:history="1">
            <w:r>
              <w:rPr>
                <w:rFonts w:cs="Times New Roman"/>
                <w:szCs w:val="22"/>
              </w:rPr>
              <w:t>34</w:t>
            </w:r>
            <w:r>
              <w:rPr>
                <w:rFonts w:cs="Times New Roman" w:hint="eastAsia"/>
                <w:szCs w:val="22"/>
              </w:rPr>
              <w:tab/>
            </w:r>
            <w:r>
              <w:rPr>
                <w:rFonts w:cs="Times New Roman"/>
              </w:rPr>
              <w:t>My Fault</w:t>
            </w:r>
            <w:r>
              <w:rPr>
                <w:rFonts w:cs="Times New Roman" w:hint="eastAsia"/>
              </w:rPr>
              <w:t>(</w:t>
            </w:r>
            <w:r>
              <w:rPr>
                <w:rFonts w:cs="Times New Roman"/>
                <w:szCs w:val="18"/>
              </w:rPr>
              <w:t>Reprise</w:t>
            </w:r>
            <w:r>
              <w:rPr>
                <w:rFonts w:cs="Times New Roman" w:hint="eastAsia"/>
                <w:szCs w:val="18"/>
              </w:rPr>
              <w:t>)</w:t>
            </w:r>
            <w:r>
              <w:rPr>
                <w:rFonts w:cs="Times New Roman"/>
              </w:rPr>
              <w:tab/>
            </w:r>
            <w:r>
              <w:rPr>
                <w:rFonts w:cs="Times New Roman" w:hint="eastAsia"/>
              </w:rPr>
              <w:t>0</w:t>
            </w:r>
            <w:r>
              <w:rPr>
                <w:rFonts w:cs="Times New Roman"/>
              </w:rPr>
              <w:fldChar w:fldCharType="begin"/>
            </w:r>
            <w:r>
              <w:rPr>
                <w:rFonts w:cs="Times New Roman"/>
              </w:rPr>
              <w:instrText xml:space="preserve"> PAGEREF _Toc22321 \h </w:instrText>
            </w:r>
            <w:r>
              <w:rPr>
                <w:rFonts w:cs="Times New Roman"/>
              </w:rPr>
            </w:r>
            <w:r>
              <w:rPr>
                <w:rFonts w:cs="Times New Roman"/>
              </w:rPr>
              <w:fldChar w:fldCharType="separate"/>
            </w:r>
            <w:r>
              <w:rPr>
                <w:rFonts w:cs="Times New Roman"/>
              </w:rPr>
              <w:t>99</w:t>
            </w:r>
            <w:r>
              <w:rPr>
                <w:rFonts w:cs="Times New Roman"/>
              </w:rPr>
              <w:fldChar w:fldCharType="end"/>
            </w:r>
          </w:hyperlink>
        </w:p>
        <w:p w14:paraId="46D3499C" w14:textId="77777777" w:rsidR="00555047" w:rsidRDefault="002E5D19">
          <w:pPr>
            <w:pStyle w:val="TOC1"/>
            <w:tabs>
              <w:tab w:val="left" w:pos="420"/>
              <w:tab w:val="right" w:leader="dot" w:pos="8300"/>
            </w:tabs>
            <w:ind w:firstLineChars="0" w:firstLine="0"/>
          </w:pPr>
          <w:hyperlink w:anchor="_Toc1016" w:history="1">
            <w:r>
              <w:rPr>
                <w:rFonts w:cs="Times New Roman"/>
                <w:szCs w:val="22"/>
              </w:rPr>
              <w:t>35</w:t>
            </w:r>
            <w:r>
              <w:rPr>
                <w:rFonts w:cs="Times New Roman" w:hint="eastAsia"/>
                <w:szCs w:val="22"/>
              </w:rPr>
              <w:tab/>
            </w:r>
            <w:r>
              <w:rPr>
                <w:rFonts w:cs="Times New Roman"/>
              </w:rPr>
              <w:t>All in Vain</w:t>
            </w:r>
            <w:r>
              <w:rPr>
                <w:rFonts w:cs="Times New Roman" w:hint="eastAsia"/>
              </w:rPr>
              <w:t>(</w:t>
            </w:r>
            <w:r>
              <w:rPr>
                <w:rFonts w:cs="Times New Roman"/>
                <w:szCs w:val="18"/>
              </w:rPr>
              <w:t>Reprise</w:t>
            </w:r>
            <w:r>
              <w:rPr>
                <w:rFonts w:cs="Times New Roman" w:hint="eastAsia"/>
                <w:szCs w:val="18"/>
              </w:rPr>
              <w:t>)</w:t>
            </w:r>
            <w:r>
              <w:rPr>
                <w:rFonts w:cs="Times New Roman"/>
              </w:rPr>
              <w:tab/>
            </w:r>
            <w:r>
              <w:rPr>
                <w:rFonts w:cs="Times New Roman"/>
              </w:rPr>
              <w:fldChar w:fldCharType="begin"/>
            </w:r>
            <w:r>
              <w:rPr>
                <w:rFonts w:cs="Times New Roman"/>
              </w:rPr>
              <w:instrText xml:space="preserve"> PAGEREF _Toc1016 \h </w:instrText>
            </w:r>
            <w:r>
              <w:rPr>
                <w:rFonts w:cs="Times New Roman"/>
              </w:rPr>
            </w:r>
            <w:r>
              <w:rPr>
                <w:rFonts w:cs="Times New Roman"/>
              </w:rPr>
              <w:fldChar w:fldCharType="separate"/>
            </w:r>
            <w:r>
              <w:rPr>
                <w:rFonts w:cs="Times New Roman"/>
              </w:rPr>
              <w:t>101</w:t>
            </w:r>
            <w:r>
              <w:rPr>
                <w:rFonts w:cs="Times New Roman"/>
              </w:rPr>
              <w:fldChar w:fldCharType="end"/>
            </w:r>
          </w:hyperlink>
        </w:p>
        <w:p w14:paraId="32BBBE9D" w14:textId="77777777" w:rsidR="00555047" w:rsidRDefault="002E5D19">
          <w:pPr>
            <w:tabs>
              <w:tab w:val="left" w:pos="840"/>
              <w:tab w:val="right" w:leader="dot" w:pos="8300"/>
            </w:tabs>
            <w:ind w:firstLine="440"/>
            <w:rPr>
              <w:rFonts w:ascii="Dearest Friend lite" w:hAnsi="Dearest Friend lite" w:cs="Dearest Friend lite" w:hint="eastAsia"/>
              <w:szCs w:val="22"/>
            </w:rPr>
          </w:pPr>
          <w:r>
            <w:rPr>
              <w:rFonts w:ascii="Dearest Friend lite" w:hAnsi="Dearest Friend lite" w:cs="Dearest Friend lite" w:hint="eastAsia"/>
              <w:szCs w:val="22"/>
            </w:rPr>
            <w:fldChar w:fldCharType="end"/>
          </w:r>
        </w:p>
      </w:sdtContent>
    </w:sdt>
    <w:p w14:paraId="678C57D0" w14:textId="77777777" w:rsidR="00555047" w:rsidRDefault="00555047">
      <w:pPr>
        <w:ind w:firstLine="440"/>
        <w:rPr>
          <w:rFonts w:ascii="Dearest Friend lite" w:hAnsi="Dearest Friend lite" w:cs="Dearest Friend lite" w:hint="eastAsia"/>
          <w:szCs w:val="22"/>
        </w:rPr>
        <w:sectPr w:rsidR="00555047">
          <w:pgSz w:w="11900" w:h="16840"/>
          <w:pgMar w:top="1440" w:right="1800" w:bottom="1440" w:left="1800" w:header="851" w:footer="992" w:gutter="0"/>
          <w:cols w:space="425"/>
          <w:docGrid w:type="lines" w:linePitch="312"/>
        </w:sectPr>
      </w:pPr>
    </w:p>
    <w:p w14:paraId="0E11AB0B" w14:textId="77777777" w:rsidR="0028778F" w:rsidRDefault="0028778F">
      <w:pPr>
        <w:keepNext w:val="0"/>
        <w:keepLines w:val="0"/>
        <w:widowControl/>
        <w:ind w:firstLineChars="0" w:firstLine="0"/>
        <w:jc w:val="left"/>
        <w:rPr>
          <w:ins w:id="0" w:author="Liao Kuo" w:date="2026-04-09T16:48:00Z"/>
          <w:rFonts w:ascii="Dearest Friend lite" w:eastAsia="黑体" w:hAnsi="Dearest Friend lite" w:cs="Dearest Friend lite" w:hint="eastAsia"/>
          <w:kern w:val="44"/>
          <w:sz w:val="40"/>
          <w:szCs w:val="22"/>
        </w:rPr>
      </w:pPr>
      <w:bookmarkStart w:id="1" w:name="_Toc4164"/>
      <w:ins w:id="2" w:author="Liao Kuo" w:date="2026-04-09T16:48:00Z">
        <w:r>
          <w:rPr>
            <w:rFonts w:ascii="Dearest Friend lite" w:hAnsi="Dearest Friend lite" w:cs="Dearest Friend lite" w:hint="eastAsia"/>
            <w:sz w:val="40"/>
            <w:szCs w:val="22"/>
          </w:rPr>
          <w:lastRenderedPageBreak/>
          <w:br w:type="page"/>
        </w:r>
      </w:ins>
    </w:p>
    <w:p w14:paraId="56DB8EB9" w14:textId="77777777" w:rsidR="00C6384E" w:rsidRDefault="00C6384E">
      <w:pPr>
        <w:keepNext w:val="0"/>
        <w:keepLines w:val="0"/>
        <w:widowControl/>
        <w:ind w:firstLineChars="0" w:firstLine="0"/>
        <w:jc w:val="left"/>
        <w:rPr>
          <w:ins w:id="3" w:author="Liao Kuo" w:date="2026-04-09T16:55:00Z"/>
          <w:rFonts w:ascii="Dearest Friend lite" w:hAnsi="Dearest Friend lite" w:cs="Dearest Friend lite" w:hint="eastAsia"/>
          <w:sz w:val="40"/>
          <w:szCs w:val="22"/>
        </w:rPr>
      </w:pPr>
      <w:ins w:id="4" w:author="Liao Kuo" w:date="2026-04-09T16:55:00Z">
        <w:r>
          <w:rPr>
            <w:rFonts w:ascii="Dearest Friend lite" w:hAnsi="Dearest Friend lite" w:cs="Dearest Friend lite"/>
            <w:sz w:val="40"/>
            <w:szCs w:val="22"/>
          </w:rPr>
          <w:lastRenderedPageBreak/>
          <w:t xml:space="preserve">Channel assignment / </w:t>
        </w:r>
      </w:ins>
      <w:ins w:id="5" w:author="Liao Kuo" w:date="2026-04-09T16:56:00Z">
        <w:r>
          <w:rPr>
            <w:rFonts w:ascii="Dearest Friend lite" w:hAnsi="Dearest Friend lite" w:cs="Dearest Friend lite"/>
            <w:sz w:val="40"/>
            <w:szCs w:val="22"/>
          </w:rPr>
          <w:t>Audio patch list</w:t>
        </w:r>
      </w:ins>
    </w:p>
    <w:p w14:paraId="3FFF4538" w14:textId="77777777" w:rsidR="00C6384E" w:rsidRPr="00C6384E" w:rsidRDefault="00C6384E">
      <w:pPr>
        <w:keepNext w:val="0"/>
        <w:keepLines w:val="0"/>
        <w:widowControl/>
        <w:spacing w:line="320" w:lineRule="exact"/>
        <w:ind w:firstLineChars="0" w:firstLine="0"/>
        <w:jc w:val="left"/>
        <w:rPr>
          <w:ins w:id="6" w:author="Liao Kuo" w:date="2026-04-09T16:48:00Z"/>
          <w:rFonts w:ascii="Dearest Friend lite" w:eastAsia="黑体" w:hAnsi="Dearest Friend lite" w:cs="Dearest Friend lite" w:hint="eastAsia"/>
          <w:b/>
          <w:kern w:val="44"/>
          <w:sz w:val="28"/>
          <w:szCs w:val="24"/>
          <w:rPrChange w:id="7" w:author="Liao Kuo" w:date="2026-04-09T16:55:00Z">
            <w:rPr>
              <w:ins w:id="8" w:author="Liao Kuo" w:date="2026-04-09T16:48:00Z"/>
              <w:rFonts w:ascii="Dearest Friend lite" w:hAnsi="Dearest Friend lite" w:cs="Dearest Friend lite" w:hint="eastAsia"/>
              <w:sz w:val="40"/>
              <w:szCs w:val="22"/>
            </w:rPr>
          </w:rPrChange>
        </w:rPr>
        <w:pPrChange w:id="9" w:author="Liao Kuo" w:date="2026-04-09T16:55:00Z">
          <w:pPr>
            <w:keepNext w:val="0"/>
            <w:keepLines w:val="0"/>
            <w:widowControl/>
            <w:ind w:firstLineChars="0" w:firstLine="0"/>
            <w:jc w:val="left"/>
          </w:pPr>
        </w:pPrChange>
      </w:pPr>
      <w:ins w:id="10" w:author="Liao Kuo" w:date="2026-04-09T16:55:00Z">
        <w:r>
          <w:rPr>
            <w:rFonts w:ascii="Dearest Friend lite" w:eastAsia="黑体" w:hAnsi="Dearest Friend lite" w:cs="Dearest Friend lite"/>
            <w:b/>
            <w:kern w:val="44"/>
            <w:sz w:val="28"/>
            <w:szCs w:val="24"/>
          </w:rPr>
          <w:t xml:space="preserve">Mixer model: </w:t>
        </w:r>
        <w:proofErr w:type="spellStart"/>
        <w:r>
          <w:rPr>
            <w:rFonts w:ascii="Dearest Friend lite" w:eastAsia="黑体" w:hAnsi="Dearest Friend lite" w:cs="Dearest Friend lite"/>
            <w:b/>
            <w:kern w:val="44"/>
            <w:sz w:val="28"/>
            <w:szCs w:val="24"/>
          </w:rPr>
          <w:t>Presonus</w:t>
        </w:r>
        <w:proofErr w:type="spellEnd"/>
        <w:r>
          <w:rPr>
            <w:rFonts w:ascii="Dearest Friend lite" w:eastAsia="黑体" w:hAnsi="Dearest Friend lite" w:cs="Dearest Friend lite"/>
            <w:b/>
            <w:kern w:val="44"/>
            <w:sz w:val="28"/>
            <w:szCs w:val="24"/>
          </w:rPr>
          <w:t xml:space="preserve"> </w:t>
        </w:r>
        <w:proofErr w:type="spellStart"/>
        <w:r>
          <w:rPr>
            <w:rFonts w:ascii="Dearest Friend lite" w:eastAsia="黑体" w:hAnsi="Dearest Friend lite" w:cs="Dearest Friend lite"/>
            <w:b/>
            <w:kern w:val="44"/>
            <w:sz w:val="28"/>
            <w:szCs w:val="24"/>
          </w:rPr>
          <w:t>Studiolive</w:t>
        </w:r>
        <w:proofErr w:type="spellEnd"/>
        <w:r>
          <w:rPr>
            <w:rFonts w:ascii="Dearest Friend lite" w:eastAsia="黑体" w:hAnsi="Dearest Friend lite" w:cs="Dearest Friend lite"/>
            <w:b/>
            <w:kern w:val="44"/>
            <w:sz w:val="28"/>
            <w:szCs w:val="24"/>
          </w:rPr>
          <w:t xml:space="preserve"> 24</w:t>
        </w:r>
      </w:ins>
    </w:p>
    <w:p w14:paraId="3F0F5268" w14:textId="77777777" w:rsidR="00C6384E" w:rsidRDefault="00C6384E" w:rsidP="00C6384E">
      <w:pPr>
        <w:keepNext w:val="0"/>
        <w:keepLines w:val="0"/>
        <w:widowControl/>
        <w:spacing w:line="320" w:lineRule="exact"/>
        <w:ind w:firstLineChars="0" w:firstLine="0"/>
        <w:jc w:val="left"/>
        <w:rPr>
          <w:ins w:id="11" w:author="Liao Kuo" w:date="2026-04-09T16:55:00Z"/>
          <w:rFonts w:ascii="Dearest Friend lite" w:eastAsia="黑体" w:hAnsi="Dearest Friend lite" w:cs="Dearest Friend lite" w:hint="eastAsia"/>
          <w:b/>
          <w:kern w:val="44"/>
          <w:sz w:val="28"/>
          <w:szCs w:val="24"/>
        </w:rPr>
      </w:pPr>
      <w:ins w:id="12"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49D92A2F" w14:textId="77777777" w:rsidR="0028778F" w:rsidRPr="00C6384E" w:rsidRDefault="0028778F">
      <w:pPr>
        <w:keepNext w:val="0"/>
        <w:keepLines w:val="0"/>
        <w:widowControl/>
        <w:spacing w:line="320" w:lineRule="exact"/>
        <w:ind w:firstLineChars="0" w:firstLine="0"/>
        <w:jc w:val="left"/>
        <w:rPr>
          <w:ins w:id="13" w:author="Liao Kuo" w:date="2026-04-09T16:50:00Z"/>
          <w:rFonts w:ascii="Dearest Friend lite" w:eastAsia="黑体" w:hAnsi="Dearest Friend lite" w:cs="Dearest Friend lite" w:hint="eastAsia"/>
          <w:b/>
          <w:kern w:val="44"/>
          <w:sz w:val="28"/>
          <w:szCs w:val="24"/>
          <w:rPrChange w:id="14" w:author="Liao Kuo" w:date="2026-04-09T16:54:00Z">
            <w:rPr>
              <w:ins w:id="15" w:author="Liao Kuo" w:date="2026-04-09T16:50:00Z"/>
              <w:rFonts w:ascii="Dearest Friend lite" w:eastAsia="黑体" w:hAnsi="Dearest Friend lite" w:cs="Dearest Friend lite" w:hint="eastAsia"/>
              <w:kern w:val="44"/>
              <w:sz w:val="24"/>
              <w:szCs w:val="24"/>
            </w:rPr>
          </w:rPrChange>
        </w:rPr>
        <w:pPrChange w:id="16" w:author="Liao Kuo" w:date="2026-04-09T16:54:00Z">
          <w:pPr>
            <w:keepNext w:val="0"/>
            <w:keepLines w:val="0"/>
            <w:widowControl/>
            <w:ind w:firstLineChars="0" w:firstLine="0"/>
            <w:jc w:val="left"/>
          </w:pPr>
        </w:pPrChange>
      </w:pPr>
      <w:ins w:id="17" w:author="Liao Kuo" w:date="2026-04-09T16:51:00Z">
        <w:r w:rsidRPr="00C6384E">
          <w:rPr>
            <w:rFonts w:ascii="Dearest Friend lite" w:eastAsia="黑体" w:hAnsi="Dearest Friend lite" w:cs="Dearest Friend lite" w:hint="eastAsia"/>
            <w:b/>
            <w:kern w:val="44"/>
            <w:sz w:val="28"/>
            <w:szCs w:val="24"/>
            <w:rPrChange w:id="18" w:author="Liao Kuo" w:date="2026-04-09T16:54:00Z">
              <w:rPr>
                <w:rFonts w:ascii="Dearest Friend lite" w:eastAsia="黑体" w:hAnsi="Dearest Friend lite" w:cs="Dearest Friend lite" w:hint="eastAsia"/>
                <w:kern w:val="44"/>
                <w:sz w:val="24"/>
                <w:szCs w:val="24"/>
              </w:rPr>
            </w:rPrChange>
          </w:rPr>
          <w:t>Main characters (VCA4):</w:t>
        </w:r>
      </w:ins>
    </w:p>
    <w:p w14:paraId="2B343514" w14:textId="77777777" w:rsidR="0028778F" w:rsidRPr="00C6384E" w:rsidRDefault="0028778F">
      <w:pPr>
        <w:keepNext w:val="0"/>
        <w:keepLines w:val="0"/>
        <w:widowControl/>
        <w:spacing w:line="320" w:lineRule="exact"/>
        <w:ind w:firstLineChars="0" w:firstLine="0"/>
        <w:jc w:val="left"/>
        <w:rPr>
          <w:ins w:id="19" w:author="Liao Kuo" w:date="2026-04-09T16:48:00Z"/>
          <w:rFonts w:ascii="Dearest Friend lite" w:eastAsia="黑体" w:hAnsi="Dearest Friend lite" w:cs="Dearest Friend lite" w:hint="eastAsia"/>
          <w:kern w:val="44"/>
          <w:sz w:val="28"/>
          <w:szCs w:val="24"/>
          <w:rPrChange w:id="20" w:author="Liao Kuo" w:date="2026-04-09T16:54:00Z">
            <w:rPr>
              <w:ins w:id="21" w:author="Liao Kuo" w:date="2026-04-09T16:48:00Z"/>
              <w:rFonts w:ascii="Dearest Friend lite" w:eastAsia="黑体" w:hAnsi="Dearest Friend lite" w:cs="Dearest Friend lite" w:hint="eastAsia"/>
              <w:kern w:val="44"/>
              <w:sz w:val="40"/>
              <w:szCs w:val="22"/>
            </w:rPr>
          </w:rPrChange>
        </w:rPr>
        <w:pPrChange w:id="22" w:author="Liao Kuo" w:date="2026-04-09T16:54:00Z">
          <w:pPr>
            <w:keepNext w:val="0"/>
            <w:keepLines w:val="0"/>
            <w:widowControl/>
            <w:ind w:firstLineChars="0" w:firstLine="0"/>
            <w:jc w:val="left"/>
          </w:pPr>
        </w:pPrChange>
      </w:pPr>
      <w:ins w:id="23" w:author="Liao Kuo" w:date="2026-04-09T16:48:00Z">
        <w:r w:rsidRPr="00C6384E">
          <w:rPr>
            <w:rFonts w:ascii="Dearest Friend lite" w:eastAsia="黑体" w:hAnsi="Dearest Friend lite" w:cs="Dearest Friend lite" w:hint="eastAsia"/>
            <w:kern w:val="44"/>
            <w:sz w:val="28"/>
            <w:szCs w:val="24"/>
            <w:rPrChange w:id="24" w:author="Liao Kuo" w:date="2026-04-09T16:54:00Z">
              <w:rPr>
                <w:rFonts w:ascii="Dearest Friend lite" w:eastAsia="黑体" w:hAnsi="Dearest Friend lite" w:cs="Dearest Friend lite" w:hint="eastAsia"/>
                <w:kern w:val="44"/>
                <w:sz w:val="40"/>
                <w:szCs w:val="22"/>
              </w:rPr>
            </w:rPrChange>
          </w:rPr>
          <w:t>Ch1</w:t>
        </w:r>
      </w:ins>
      <w:ins w:id="25" w:author="Liao Kuo" w:date="2026-04-09T16:50:00Z">
        <w:r w:rsidRPr="00C6384E">
          <w:rPr>
            <w:rFonts w:ascii="Dearest Friend lite" w:eastAsia="黑体" w:hAnsi="Dearest Friend lite" w:cs="Dearest Friend lite" w:hint="eastAsia"/>
            <w:kern w:val="44"/>
            <w:sz w:val="28"/>
            <w:szCs w:val="24"/>
            <w:rPrChange w:id="26" w:author="Liao Kuo" w:date="2026-04-09T16:54:00Z">
              <w:rPr>
                <w:rFonts w:ascii="Dearest Friend lite" w:eastAsia="黑体" w:hAnsi="Dearest Friend lite" w:cs="Dearest Friend lite" w:hint="eastAsia"/>
                <w:kern w:val="44"/>
                <w:sz w:val="24"/>
                <w:szCs w:val="24"/>
              </w:rPr>
            </w:rPrChange>
          </w:rPr>
          <w:t xml:space="preserve"> </w:t>
        </w:r>
      </w:ins>
      <w:ins w:id="27" w:author="Liao Kuo" w:date="2026-04-09T16:48:00Z">
        <w:r w:rsidRPr="00C6384E">
          <w:rPr>
            <w:rFonts w:ascii="Dearest Friend lite" w:eastAsia="黑体" w:hAnsi="Dearest Friend lite" w:cs="Dearest Friend lite" w:hint="eastAsia"/>
            <w:kern w:val="44"/>
            <w:sz w:val="28"/>
            <w:szCs w:val="24"/>
            <w:rPrChange w:id="28" w:author="Liao Kuo" w:date="2026-04-09T16:54:00Z">
              <w:rPr>
                <w:rFonts w:ascii="Dearest Friend lite" w:eastAsia="黑体" w:hAnsi="Dearest Friend lite" w:cs="Dearest Friend lite" w:hint="eastAsia"/>
                <w:kern w:val="44"/>
                <w:sz w:val="40"/>
                <w:szCs w:val="22"/>
              </w:rPr>
            </w:rPrChange>
          </w:rPr>
          <w:t>Arthur</w:t>
        </w:r>
      </w:ins>
    </w:p>
    <w:p w14:paraId="0CE4F83E" w14:textId="77777777" w:rsidR="0028778F" w:rsidRPr="00C6384E" w:rsidRDefault="0028778F">
      <w:pPr>
        <w:keepNext w:val="0"/>
        <w:keepLines w:val="0"/>
        <w:widowControl/>
        <w:spacing w:line="320" w:lineRule="exact"/>
        <w:ind w:firstLineChars="0" w:firstLine="0"/>
        <w:jc w:val="left"/>
        <w:rPr>
          <w:ins w:id="29" w:author="Liao Kuo" w:date="2026-04-09T16:48:00Z"/>
          <w:rFonts w:ascii="Dearest Friend lite" w:eastAsia="黑体" w:hAnsi="Dearest Friend lite" w:cs="Dearest Friend lite" w:hint="eastAsia"/>
          <w:kern w:val="44"/>
          <w:sz w:val="28"/>
          <w:szCs w:val="24"/>
          <w:rPrChange w:id="30" w:author="Liao Kuo" w:date="2026-04-09T16:54:00Z">
            <w:rPr>
              <w:ins w:id="31" w:author="Liao Kuo" w:date="2026-04-09T16:48:00Z"/>
              <w:rFonts w:ascii="Dearest Friend lite" w:eastAsia="黑体" w:hAnsi="Dearest Friend lite" w:cs="Dearest Friend lite" w:hint="eastAsia"/>
              <w:kern w:val="44"/>
              <w:sz w:val="40"/>
              <w:szCs w:val="22"/>
            </w:rPr>
          </w:rPrChange>
        </w:rPr>
        <w:pPrChange w:id="32" w:author="Liao Kuo" w:date="2026-04-09T16:54:00Z">
          <w:pPr>
            <w:keepNext w:val="0"/>
            <w:keepLines w:val="0"/>
            <w:widowControl/>
            <w:ind w:firstLineChars="0" w:firstLine="0"/>
            <w:jc w:val="left"/>
          </w:pPr>
        </w:pPrChange>
      </w:pPr>
      <w:ins w:id="33" w:author="Liao Kuo" w:date="2026-04-09T16:48:00Z">
        <w:r w:rsidRPr="00C6384E">
          <w:rPr>
            <w:rFonts w:ascii="Dearest Friend lite" w:eastAsia="黑体" w:hAnsi="Dearest Friend lite" w:cs="Dearest Friend lite" w:hint="eastAsia"/>
            <w:kern w:val="44"/>
            <w:sz w:val="28"/>
            <w:szCs w:val="24"/>
            <w:rPrChange w:id="34" w:author="Liao Kuo" w:date="2026-04-09T16:54:00Z">
              <w:rPr>
                <w:rFonts w:ascii="Dearest Friend lite" w:eastAsia="黑体" w:hAnsi="Dearest Friend lite" w:cs="Dearest Friend lite" w:hint="eastAsia"/>
                <w:kern w:val="44"/>
                <w:sz w:val="40"/>
                <w:szCs w:val="22"/>
              </w:rPr>
            </w:rPrChange>
          </w:rPr>
          <w:t>Ch2</w:t>
        </w:r>
      </w:ins>
      <w:ins w:id="35" w:author="Liao Kuo" w:date="2026-04-09T16:50:00Z">
        <w:r w:rsidRPr="00C6384E">
          <w:rPr>
            <w:rFonts w:ascii="Dearest Friend lite" w:eastAsia="黑体" w:hAnsi="Dearest Friend lite" w:cs="Dearest Friend lite" w:hint="eastAsia"/>
            <w:kern w:val="44"/>
            <w:sz w:val="28"/>
            <w:szCs w:val="24"/>
            <w:rPrChange w:id="36" w:author="Liao Kuo" w:date="2026-04-09T16:54:00Z">
              <w:rPr>
                <w:rFonts w:ascii="Dearest Friend lite" w:eastAsia="黑体" w:hAnsi="Dearest Friend lite" w:cs="Dearest Friend lite" w:hint="eastAsia"/>
                <w:kern w:val="44"/>
                <w:sz w:val="24"/>
                <w:szCs w:val="24"/>
              </w:rPr>
            </w:rPrChange>
          </w:rPr>
          <w:t xml:space="preserve"> </w:t>
        </w:r>
      </w:ins>
      <w:ins w:id="37" w:author="Liao Kuo" w:date="2026-04-09T16:48:00Z">
        <w:r w:rsidRPr="00C6384E">
          <w:rPr>
            <w:rFonts w:ascii="Dearest Friend lite" w:eastAsia="黑体" w:hAnsi="Dearest Friend lite" w:cs="Dearest Friend lite" w:hint="eastAsia"/>
            <w:kern w:val="44"/>
            <w:sz w:val="28"/>
            <w:szCs w:val="24"/>
            <w:rPrChange w:id="38" w:author="Liao Kuo" w:date="2026-04-09T16:54:00Z">
              <w:rPr>
                <w:rFonts w:ascii="Dearest Friend lite" w:eastAsia="黑体" w:hAnsi="Dearest Friend lite" w:cs="Dearest Friend lite" w:hint="eastAsia"/>
                <w:kern w:val="44"/>
                <w:sz w:val="40"/>
                <w:szCs w:val="22"/>
              </w:rPr>
            </w:rPrChange>
          </w:rPr>
          <w:t>Guinevere</w:t>
        </w:r>
      </w:ins>
    </w:p>
    <w:p w14:paraId="471409F0" w14:textId="77777777" w:rsidR="0028778F" w:rsidRPr="00C6384E" w:rsidRDefault="0028778F">
      <w:pPr>
        <w:keepNext w:val="0"/>
        <w:keepLines w:val="0"/>
        <w:widowControl/>
        <w:spacing w:line="320" w:lineRule="exact"/>
        <w:ind w:firstLineChars="0" w:firstLine="0"/>
        <w:jc w:val="left"/>
        <w:rPr>
          <w:ins w:id="39" w:author="Liao Kuo" w:date="2026-04-09T16:49:00Z"/>
          <w:rFonts w:ascii="Dearest Friend lite" w:eastAsia="黑体" w:hAnsi="Dearest Friend lite" w:cs="Dearest Friend lite" w:hint="eastAsia"/>
          <w:kern w:val="44"/>
          <w:sz w:val="28"/>
          <w:szCs w:val="24"/>
          <w:rPrChange w:id="40" w:author="Liao Kuo" w:date="2026-04-09T16:54:00Z">
            <w:rPr>
              <w:ins w:id="41" w:author="Liao Kuo" w:date="2026-04-09T16:49:00Z"/>
              <w:rFonts w:ascii="Dearest Friend lite" w:eastAsia="黑体" w:hAnsi="Dearest Friend lite" w:cs="Dearest Friend lite" w:hint="eastAsia"/>
              <w:kern w:val="44"/>
              <w:sz w:val="40"/>
              <w:szCs w:val="22"/>
            </w:rPr>
          </w:rPrChange>
        </w:rPr>
        <w:pPrChange w:id="42" w:author="Liao Kuo" w:date="2026-04-09T16:54:00Z">
          <w:pPr>
            <w:keepNext w:val="0"/>
            <w:keepLines w:val="0"/>
            <w:widowControl/>
            <w:ind w:firstLineChars="0" w:firstLine="0"/>
            <w:jc w:val="left"/>
          </w:pPr>
        </w:pPrChange>
      </w:pPr>
      <w:ins w:id="43" w:author="Liao Kuo" w:date="2026-04-09T16:48:00Z">
        <w:r w:rsidRPr="00C6384E">
          <w:rPr>
            <w:rFonts w:ascii="Dearest Friend lite" w:eastAsia="黑体" w:hAnsi="Dearest Friend lite" w:cs="Dearest Friend lite" w:hint="eastAsia"/>
            <w:kern w:val="44"/>
            <w:sz w:val="28"/>
            <w:szCs w:val="24"/>
            <w:rPrChange w:id="44" w:author="Liao Kuo" w:date="2026-04-09T16:54:00Z">
              <w:rPr>
                <w:rFonts w:ascii="Dearest Friend lite" w:eastAsia="黑体" w:hAnsi="Dearest Friend lite" w:cs="Dearest Friend lite" w:hint="eastAsia"/>
                <w:kern w:val="44"/>
                <w:sz w:val="40"/>
                <w:szCs w:val="22"/>
              </w:rPr>
            </w:rPrChange>
          </w:rPr>
          <w:t>Ch3 Lancelot (</w:t>
        </w:r>
      </w:ins>
      <w:ins w:id="45" w:author="Liao Kuo" w:date="2026-04-09T16:56:00Z">
        <w:r w:rsidR="00C02077">
          <w:rPr>
            <w:rFonts w:ascii="Dearest Friend lite" w:eastAsia="黑体" w:hAnsi="Dearest Friend lite" w:cs="Dearest Friend lite"/>
            <w:kern w:val="44"/>
            <w:sz w:val="28"/>
            <w:szCs w:val="24"/>
          </w:rPr>
          <w:t>also for assassin, minstrel, LOC</w:t>
        </w:r>
      </w:ins>
      <w:ins w:id="46" w:author="Liao Kuo" w:date="2026-04-09T16:48:00Z">
        <w:r w:rsidRPr="00C6384E">
          <w:rPr>
            <w:rFonts w:ascii="Dearest Friend lite" w:eastAsia="黑体" w:hAnsi="Dearest Friend lite" w:cs="Dearest Friend lite" w:hint="eastAsia"/>
            <w:kern w:val="44"/>
            <w:sz w:val="28"/>
            <w:szCs w:val="24"/>
            <w:rPrChange w:id="47" w:author="Liao Kuo" w:date="2026-04-09T16:54:00Z">
              <w:rPr>
                <w:rFonts w:ascii="Dearest Friend lite" w:eastAsia="黑体" w:hAnsi="Dearest Friend lite" w:cs="Dearest Friend lite" w:hint="eastAsia"/>
                <w:kern w:val="44"/>
                <w:sz w:val="40"/>
                <w:szCs w:val="22"/>
              </w:rPr>
            </w:rPrChange>
          </w:rPr>
          <w:t>)</w:t>
        </w:r>
      </w:ins>
    </w:p>
    <w:p w14:paraId="66CE047E" w14:textId="77777777" w:rsidR="0028778F" w:rsidRPr="00C6384E" w:rsidRDefault="0028778F">
      <w:pPr>
        <w:keepNext w:val="0"/>
        <w:keepLines w:val="0"/>
        <w:widowControl/>
        <w:spacing w:line="320" w:lineRule="exact"/>
        <w:ind w:firstLineChars="0" w:firstLine="0"/>
        <w:jc w:val="left"/>
        <w:rPr>
          <w:ins w:id="48" w:author="Liao Kuo" w:date="2026-04-09T16:49:00Z"/>
          <w:rFonts w:ascii="Dearest Friend lite" w:eastAsia="黑体" w:hAnsi="Dearest Friend lite" w:cs="Dearest Friend lite" w:hint="eastAsia"/>
          <w:kern w:val="44"/>
          <w:sz w:val="28"/>
          <w:szCs w:val="24"/>
          <w:rPrChange w:id="49" w:author="Liao Kuo" w:date="2026-04-09T16:54:00Z">
            <w:rPr>
              <w:ins w:id="50" w:author="Liao Kuo" w:date="2026-04-09T16:49:00Z"/>
              <w:rFonts w:ascii="Dearest Friend lite" w:eastAsia="黑体" w:hAnsi="Dearest Friend lite" w:cs="Dearest Friend lite" w:hint="eastAsia"/>
              <w:kern w:val="44"/>
              <w:sz w:val="40"/>
              <w:szCs w:val="22"/>
            </w:rPr>
          </w:rPrChange>
        </w:rPr>
        <w:pPrChange w:id="51" w:author="Liao Kuo" w:date="2026-04-09T16:54:00Z">
          <w:pPr>
            <w:keepNext w:val="0"/>
            <w:keepLines w:val="0"/>
            <w:widowControl/>
            <w:ind w:firstLineChars="0" w:firstLine="0"/>
            <w:jc w:val="left"/>
          </w:pPr>
        </w:pPrChange>
      </w:pPr>
      <w:ins w:id="52" w:author="Liao Kuo" w:date="2026-04-09T16:49:00Z">
        <w:r w:rsidRPr="00C6384E">
          <w:rPr>
            <w:rFonts w:ascii="Dearest Friend lite" w:eastAsia="黑体" w:hAnsi="Dearest Friend lite" w:cs="Dearest Friend lite" w:hint="eastAsia"/>
            <w:kern w:val="44"/>
            <w:sz w:val="28"/>
            <w:szCs w:val="24"/>
            <w:rPrChange w:id="53" w:author="Liao Kuo" w:date="2026-04-09T16:54:00Z">
              <w:rPr>
                <w:rFonts w:ascii="Dearest Friend lite" w:eastAsia="黑体" w:hAnsi="Dearest Friend lite" w:cs="Dearest Friend lite" w:hint="eastAsia"/>
                <w:kern w:val="44"/>
                <w:sz w:val="40"/>
                <w:szCs w:val="22"/>
              </w:rPr>
            </w:rPrChange>
          </w:rPr>
          <w:t>Ch4 Morgana</w:t>
        </w:r>
      </w:ins>
    </w:p>
    <w:p w14:paraId="088F3A7B" w14:textId="77777777" w:rsidR="0028778F" w:rsidRPr="00C6384E" w:rsidRDefault="0028778F">
      <w:pPr>
        <w:keepNext w:val="0"/>
        <w:keepLines w:val="0"/>
        <w:widowControl/>
        <w:spacing w:line="320" w:lineRule="exact"/>
        <w:ind w:firstLineChars="0" w:firstLine="0"/>
        <w:jc w:val="left"/>
        <w:rPr>
          <w:ins w:id="54" w:author="Liao Kuo" w:date="2026-04-09T16:49:00Z"/>
          <w:rFonts w:ascii="Dearest Friend lite" w:eastAsia="黑体" w:hAnsi="Dearest Friend lite" w:cs="Dearest Friend lite" w:hint="eastAsia"/>
          <w:kern w:val="44"/>
          <w:sz w:val="28"/>
          <w:szCs w:val="24"/>
          <w:rPrChange w:id="55" w:author="Liao Kuo" w:date="2026-04-09T16:54:00Z">
            <w:rPr>
              <w:ins w:id="56" w:author="Liao Kuo" w:date="2026-04-09T16:49:00Z"/>
              <w:rFonts w:ascii="Dearest Friend lite" w:eastAsia="黑体" w:hAnsi="Dearest Friend lite" w:cs="Dearest Friend lite" w:hint="eastAsia"/>
              <w:kern w:val="44"/>
              <w:sz w:val="40"/>
              <w:szCs w:val="22"/>
            </w:rPr>
          </w:rPrChange>
        </w:rPr>
        <w:pPrChange w:id="57" w:author="Liao Kuo" w:date="2026-04-09T16:54:00Z">
          <w:pPr>
            <w:keepNext w:val="0"/>
            <w:keepLines w:val="0"/>
            <w:widowControl/>
            <w:ind w:firstLineChars="0" w:firstLine="0"/>
            <w:jc w:val="left"/>
          </w:pPr>
        </w:pPrChange>
      </w:pPr>
      <w:ins w:id="58" w:author="Liao Kuo" w:date="2026-04-09T16:49:00Z">
        <w:r w:rsidRPr="00C6384E">
          <w:rPr>
            <w:rFonts w:ascii="Dearest Friend lite" w:eastAsia="黑体" w:hAnsi="Dearest Friend lite" w:cs="Dearest Friend lite" w:hint="eastAsia"/>
            <w:kern w:val="44"/>
            <w:sz w:val="28"/>
            <w:szCs w:val="24"/>
            <w:rPrChange w:id="59" w:author="Liao Kuo" w:date="2026-04-09T16:54:00Z">
              <w:rPr>
                <w:rFonts w:ascii="Dearest Friend lite" w:eastAsia="黑体" w:hAnsi="Dearest Friend lite" w:cs="Dearest Friend lite" w:hint="eastAsia"/>
                <w:kern w:val="44"/>
                <w:sz w:val="40"/>
                <w:szCs w:val="22"/>
              </w:rPr>
            </w:rPrChange>
          </w:rPr>
          <w:t>Ch5 Merlin</w:t>
        </w:r>
      </w:ins>
    </w:p>
    <w:p w14:paraId="79C338F4" w14:textId="74F59260" w:rsidR="0028778F" w:rsidRPr="00C6384E" w:rsidDel="006C0CE4" w:rsidRDefault="0028778F">
      <w:pPr>
        <w:keepNext w:val="0"/>
        <w:keepLines w:val="0"/>
        <w:widowControl/>
        <w:spacing w:line="320" w:lineRule="exact"/>
        <w:ind w:firstLineChars="0" w:firstLine="0"/>
        <w:jc w:val="left"/>
        <w:rPr>
          <w:ins w:id="60" w:author="Liao Kuo" w:date="2026-04-09T16:49:00Z"/>
          <w:del w:id="61" w:author="Z Richard" w:date="2026-04-24T02:18:00Z" w16du:dateUtc="2026-04-23T18:18:00Z"/>
          <w:rFonts w:ascii="Dearest Friend lite" w:eastAsia="黑体" w:hAnsi="Dearest Friend lite" w:cs="Dearest Friend lite" w:hint="eastAsia"/>
          <w:kern w:val="44"/>
          <w:sz w:val="28"/>
          <w:szCs w:val="24"/>
          <w:rPrChange w:id="62" w:author="Liao Kuo" w:date="2026-04-09T16:54:00Z">
            <w:rPr>
              <w:ins w:id="63" w:author="Liao Kuo" w:date="2026-04-09T16:49:00Z"/>
              <w:del w:id="64" w:author="Z Richard" w:date="2026-04-24T02:18:00Z" w16du:dateUtc="2026-04-23T18:18:00Z"/>
              <w:rFonts w:ascii="Dearest Friend lite" w:eastAsia="黑体" w:hAnsi="Dearest Friend lite" w:cs="Dearest Friend lite" w:hint="eastAsia"/>
              <w:kern w:val="44"/>
              <w:sz w:val="40"/>
              <w:szCs w:val="22"/>
            </w:rPr>
          </w:rPrChange>
        </w:rPr>
        <w:pPrChange w:id="65" w:author="Liao Kuo" w:date="2026-04-09T16:54:00Z">
          <w:pPr>
            <w:keepNext w:val="0"/>
            <w:keepLines w:val="0"/>
            <w:widowControl/>
            <w:ind w:firstLineChars="0" w:firstLine="0"/>
            <w:jc w:val="left"/>
          </w:pPr>
        </w:pPrChange>
      </w:pPr>
      <w:ins w:id="66" w:author="Liao Kuo" w:date="2026-04-09T16:49:00Z">
        <w:del w:id="67" w:author="Z Richard" w:date="2026-04-24T02:18:00Z" w16du:dateUtc="2026-04-23T18:18:00Z">
          <w:r w:rsidRPr="00C6384E" w:rsidDel="006C0CE4">
            <w:rPr>
              <w:rFonts w:ascii="Dearest Friend lite" w:eastAsia="黑体" w:hAnsi="Dearest Friend lite" w:cs="Dearest Friend lite" w:hint="eastAsia"/>
              <w:kern w:val="44"/>
              <w:sz w:val="28"/>
              <w:szCs w:val="24"/>
              <w:rPrChange w:id="68" w:author="Liao Kuo" w:date="2026-04-09T16:54:00Z">
                <w:rPr>
                  <w:rFonts w:ascii="Dearest Friend lite" w:eastAsia="黑体" w:hAnsi="Dearest Friend lite" w:cs="Dearest Friend lite" w:hint="eastAsia"/>
                  <w:kern w:val="44"/>
                  <w:sz w:val="40"/>
                  <w:szCs w:val="22"/>
                </w:rPr>
              </w:rPrChange>
            </w:rPr>
            <w:delText>Ch6 Kay</w:delText>
          </w:r>
        </w:del>
      </w:ins>
    </w:p>
    <w:p w14:paraId="516CD24A" w14:textId="77777777" w:rsidR="0028778F" w:rsidRPr="00C6384E" w:rsidRDefault="00C6384E">
      <w:pPr>
        <w:keepNext w:val="0"/>
        <w:keepLines w:val="0"/>
        <w:widowControl/>
        <w:spacing w:line="320" w:lineRule="exact"/>
        <w:ind w:firstLineChars="0" w:firstLine="0"/>
        <w:jc w:val="left"/>
        <w:rPr>
          <w:ins w:id="69" w:author="Liao Kuo" w:date="2026-04-09T16:50:00Z"/>
          <w:rFonts w:ascii="Dearest Friend lite" w:eastAsia="黑体" w:hAnsi="Dearest Friend lite" w:cs="Dearest Friend lite" w:hint="eastAsia"/>
          <w:kern w:val="44"/>
          <w:sz w:val="28"/>
          <w:szCs w:val="24"/>
          <w:rPrChange w:id="70" w:author="Liao Kuo" w:date="2026-04-09T16:54:00Z">
            <w:rPr>
              <w:ins w:id="71" w:author="Liao Kuo" w:date="2026-04-09T16:50:00Z"/>
              <w:rFonts w:ascii="Dearest Friend lite" w:eastAsia="黑体" w:hAnsi="Dearest Friend lite" w:cs="Dearest Friend lite" w:hint="eastAsia"/>
              <w:kern w:val="44"/>
              <w:sz w:val="24"/>
              <w:szCs w:val="24"/>
            </w:rPr>
          </w:rPrChange>
        </w:rPr>
        <w:pPrChange w:id="72" w:author="Liao Kuo" w:date="2026-04-09T16:54:00Z">
          <w:pPr>
            <w:keepNext w:val="0"/>
            <w:keepLines w:val="0"/>
            <w:widowControl/>
            <w:ind w:firstLineChars="0" w:firstLine="0"/>
            <w:jc w:val="left"/>
          </w:pPr>
        </w:pPrChange>
      </w:pPr>
      <w:ins w:id="73"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56CC3F37" w14:textId="77777777" w:rsidR="0028778F" w:rsidRPr="00C6384E" w:rsidRDefault="0028778F">
      <w:pPr>
        <w:keepNext w:val="0"/>
        <w:keepLines w:val="0"/>
        <w:widowControl/>
        <w:spacing w:line="320" w:lineRule="exact"/>
        <w:ind w:firstLineChars="0" w:firstLine="0"/>
        <w:jc w:val="left"/>
        <w:rPr>
          <w:ins w:id="74" w:author="Liao Kuo" w:date="2026-04-09T16:49:00Z"/>
          <w:rFonts w:ascii="Dearest Friend lite" w:eastAsia="黑体" w:hAnsi="Dearest Friend lite" w:cs="Dearest Friend lite" w:hint="eastAsia"/>
          <w:b/>
          <w:kern w:val="44"/>
          <w:sz w:val="28"/>
          <w:szCs w:val="24"/>
          <w:rPrChange w:id="75" w:author="Liao Kuo" w:date="2026-04-09T16:54:00Z">
            <w:rPr>
              <w:ins w:id="76" w:author="Liao Kuo" w:date="2026-04-09T16:49:00Z"/>
              <w:rFonts w:ascii="Dearest Friend lite" w:eastAsia="黑体" w:hAnsi="Dearest Friend lite" w:cs="Dearest Friend lite" w:hint="eastAsia"/>
              <w:kern w:val="44"/>
              <w:sz w:val="40"/>
              <w:szCs w:val="22"/>
            </w:rPr>
          </w:rPrChange>
        </w:rPr>
        <w:pPrChange w:id="77" w:author="Liao Kuo" w:date="2026-04-09T16:54:00Z">
          <w:pPr>
            <w:keepNext w:val="0"/>
            <w:keepLines w:val="0"/>
            <w:widowControl/>
            <w:ind w:firstLineChars="0" w:firstLine="0"/>
            <w:jc w:val="left"/>
          </w:pPr>
        </w:pPrChange>
      </w:pPr>
      <w:ins w:id="78" w:author="Liao Kuo" w:date="2026-04-09T16:51:00Z">
        <w:r w:rsidRPr="00C6384E">
          <w:rPr>
            <w:rFonts w:ascii="Dearest Friend lite" w:eastAsia="黑体" w:hAnsi="Dearest Friend lite" w:cs="Dearest Friend lite" w:hint="eastAsia"/>
            <w:b/>
            <w:kern w:val="44"/>
            <w:sz w:val="28"/>
            <w:szCs w:val="24"/>
            <w:rPrChange w:id="79" w:author="Liao Kuo" w:date="2026-04-09T16:54:00Z">
              <w:rPr>
                <w:rFonts w:ascii="Dearest Friend lite" w:eastAsia="黑体" w:hAnsi="Dearest Friend lite" w:cs="Dearest Friend lite" w:hint="eastAsia"/>
                <w:kern w:val="44"/>
                <w:sz w:val="24"/>
                <w:szCs w:val="24"/>
              </w:rPr>
            </w:rPrChange>
          </w:rPr>
          <w:t>Chorus A (</w:t>
        </w:r>
      </w:ins>
      <w:ins w:id="80" w:author="Liao Kuo" w:date="2026-04-09T16:49:00Z">
        <w:r w:rsidRPr="00C6384E">
          <w:rPr>
            <w:rFonts w:ascii="Dearest Friend lite" w:eastAsia="黑体" w:hAnsi="Dearest Friend lite" w:cs="Dearest Friend lite" w:hint="eastAsia"/>
            <w:b/>
            <w:kern w:val="44"/>
            <w:sz w:val="28"/>
            <w:szCs w:val="24"/>
            <w:rPrChange w:id="81" w:author="Liao Kuo" w:date="2026-04-09T16:54:00Z">
              <w:rPr>
                <w:rFonts w:ascii="Dearest Friend lite" w:eastAsia="黑体" w:hAnsi="Dearest Friend lite" w:cs="Dearest Friend lite" w:hint="eastAsia"/>
                <w:kern w:val="44"/>
                <w:sz w:val="40"/>
                <w:szCs w:val="22"/>
              </w:rPr>
            </w:rPrChange>
          </w:rPr>
          <w:t>VCA1</w:t>
        </w:r>
      </w:ins>
      <w:ins w:id="82" w:author="Liao Kuo" w:date="2026-04-09T16:51:00Z">
        <w:r w:rsidRPr="00C6384E">
          <w:rPr>
            <w:rFonts w:ascii="Dearest Friend lite" w:eastAsia="黑体" w:hAnsi="Dearest Friend lite" w:cs="Dearest Friend lite" w:hint="eastAsia"/>
            <w:b/>
            <w:kern w:val="44"/>
            <w:sz w:val="28"/>
            <w:szCs w:val="24"/>
            <w:rPrChange w:id="83" w:author="Liao Kuo" w:date="2026-04-09T16:54:00Z">
              <w:rPr>
                <w:rFonts w:ascii="Dearest Friend lite" w:eastAsia="黑体" w:hAnsi="Dearest Friend lite" w:cs="Dearest Friend lite" w:hint="eastAsia"/>
                <w:kern w:val="44"/>
                <w:sz w:val="24"/>
                <w:szCs w:val="24"/>
              </w:rPr>
            </w:rPrChange>
          </w:rPr>
          <w:t>)</w:t>
        </w:r>
      </w:ins>
      <w:ins w:id="84" w:author="Liao Kuo" w:date="2026-04-09T16:49:00Z">
        <w:r w:rsidRPr="00C6384E">
          <w:rPr>
            <w:rFonts w:ascii="Dearest Friend lite" w:eastAsia="黑体" w:hAnsi="Dearest Friend lite" w:cs="Dearest Friend lite" w:hint="eastAsia"/>
            <w:b/>
            <w:kern w:val="44"/>
            <w:sz w:val="28"/>
            <w:szCs w:val="24"/>
            <w:rPrChange w:id="85" w:author="Liao Kuo" w:date="2026-04-09T16:54:00Z">
              <w:rPr>
                <w:rFonts w:ascii="Dearest Friend lite" w:eastAsia="黑体" w:hAnsi="Dearest Friend lite" w:cs="Dearest Friend lite" w:hint="eastAsia"/>
                <w:kern w:val="44"/>
                <w:sz w:val="40"/>
                <w:szCs w:val="22"/>
              </w:rPr>
            </w:rPrChange>
          </w:rPr>
          <w:t>:</w:t>
        </w:r>
      </w:ins>
    </w:p>
    <w:p w14:paraId="74A2151E" w14:textId="77777777" w:rsidR="0028778F" w:rsidRPr="00C6384E" w:rsidRDefault="0028778F">
      <w:pPr>
        <w:keepNext w:val="0"/>
        <w:keepLines w:val="0"/>
        <w:widowControl/>
        <w:spacing w:line="320" w:lineRule="exact"/>
        <w:ind w:firstLineChars="0" w:firstLine="0"/>
        <w:jc w:val="left"/>
        <w:rPr>
          <w:ins w:id="86" w:author="Liao Kuo" w:date="2026-04-09T16:49:00Z"/>
          <w:rFonts w:ascii="Dearest Friend lite" w:eastAsia="黑体" w:hAnsi="Dearest Friend lite" w:cs="Dearest Friend lite" w:hint="eastAsia"/>
          <w:kern w:val="44"/>
          <w:sz w:val="28"/>
          <w:szCs w:val="24"/>
          <w:rPrChange w:id="87" w:author="Liao Kuo" w:date="2026-04-09T16:54:00Z">
            <w:rPr>
              <w:ins w:id="88" w:author="Liao Kuo" w:date="2026-04-09T16:49:00Z"/>
              <w:rFonts w:ascii="Dearest Friend lite" w:eastAsia="黑体" w:hAnsi="Dearest Friend lite" w:cs="Dearest Friend lite" w:hint="eastAsia"/>
              <w:kern w:val="44"/>
              <w:sz w:val="40"/>
              <w:szCs w:val="22"/>
            </w:rPr>
          </w:rPrChange>
        </w:rPr>
        <w:pPrChange w:id="89" w:author="Liao Kuo" w:date="2026-04-09T16:54:00Z">
          <w:pPr>
            <w:keepNext w:val="0"/>
            <w:keepLines w:val="0"/>
            <w:widowControl/>
            <w:ind w:firstLineChars="0" w:firstLine="0"/>
            <w:jc w:val="left"/>
          </w:pPr>
        </w:pPrChange>
      </w:pPr>
      <w:ins w:id="90" w:author="Liao Kuo" w:date="2026-04-09T16:49:00Z">
        <w:r w:rsidRPr="00C6384E">
          <w:rPr>
            <w:rFonts w:ascii="Dearest Friend lite" w:eastAsia="黑体" w:hAnsi="Dearest Friend lite" w:cs="Dearest Friend lite" w:hint="eastAsia"/>
            <w:kern w:val="44"/>
            <w:sz w:val="28"/>
            <w:szCs w:val="24"/>
            <w:rPrChange w:id="91" w:author="Liao Kuo" w:date="2026-04-09T16:54:00Z">
              <w:rPr>
                <w:rFonts w:ascii="Dearest Friend lite" w:eastAsia="黑体" w:hAnsi="Dearest Friend lite" w:cs="Dearest Friend lite" w:hint="eastAsia"/>
                <w:kern w:val="44"/>
                <w:sz w:val="40"/>
                <w:szCs w:val="22"/>
              </w:rPr>
            </w:rPrChange>
          </w:rPr>
          <w:t>Ch7 Agnes</w:t>
        </w:r>
      </w:ins>
    </w:p>
    <w:p w14:paraId="09110E92" w14:textId="77777777" w:rsidR="0028778F" w:rsidRPr="00C6384E" w:rsidRDefault="0028778F">
      <w:pPr>
        <w:keepNext w:val="0"/>
        <w:keepLines w:val="0"/>
        <w:widowControl/>
        <w:spacing w:line="320" w:lineRule="exact"/>
        <w:ind w:firstLineChars="0" w:firstLine="0"/>
        <w:jc w:val="left"/>
        <w:rPr>
          <w:ins w:id="92" w:author="Liao Kuo" w:date="2026-04-09T16:49:00Z"/>
          <w:rFonts w:ascii="Dearest Friend lite" w:eastAsia="黑体" w:hAnsi="Dearest Friend lite" w:cs="Dearest Friend lite" w:hint="eastAsia"/>
          <w:kern w:val="44"/>
          <w:sz w:val="28"/>
          <w:szCs w:val="24"/>
          <w:rPrChange w:id="93" w:author="Liao Kuo" w:date="2026-04-09T16:54:00Z">
            <w:rPr>
              <w:ins w:id="94" w:author="Liao Kuo" w:date="2026-04-09T16:49:00Z"/>
              <w:rFonts w:ascii="Dearest Friend lite" w:eastAsia="黑体" w:hAnsi="Dearest Friend lite" w:cs="Dearest Friend lite" w:hint="eastAsia"/>
              <w:kern w:val="44"/>
              <w:sz w:val="40"/>
              <w:szCs w:val="22"/>
            </w:rPr>
          </w:rPrChange>
        </w:rPr>
        <w:pPrChange w:id="95" w:author="Liao Kuo" w:date="2026-04-09T16:54:00Z">
          <w:pPr>
            <w:keepNext w:val="0"/>
            <w:keepLines w:val="0"/>
            <w:widowControl/>
            <w:ind w:firstLineChars="0" w:firstLine="0"/>
            <w:jc w:val="left"/>
          </w:pPr>
        </w:pPrChange>
      </w:pPr>
      <w:ins w:id="96" w:author="Liao Kuo" w:date="2026-04-09T16:49:00Z">
        <w:r w:rsidRPr="00C6384E">
          <w:rPr>
            <w:rFonts w:ascii="Dearest Friend lite" w:eastAsia="黑体" w:hAnsi="Dearest Friend lite" w:cs="Dearest Friend lite" w:hint="eastAsia"/>
            <w:kern w:val="44"/>
            <w:sz w:val="28"/>
            <w:szCs w:val="24"/>
            <w:rPrChange w:id="97" w:author="Liao Kuo" w:date="2026-04-09T16:54:00Z">
              <w:rPr>
                <w:rFonts w:ascii="Dearest Friend lite" w:eastAsia="黑体" w:hAnsi="Dearest Friend lite" w:cs="Dearest Friend lite" w:hint="eastAsia"/>
                <w:kern w:val="44"/>
                <w:sz w:val="40"/>
                <w:szCs w:val="22"/>
              </w:rPr>
            </w:rPrChange>
          </w:rPr>
          <w:t>Ch8 Brigid</w:t>
        </w:r>
      </w:ins>
    </w:p>
    <w:p w14:paraId="6E68B574" w14:textId="77777777" w:rsidR="0028778F" w:rsidRPr="00C6384E" w:rsidRDefault="0028778F">
      <w:pPr>
        <w:keepNext w:val="0"/>
        <w:keepLines w:val="0"/>
        <w:widowControl/>
        <w:spacing w:line="320" w:lineRule="exact"/>
        <w:ind w:firstLineChars="0" w:firstLine="0"/>
        <w:jc w:val="left"/>
        <w:rPr>
          <w:ins w:id="98" w:author="Liao Kuo" w:date="2026-04-09T16:49:00Z"/>
          <w:rFonts w:ascii="Dearest Friend lite" w:eastAsia="黑体" w:hAnsi="Dearest Friend lite" w:cs="Dearest Friend lite" w:hint="eastAsia"/>
          <w:kern w:val="44"/>
          <w:sz w:val="28"/>
          <w:szCs w:val="24"/>
          <w:rPrChange w:id="99" w:author="Liao Kuo" w:date="2026-04-09T16:54:00Z">
            <w:rPr>
              <w:ins w:id="100" w:author="Liao Kuo" w:date="2026-04-09T16:49:00Z"/>
              <w:rFonts w:ascii="Dearest Friend lite" w:eastAsia="黑体" w:hAnsi="Dearest Friend lite" w:cs="Dearest Friend lite" w:hint="eastAsia"/>
              <w:kern w:val="44"/>
              <w:sz w:val="40"/>
              <w:szCs w:val="22"/>
            </w:rPr>
          </w:rPrChange>
        </w:rPr>
        <w:pPrChange w:id="101" w:author="Liao Kuo" w:date="2026-04-09T16:54:00Z">
          <w:pPr>
            <w:keepNext w:val="0"/>
            <w:keepLines w:val="0"/>
            <w:widowControl/>
            <w:ind w:firstLineChars="0" w:firstLine="0"/>
            <w:jc w:val="left"/>
          </w:pPr>
        </w:pPrChange>
      </w:pPr>
      <w:ins w:id="102" w:author="Liao Kuo" w:date="2026-04-09T16:49:00Z">
        <w:r w:rsidRPr="00C6384E">
          <w:rPr>
            <w:rFonts w:ascii="Dearest Friend lite" w:eastAsia="黑体" w:hAnsi="Dearest Friend lite" w:cs="Dearest Friend lite" w:hint="eastAsia"/>
            <w:kern w:val="44"/>
            <w:sz w:val="28"/>
            <w:szCs w:val="24"/>
            <w:rPrChange w:id="103" w:author="Liao Kuo" w:date="2026-04-09T16:54:00Z">
              <w:rPr>
                <w:rFonts w:ascii="Dearest Friend lite" w:eastAsia="黑体" w:hAnsi="Dearest Friend lite" w:cs="Dearest Friend lite" w:hint="eastAsia"/>
                <w:kern w:val="44"/>
                <w:sz w:val="40"/>
                <w:szCs w:val="22"/>
              </w:rPr>
            </w:rPrChange>
          </w:rPr>
          <w:t>Ch9 Elaine</w:t>
        </w:r>
      </w:ins>
    </w:p>
    <w:p w14:paraId="420608BE" w14:textId="77777777" w:rsidR="0028778F" w:rsidRPr="00C6384E" w:rsidRDefault="0028778F">
      <w:pPr>
        <w:keepNext w:val="0"/>
        <w:keepLines w:val="0"/>
        <w:widowControl/>
        <w:spacing w:line="320" w:lineRule="exact"/>
        <w:ind w:firstLineChars="0" w:firstLine="0"/>
        <w:jc w:val="left"/>
        <w:rPr>
          <w:ins w:id="104" w:author="Liao Kuo" w:date="2026-04-09T16:49:00Z"/>
          <w:rFonts w:ascii="Dearest Friend lite" w:eastAsia="黑体" w:hAnsi="Dearest Friend lite" w:cs="Dearest Friend lite" w:hint="eastAsia"/>
          <w:kern w:val="44"/>
          <w:sz w:val="28"/>
          <w:szCs w:val="24"/>
          <w:rPrChange w:id="105" w:author="Liao Kuo" w:date="2026-04-09T16:54:00Z">
            <w:rPr>
              <w:ins w:id="106" w:author="Liao Kuo" w:date="2026-04-09T16:49:00Z"/>
              <w:rFonts w:ascii="Dearest Friend lite" w:eastAsia="黑体" w:hAnsi="Dearest Friend lite" w:cs="Dearest Friend lite" w:hint="eastAsia"/>
              <w:kern w:val="44"/>
              <w:sz w:val="40"/>
              <w:szCs w:val="22"/>
            </w:rPr>
          </w:rPrChange>
        </w:rPr>
        <w:pPrChange w:id="107" w:author="Liao Kuo" w:date="2026-04-09T16:54:00Z">
          <w:pPr>
            <w:keepNext w:val="0"/>
            <w:keepLines w:val="0"/>
            <w:widowControl/>
            <w:ind w:firstLineChars="0" w:firstLine="0"/>
            <w:jc w:val="left"/>
          </w:pPr>
        </w:pPrChange>
      </w:pPr>
      <w:ins w:id="108" w:author="Liao Kuo" w:date="2026-04-09T16:49:00Z">
        <w:r w:rsidRPr="00C6384E">
          <w:rPr>
            <w:rFonts w:ascii="Dearest Friend lite" w:eastAsia="黑体" w:hAnsi="Dearest Friend lite" w:cs="Dearest Friend lite" w:hint="eastAsia"/>
            <w:kern w:val="44"/>
            <w:sz w:val="28"/>
            <w:szCs w:val="24"/>
            <w:rPrChange w:id="109" w:author="Liao Kuo" w:date="2026-04-09T16:54:00Z">
              <w:rPr>
                <w:rFonts w:ascii="Dearest Friend lite" w:eastAsia="黑体" w:hAnsi="Dearest Friend lite" w:cs="Dearest Friend lite" w:hint="eastAsia"/>
                <w:kern w:val="44"/>
                <w:sz w:val="40"/>
                <w:szCs w:val="22"/>
              </w:rPr>
            </w:rPrChange>
          </w:rPr>
          <w:t>Ch10 Isolde</w:t>
        </w:r>
      </w:ins>
    </w:p>
    <w:p w14:paraId="7C8A468C" w14:textId="77777777" w:rsidR="0028778F" w:rsidRPr="00C6384E" w:rsidRDefault="00C6384E">
      <w:pPr>
        <w:keepNext w:val="0"/>
        <w:keepLines w:val="0"/>
        <w:widowControl/>
        <w:spacing w:line="320" w:lineRule="exact"/>
        <w:ind w:firstLineChars="0" w:firstLine="0"/>
        <w:jc w:val="left"/>
        <w:rPr>
          <w:ins w:id="110" w:author="Liao Kuo" w:date="2026-04-09T16:50:00Z"/>
          <w:rFonts w:ascii="Dearest Friend lite" w:eastAsia="黑体" w:hAnsi="Dearest Friend lite" w:cs="Dearest Friend lite" w:hint="eastAsia"/>
          <w:kern w:val="44"/>
          <w:sz w:val="28"/>
          <w:szCs w:val="24"/>
          <w:rPrChange w:id="111" w:author="Liao Kuo" w:date="2026-04-09T16:54:00Z">
            <w:rPr>
              <w:ins w:id="112" w:author="Liao Kuo" w:date="2026-04-09T16:50:00Z"/>
              <w:rFonts w:ascii="Dearest Friend lite" w:eastAsia="黑体" w:hAnsi="Dearest Friend lite" w:cs="Dearest Friend lite" w:hint="eastAsia"/>
              <w:kern w:val="44"/>
              <w:sz w:val="24"/>
              <w:szCs w:val="24"/>
            </w:rPr>
          </w:rPrChange>
        </w:rPr>
        <w:pPrChange w:id="113" w:author="Liao Kuo" w:date="2026-04-09T16:54:00Z">
          <w:pPr>
            <w:keepNext w:val="0"/>
            <w:keepLines w:val="0"/>
            <w:widowControl/>
            <w:ind w:firstLineChars="0" w:firstLine="0"/>
            <w:jc w:val="left"/>
          </w:pPr>
        </w:pPrChange>
      </w:pPr>
      <w:ins w:id="114"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5FC16DC8" w14:textId="77777777" w:rsidR="0028778F" w:rsidRPr="00C6384E" w:rsidRDefault="0028778F">
      <w:pPr>
        <w:keepNext w:val="0"/>
        <w:keepLines w:val="0"/>
        <w:widowControl/>
        <w:spacing w:line="320" w:lineRule="exact"/>
        <w:ind w:firstLineChars="0" w:firstLine="0"/>
        <w:jc w:val="left"/>
        <w:rPr>
          <w:ins w:id="115" w:author="Liao Kuo" w:date="2026-04-09T16:49:00Z"/>
          <w:rFonts w:ascii="Dearest Friend lite" w:eastAsia="黑体" w:hAnsi="Dearest Friend lite" w:cs="Dearest Friend lite" w:hint="eastAsia"/>
          <w:b/>
          <w:kern w:val="44"/>
          <w:sz w:val="28"/>
          <w:szCs w:val="24"/>
          <w:rPrChange w:id="116" w:author="Liao Kuo" w:date="2026-04-09T16:54:00Z">
            <w:rPr>
              <w:ins w:id="117" w:author="Liao Kuo" w:date="2026-04-09T16:49:00Z"/>
              <w:rFonts w:ascii="Dearest Friend lite" w:eastAsia="黑体" w:hAnsi="Dearest Friend lite" w:cs="Dearest Friend lite" w:hint="eastAsia"/>
              <w:kern w:val="44"/>
              <w:sz w:val="40"/>
              <w:szCs w:val="22"/>
            </w:rPr>
          </w:rPrChange>
        </w:rPr>
        <w:pPrChange w:id="118" w:author="Liao Kuo" w:date="2026-04-09T16:54:00Z">
          <w:pPr>
            <w:keepNext w:val="0"/>
            <w:keepLines w:val="0"/>
            <w:widowControl/>
            <w:ind w:firstLineChars="0" w:firstLine="0"/>
            <w:jc w:val="left"/>
          </w:pPr>
        </w:pPrChange>
      </w:pPr>
      <w:ins w:id="119" w:author="Liao Kuo" w:date="2026-04-09T16:51:00Z">
        <w:r w:rsidRPr="00C6384E">
          <w:rPr>
            <w:rFonts w:ascii="Dearest Friend lite" w:eastAsia="黑体" w:hAnsi="Dearest Friend lite" w:cs="Dearest Friend lite" w:hint="eastAsia"/>
            <w:b/>
            <w:kern w:val="44"/>
            <w:sz w:val="28"/>
            <w:szCs w:val="24"/>
            <w:rPrChange w:id="120" w:author="Liao Kuo" w:date="2026-04-09T16:54:00Z">
              <w:rPr>
                <w:rFonts w:ascii="Dearest Friend lite" w:eastAsia="黑体" w:hAnsi="Dearest Friend lite" w:cs="Dearest Friend lite" w:hint="eastAsia"/>
                <w:kern w:val="44"/>
                <w:sz w:val="24"/>
                <w:szCs w:val="24"/>
              </w:rPr>
            </w:rPrChange>
          </w:rPr>
          <w:t>Chorus B (</w:t>
        </w:r>
      </w:ins>
      <w:ins w:id="121" w:author="Liao Kuo" w:date="2026-04-09T16:49:00Z">
        <w:r w:rsidRPr="00C6384E">
          <w:rPr>
            <w:rFonts w:ascii="Dearest Friend lite" w:eastAsia="黑体" w:hAnsi="Dearest Friend lite" w:cs="Dearest Friend lite" w:hint="eastAsia"/>
            <w:b/>
            <w:kern w:val="44"/>
            <w:sz w:val="28"/>
            <w:szCs w:val="24"/>
            <w:rPrChange w:id="122" w:author="Liao Kuo" w:date="2026-04-09T16:54:00Z">
              <w:rPr>
                <w:rFonts w:ascii="Dearest Friend lite" w:eastAsia="黑体" w:hAnsi="Dearest Friend lite" w:cs="Dearest Friend lite" w:hint="eastAsia"/>
                <w:kern w:val="44"/>
                <w:sz w:val="40"/>
                <w:szCs w:val="22"/>
              </w:rPr>
            </w:rPrChange>
          </w:rPr>
          <w:t>VCA2</w:t>
        </w:r>
      </w:ins>
      <w:ins w:id="123" w:author="Liao Kuo" w:date="2026-04-09T16:51:00Z">
        <w:r w:rsidRPr="00C6384E">
          <w:rPr>
            <w:rFonts w:ascii="Dearest Friend lite" w:eastAsia="黑体" w:hAnsi="Dearest Friend lite" w:cs="Dearest Friend lite" w:hint="eastAsia"/>
            <w:b/>
            <w:kern w:val="44"/>
            <w:sz w:val="28"/>
            <w:szCs w:val="24"/>
            <w:rPrChange w:id="124" w:author="Liao Kuo" w:date="2026-04-09T16:54:00Z">
              <w:rPr>
                <w:rFonts w:ascii="Dearest Friend lite" w:eastAsia="黑体" w:hAnsi="Dearest Friend lite" w:cs="Dearest Friend lite" w:hint="eastAsia"/>
                <w:kern w:val="44"/>
                <w:sz w:val="24"/>
                <w:szCs w:val="24"/>
              </w:rPr>
            </w:rPrChange>
          </w:rPr>
          <w:t>)</w:t>
        </w:r>
      </w:ins>
      <w:ins w:id="125" w:author="Liao Kuo" w:date="2026-04-09T16:49:00Z">
        <w:r w:rsidRPr="00C6384E">
          <w:rPr>
            <w:rFonts w:ascii="Dearest Friend lite" w:eastAsia="黑体" w:hAnsi="Dearest Friend lite" w:cs="Dearest Friend lite" w:hint="eastAsia"/>
            <w:b/>
            <w:kern w:val="44"/>
            <w:sz w:val="28"/>
            <w:szCs w:val="24"/>
            <w:rPrChange w:id="126" w:author="Liao Kuo" w:date="2026-04-09T16:54:00Z">
              <w:rPr>
                <w:rFonts w:ascii="Dearest Friend lite" w:eastAsia="黑体" w:hAnsi="Dearest Friend lite" w:cs="Dearest Friend lite" w:hint="eastAsia"/>
                <w:kern w:val="44"/>
                <w:sz w:val="40"/>
                <w:szCs w:val="22"/>
              </w:rPr>
            </w:rPrChange>
          </w:rPr>
          <w:t>:</w:t>
        </w:r>
      </w:ins>
    </w:p>
    <w:p w14:paraId="1A9D747D" w14:textId="77777777" w:rsidR="0028778F" w:rsidRPr="00C6384E" w:rsidRDefault="0028778F">
      <w:pPr>
        <w:keepNext w:val="0"/>
        <w:keepLines w:val="0"/>
        <w:widowControl/>
        <w:spacing w:line="320" w:lineRule="exact"/>
        <w:ind w:firstLineChars="0" w:firstLine="0"/>
        <w:jc w:val="left"/>
        <w:rPr>
          <w:ins w:id="127" w:author="Liao Kuo" w:date="2026-04-09T16:49:00Z"/>
          <w:rFonts w:ascii="Dearest Friend lite" w:eastAsia="黑体" w:hAnsi="Dearest Friend lite" w:cs="Dearest Friend lite" w:hint="eastAsia"/>
          <w:kern w:val="44"/>
          <w:sz w:val="28"/>
          <w:szCs w:val="24"/>
          <w:rPrChange w:id="128" w:author="Liao Kuo" w:date="2026-04-09T16:54:00Z">
            <w:rPr>
              <w:ins w:id="129" w:author="Liao Kuo" w:date="2026-04-09T16:49:00Z"/>
              <w:rFonts w:ascii="Dearest Friend lite" w:eastAsia="黑体" w:hAnsi="Dearest Friend lite" w:cs="Dearest Friend lite" w:hint="eastAsia"/>
              <w:kern w:val="44"/>
              <w:sz w:val="40"/>
              <w:szCs w:val="22"/>
            </w:rPr>
          </w:rPrChange>
        </w:rPr>
        <w:pPrChange w:id="130" w:author="Liao Kuo" w:date="2026-04-09T16:54:00Z">
          <w:pPr>
            <w:keepNext w:val="0"/>
            <w:keepLines w:val="0"/>
            <w:widowControl/>
            <w:ind w:firstLineChars="0" w:firstLine="0"/>
            <w:jc w:val="left"/>
          </w:pPr>
        </w:pPrChange>
      </w:pPr>
      <w:ins w:id="131" w:author="Liao Kuo" w:date="2026-04-09T16:49:00Z">
        <w:r w:rsidRPr="00C6384E">
          <w:rPr>
            <w:rFonts w:ascii="Dearest Friend lite" w:eastAsia="黑体" w:hAnsi="Dearest Friend lite" w:cs="Dearest Friend lite" w:hint="eastAsia"/>
            <w:kern w:val="44"/>
            <w:sz w:val="28"/>
            <w:szCs w:val="24"/>
            <w:rPrChange w:id="132" w:author="Liao Kuo" w:date="2026-04-09T16:54:00Z">
              <w:rPr>
                <w:rFonts w:ascii="Dearest Friend lite" w:eastAsia="黑体" w:hAnsi="Dearest Friend lite" w:cs="Dearest Friend lite" w:hint="eastAsia"/>
                <w:kern w:val="44"/>
                <w:sz w:val="40"/>
                <w:szCs w:val="22"/>
              </w:rPr>
            </w:rPrChange>
          </w:rPr>
          <w:t>Ch11 Malora</w:t>
        </w:r>
      </w:ins>
    </w:p>
    <w:p w14:paraId="258AA94B" w14:textId="77777777" w:rsidR="0028778F" w:rsidRPr="00C6384E" w:rsidRDefault="0028778F">
      <w:pPr>
        <w:keepNext w:val="0"/>
        <w:keepLines w:val="0"/>
        <w:widowControl/>
        <w:spacing w:line="320" w:lineRule="exact"/>
        <w:ind w:firstLineChars="0" w:firstLine="0"/>
        <w:jc w:val="left"/>
        <w:rPr>
          <w:ins w:id="133" w:author="Liao Kuo" w:date="2026-04-09T16:49:00Z"/>
          <w:rFonts w:ascii="Dearest Friend lite" w:eastAsia="黑体" w:hAnsi="Dearest Friend lite" w:cs="Dearest Friend lite" w:hint="eastAsia"/>
          <w:kern w:val="44"/>
          <w:sz w:val="28"/>
          <w:szCs w:val="24"/>
          <w:rPrChange w:id="134" w:author="Liao Kuo" w:date="2026-04-09T16:54:00Z">
            <w:rPr>
              <w:ins w:id="135" w:author="Liao Kuo" w:date="2026-04-09T16:49:00Z"/>
              <w:rFonts w:ascii="Dearest Friend lite" w:eastAsia="黑体" w:hAnsi="Dearest Friend lite" w:cs="Dearest Friend lite" w:hint="eastAsia"/>
              <w:kern w:val="44"/>
              <w:sz w:val="40"/>
              <w:szCs w:val="22"/>
            </w:rPr>
          </w:rPrChange>
        </w:rPr>
        <w:pPrChange w:id="136" w:author="Liao Kuo" w:date="2026-04-09T16:54:00Z">
          <w:pPr>
            <w:keepNext w:val="0"/>
            <w:keepLines w:val="0"/>
            <w:widowControl/>
            <w:ind w:firstLineChars="0" w:firstLine="0"/>
            <w:jc w:val="left"/>
          </w:pPr>
        </w:pPrChange>
      </w:pPr>
      <w:ins w:id="137" w:author="Liao Kuo" w:date="2026-04-09T16:49:00Z">
        <w:r w:rsidRPr="00C6384E">
          <w:rPr>
            <w:rFonts w:ascii="Dearest Friend lite" w:eastAsia="黑体" w:hAnsi="Dearest Friend lite" w:cs="Dearest Friend lite" w:hint="eastAsia"/>
            <w:kern w:val="44"/>
            <w:sz w:val="28"/>
            <w:szCs w:val="24"/>
            <w:rPrChange w:id="138" w:author="Liao Kuo" w:date="2026-04-09T16:54:00Z">
              <w:rPr>
                <w:rFonts w:ascii="Dearest Friend lite" w:eastAsia="黑体" w:hAnsi="Dearest Friend lite" w:cs="Dearest Friend lite" w:hint="eastAsia"/>
                <w:kern w:val="44"/>
                <w:sz w:val="40"/>
                <w:szCs w:val="22"/>
              </w:rPr>
            </w:rPrChange>
          </w:rPr>
          <w:t xml:space="preserve">Ch12 </w:t>
        </w:r>
        <w:proofErr w:type="spellStart"/>
        <w:r w:rsidRPr="00C6384E">
          <w:rPr>
            <w:rFonts w:ascii="Dearest Friend lite" w:eastAsia="黑体" w:hAnsi="Dearest Friend lite" w:cs="Dearest Friend lite" w:hint="eastAsia"/>
            <w:kern w:val="44"/>
            <w:sz w:val="28"/>
            <w:szCs w:val="24"/>
            <w:rPrChange w:id="139" w:author="Liao Kuo" w:date="2026-04-09T16:54:00Z">
              <w:rPr>
                <w:rFonts w:ascii="Dearest Friend lite" w:eastAsia="黑体" w:hAnsi="Dearest Friend lite" w:cs="Dearest Friend lite" w:hint="eastAsia"/>
                <w:kern w:val="44"/>
                <w:sz w:val="40"/>
                <w:szCs w:val="22"/>
              </w:rPr>
            </w:rPrChange>
          </w:rPr>
          <w:t>Nefaria</w:t>
        </w:r>
        <w:proofErr w:type="spellEnd"/>
      </w:ins>
    </w:p>
    <w:p w14:paraId="538D5978" w14:textId="77777777" w:rsidR="0028778F" w:rsidRPr="00C6384E" w:rsidRDefault="0028778F">
      <w:pPr>
        <w:keepNext w:val="0"/>
        <w:keepLines w:val="0"/>
        <w:widowControl/>
        <w:spacing w:line="320" w:lineRule="exact"/>
        <w:ind w:firstLineChars="0" w:firstLine="0"/>
        <w:jc w:val="left"/>
        <w:rPr>
          <w:ins w:id="140" w:author="Liao Kuo" w:date="2026-04-09T16:49:00Z"/>
          <w:rFonts w:ascii="Dearest Friend lite" w:eastAsia="黑体" w:hAnsi="Dearest Friend lite" w:cs="Dearest Friend lite" w:hint="eastAsia"/>
          <w:kern w:val="44"/>
          <w:sz w:val="28"/>
          <w:szCs w:val="24"/>
          <w:rPrChange w:id="141" w:author="Liao Kuo" w:date="2026-04-09T16:54:00Z">
            <w:rPr>
              <w:ins w:id="142" w:author="Liao Kuo" w:date="2026-04-09T16:49:00Z"/>
              <w:rFonts w:ascii="Dearest Friend lite" w:eastAsia="黑体" w:hAnsi="Dearest Friend lite" w:cs="Dearest Friend lite" w:hint="eastAsia"/>
              <w:kern w:val="44"/>
              <w:sz w:val="40"/>
              <w:szCs w:val="22"/>
            </w:rPr>
          </w:rPrChange>
        </w:rPr>
        <w:pPrChange w:id="143" w:author="Liao Kuo" w:date="2026-04-09T16:54:00Z">
          <w:pPr>
            <w:keepNext w:val="0"/>
            <w:keepLines w:val="0"/>
            <w:widowControl/>
            <w:ind w:firstLineChars="0" w:firstLine="0"/>
            <w:jc w:val="left"/>
          </w:pPr>
        </w:pPrChange>
      </w:pPr>
      <w:ins w:id="144" w:author="Liao Kuo" w:date="2026-04-09T16:49:00Z">
        <w:r w:rsidRPr="00C6384E">
          <w:rPr>
            <w:rFonts w:ascii="Dearest Friend lite" w:eastAsia="黑体" w:hAnsi="Dearest Friend lite" w:cs="Dearest Friend lite" w:hint="eastAsia"/>
            <w:kern w:val="44"/>
            <w:sz w:val="28"/>
            <w:szCs w:val="24"/>
            <w:rPrChange w:id="145" w:author="Liao Kuo" w:date="2026-04-09T16:54:00Z">
              <w:rPr>
                <w:rFonts w:ascii="Dearest Friend lite" w:eastAsia="黑体" w:hAnsi="Dearest Friend lite" w:cs="Dearest Friend lite" w:hint="eastAsia"/>
                <w:kern w:val="44"/>
                <w:sz w:val="40"/>
                <w:szCs w:val="22"/>
              </w:rPr>
            </w:rPrChange>
          </w:rPr>
          <w:t>Ch13 Lamia</w:t>
        </w:r>
      </w:ins>
    </w:p>
    <w:p w14:paraId="70AE2569" w14:textId="77777777" w:rsidR="0028778F" w:rsidRPr="00C6384E" w:rsidRDefault="0028778F">
      <w:pPr>
        <w:keepNext w:val="0"/>
        <w:keepLines w:val="0"/>
        <w:widowControl/>
        <w:spacing w:line="320" w:lineRule="exact"/>
        <w:ind w:firstLineChars="0" w:firstLine="0"/>
        <w:jc w:val="left"/>
        <w:rPr>
          <w:ins w:id="146" w:author="Liao Kuo" w:date="2026-04-09T16:49:00Z"/>
          <w:rFonts w:ascii="Dearest Friend lite" w:eastAsia="黑体" w:hAnsi="Dearest Friend lite" w:cs="Dearest Friend lite" w:hint="eastAsia"/>
          <w:kern w:val="44"/>
          <w:sz w:val="28"/>
          <w:szCs w:val="24"/>
          <w:rPrChange w:id="147" w:author="Liao Kuo" w:date="2026-04-09T16:54:00Z">
            <w:rPr>
              <w:ins w:id="148" w:author="Liao Kuo" w:date="2026-04-09T16:49:00Z"/>
              <w:rFonts w:ascii="Dearest Friend lite" w:eastAsia="黑体" w:hAnsi="Dearest Friend lite" w:cs="Dearest Friend lite" w:hint="eastAsia"/>
              <w:kern w:val="44"/>
              <w:sz w:val="40"/>
              <w:szCs w:val="22"/>
            </w:rPr>
          </w:rPrChange>
        </w:rPr>
        <w:pPrChange w:id="149" w:author="Liao Kuo" w:date="2026-04-09T16:54:00Z">
          <w:pPr>
            <w:keepNext w:val="0"/>
            <w:keepLines w:val="0"/>
            <w:widowControl/>
            <w:ind w:firstLineChars="0" w:firstLine="0"/>
            <w:jc w:val="left"/>
          </w:pPr>
        </w:pPrChange>
      </w:pPr>
      <w:ins w:id="150" w:author="Liao Kuo" w:date="2026-04-09T16:49:00Z">
        <w:r w:rsidRPr="00C6384E">
          <w:rPr>
            <w:rFonts w:ascii="Dearest Friend lite" w:eastAsia="黑体" w:hAnsi="Dearest Friend lite" w:cs="Dearest Friend lite" w:hint="eastAsia"/>
            <w:kern w:val="44"/>
            <w:sz w:val="28"/>
            <w:szCs w:val="24"/>
            <w:rPrChange w:id="151" w:author="Liao Kuo" w:date="2026-04-09T16:54:00Z">
              <w:rPr>
                <w:rFonts w:ascii="Dearest Friend lite" w:eastAsia="黑体" w:hAnsi="Dearest Friend lite" w:cs="Dearest Friend lite" w:hint="eastAsia"/>
                <w:kern w:val="44"/>
                <w:sz w:val="40"/>
                <w:szCs w:val="22"/>
              </w:rPr>
            </w:rPrChange>
          </w:rPr>
          <w:t xml:space="preserve">Ch14 </w:t>
        </w:r>
        <w:proofErr w:type="spellStart"/>
        <w:r w:rsidRPr="00C6384E">
          <w:rPr>
            <w:rFonts w:ascii="Dearest Friend lite" w:eastAsia="黑体" w:hAnsi="Dearest Friend lite" w:cs="Dearest Friend lite" w:hint="eastAsia"/>
            <w:kern w:val="44"/>
            <w:sz w:val="28"/>
            <w:szCs w:val="24"/>
            <w:rPrChange w:id="152" w:author="Liao Kuo" w:date="2026-04-09T16:54:00Z">
              <w:rPr>
                <w:rFonts w:ascii="Dearest Friend lite" w:eastAsia="黑体" w:hAnsi="Dearest Friend lite" w:cs="Dearest Friend lite" w:hint="eastAsia"/>
                <w:kern w:val="44"/>
                <w:sz w:val="40"/>
                <w:szCs w:val="22"/>
              </w:rPr>
            </w:rPrChange>
          </w:rPr>
          <w:t>Hellawes</w:t>
        </w:r>
        <w:proofErr w:type="spellEnd"/>
      </w:ins>
    </w:p>
    <w:p w14:paraId="63DE1EA9" w14:textId="77777777" w:rsidR="0028778F" w:rsidRPr="00C6384E" w:rsidRDefault="00C6384E">
      <w:pPr>
        <w:keepNext w:val="0"/>
        <w:keepLines w:val="0"/>
        <w:widowControl/>
        <w:spacing w:line="320" w:lineRule="exact"/>
        <w:ind w:firstLineChars="0" w:firstLine="0"/>
        <w:jc w:val="left"/>
        <w:rPr>
          <w:ins w:id="153" w:author="Liao Kuo" w:date="2026-04-09T16:50:00Z"/>
          <w:rFonts w:ascii="Dearest Friend lite" w:eastAsia="黑体" w:hAnsi="Dearest Friend lite" w:cs="Dearest Friend lite" w:hint="eastAsia"/>
          <w:kern w:val="44"/>
          <w:sz w:val="28"/>
          <w:szCs w:val="24"/>
          <w:rPrChange w:id="154" w:author="Liao Kuo" w:date="2026-04-09T16:54:00Z">
            <w:rPr>
              <w:ins w:id="155" w:author="Liao Kuo" w:date="2026-04-09T16:50:00Z"/>
              <w:rFonts w:ascii="Dearest Friend lite" w:eastAsia="黑体" w:hAnsi="Dearest Friend lite" w:cs="Dearest Friend lite" w:hint="eastAsia"/>
              <w:kern w:val="44"/>
              <w:sz w:val="24"/>
              <w:szCs w:val="24"/>
            </w:rPr>
          </w:rPrChange>
        </w:rPr>
        <w:pPrChange w:id="156" w:author="Liao Kuo" w:date="2026-04-09T16:54:00Z">
          <w:pPr>
            <w:keepNext w:val="0"/>
            <w:keepLines w:val="0"/>
            <w:widowControl/>
            <w:ind w:firstLineChars="0" w:firstLine="0"/>
            <w:jc w:val="left"/>
          </w:pPr>
        </w:pPrChange>
      </w:pPr>
      <w:ins w:id="157"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5B4B1A6D" w14:textId="77777777" w:rsidR="0028778F" w:rsidRDefault="0028778F">
      <w:pPr>
        <w:keepNext w:val="0"/>
        <w:keepLines w:val="0"/>
        <w:widowControl/>
        <w:spacing w:line="320" w:lineRule="exact"/>
        <w:ind w:firstLineChars="0" w:firstLine="0"/>
        <w:jc w:val="left"/>
        <w:rPr>
          <w:ins w:id="158" w:author="Z Richard" w:date="2026-04-24T02:18:00Z" w16du:dateUtc="2026-04-23T18:18:00Z"/>
          <w:rFonts w:ascii="Dearest Friend lite" w:eastAsia="黑体" w:hAnsi="Dearest Friend lite" w:cs="Dearest Friend lite" w:hint="eastAsia"/>
          <w:b/>
          <w:kern w:val="44"/>
          <w:sz w:val="28"/>
          <w:szCs w:val="24"/>
        </w:rPr>
      </w:pPr>
      <w:ins w:id="159" w:author="Liao Kuo" w:date="2026-04-09T16:51:00Z">
        <w:r w:rsidRPr="00C6384E">
          <w:rPr>
            <w:rFonts w:ascii="Dearest Friend lite" w:eastAsia="黑体" w:hAnsi="Dearest Friend lite" w:cs="Dearest Friend lite" w:hint="eastAsia"/>
            <w:b/>
            <w:kern w:val="44"/>
            <w:sz w:val="28"/>
            <w:szCs w:val="24"/>
            <w:rPrChange w:id="160" w:author="Liao Kuo" w:date="2026-04-09T16:54:00Z">
              <w:rPr>
                <w:rFonts w:ascii="Dearest Friend lite" w:eastAsia="黑体" w:hAnsi="Dearest Friend lite" w:cs="Dearest Friend lite" w:hint="eastAsia"/>
                <w:kern w:val="44"/>
                <w:sz w:val="24"/>
                <w:szCs w:val="24"/>
              </w:rPr>
            </w:rPrChange>
          </w:rPr>
          <w:t>Chorus C (</w:t>
        </w:r>
      </w:ins>
      <w:ins w:id="161" w:author="Liao Kuo" w:date="2026-04-09T16:50:00Z">
        <w:r w:rsidRPr="00C6384E">
          <w:rPr>
            <w:rFonts w:ascii="Dearest Friend lite" w:eastAsia="黑体" w:hAnsi="Dearest Friend lite" w:cs="Dearest Friend lite" w:hint="eastAsia"/>
            <w:b/>
            <w:kern w:val="44"/>
            <w:sz w:val="28"/>
            <w:szCs w:val="24"/>
            <w:rPrChange w:id="162" w:author="Liao Kuo" w:date="2026-04-09T16:54:00Z">
              <w:rPr>
                <w:rFonts w:ascii="Dearest Friend lite" w:eastAsia="黑体" w:hAnsi="Dearest Friend lite" w:cs="Dearest Friend lite" w:hint="eastAsia"/>
                <w:kern w:val="44"/>
                <w:sz w:val="40"/>
                <w:szCs w:val="22"/>
              </w:rPr>
            </w:rPrChange>
          </w:rPr>
          <w:t>VCA3</w:t>
        </w:r>
      </w:ins>
      <w:ins w:id="163" w:author="Liao Kuo" w:date="2026-04-09T16:51:00Z">
        <w:r w:rsidRPr="00C6384E">
          <w:rPr>
            <w:rFonts w:ascii="Dearest Friend lite" w:eastAsia="黑体" w:hAnsi="Dearest Friend lite" w:cs="Dearest Friend lite" w:hint="eastAsia"/>
            <w:b/>
            <w:kern w:val="44"/>
            <w:sz w:val="28"/>
            <w:szCs w:val="24"/>
            <w:rPrChange w:id="164" w:author="Liao Kuo" w:date="2026-04-09T16:54:00Z">
              <w:rPr>
                <w:rFonts w:ascii="Dearest Friend lite" w:eastAsia="黑体" w:hAnsi="Dearest Friend lite" w:cs="Dearest Friend lite" w:hint="eastAsia"/>
                <w:kern w:val="44"/>
                <w:sz w:val="24"/>
                <w:szCs w:val="24"/>
              </w:rPr>
            </w:rPrChange>
          </w:rPr>
          <w:t>)</w:t>
        </w:r>
      </w:ins>
      <w:ins w:id="165" w:author="Liao Kuo" w:date="2026-04-09T16:50:00Z">
        <w:r w:rsidRPr="00C6384E">
          <w:rPr>
            <w:rFonts w:ascii="Dearest Friend lite" w:eastAsia="黑体" w:hAnsi="Dearest Friend lite" w:cs="Dearest Friend lite" w:hint="eastAsia"/>
            <w:b/>
            <w:kern w:val="44"/>
            <w:sz w:val="28"/>
            <w:szCs w:val="24"/>
            <w:rPrChange w:id="166" w:author="Liao Kuo" w:date="2026-04-09T16:54:00Z">
              <w:rPr>
                <w:rFonts w:ascii="Dearest Friend lite" w:eastAsia="黑体" w:hAnsi="Dearest Friend lite" w:cs="Dearest Friend lite" w:hint="eastAsia"/>
                <w:kern w:val="44"/>
                <w:sz w:val="40"/>
                <w:szCs w:val="22"/>
              </w:rPr>
            </w:rPrChange>
          </w:rPr>
          <w:t>:</w:t>
        </w:r>
      </w:ins>
    </w:p>
    <w:p w14:paraId="48C12D0B" w14:textId="15965516" w:rsidR="006C0CE4" w:rsidDel="00EE1578" w:rsidRDefault="00160B0B">
      <w:pPr>
        <w:keepNext w:val="0"/>
        <w:keepLines w:val="0"/>
        <w:widowControl/>
        <w:spacing w:line="320" w:lineRule="exact"/>
        <w:ind w:firstLineChars="0" w:firstLine="0"/>
        <w:jc w:val="left"/>
        <w:rPr>
          <w:del w:id="167" w:author="Z Richard" w:date="2026-04-24T02:19:00Z" w16du:dateUtc="2026-04-23T18:19:00Z"/>
          <w:rFonts w:ascii="Dearest Friend lite" w:eastAsia="黑体" w:hAnsi="Dearest Friend lite" w:cs="Dearest Friend lite" w:hint="eastAsia"/>
          <w:kern w:val="44"/>
          <w:sz w:val="28"/>
          <w:szCs w:val="24"/>
        </w:rPr>
      </w:pPr>
      <w:ins w:id="168" w:author="Z Richard" w:date="2026-04-24T02:19:00Z" w16du:dateUtc="2026-04-23T18:19:00Z">
        <w:r w:rsidRPr="007C6C81">
          <w:rPr>
            <w:rFonts w:ascii="Dearest Friend lite" w:eastAsia="黑体" w:hAnsi="Dearest Friend lite" w:cs="Dearest Friend lite" w:hint="eastAsia"/>
            <w:kern w:val="44"/>
            <w:sz w:val="28"/>
            <w:szCs w:val="24"/>
          </w:rPr>
          <w:t>Ch6 Kay</w:t>
        </w:r>
      </w:ins>
    </w:p>
    <w:p w14:paraId="2BFDE269" w14:textId="77777777" w:rsidR="00EE1578" w:rsidRPr="00160B0B" w:rsidRDefault="00EE1578">
      <w:pPr>
        <w:keepNext w:val="0"/>
        <w:keepLines w:val="0"/>
        <w:widowControl/>
        <w:spacing w:line="320" w:lineRule="exact"/>
        <w:ind w:firstLineChars="0" w:firstLine="0"/>
        <w:jc w:val="left"/>
        <w:rPr>
          <w:ins w:id="169" w:author="Z Richard" w:date="2026-04-24T02:19:00Z" w16du:dateUtc="2026-04-23T18:19:00Z"/>
          <w:rFonts w:ascii="Dearest Friend lite" w:eastAsia="黑体" w:hAnsi="Dearest Friend lite" w:cs="Dearest Friend lite" w:hint="eastAsia"/>
          <w:b/>
          <w:kern w:val="44"/>
          <w:sz w:val="28"/>
          <w:szCs w:val="24"/>
          <w:rPrChange w:id="170" w:author="Z Richard" w:date="2026-04-24T02:19:00Z" w16du:dateUtc="2026-04-23T18:19:00Z">
            <w:rPr>
              <w:ins w:id="171" w:author="Z Richard" w:date="2026-04-24T02:19:00Z" w16du:dateUtc="2026-04-23T18:19:00Z"/>
              <w:rFonts w:ascii="Dearest Friend lite" w:eastAsia="黑体" w:hAnsi="Dearest Friend lite" w:cs="Dearest Friend lite" w:hint="eastAsia"/>
              <w:kern w:val="44"/>
              <w:sz w:val="40"/>
              <w:szCs w:val="22"/>
            </w:rPr>
          </w:rPrChange>
        </w:rPr>
        <w:pPrChange w:id="172" w:author="Liao Kuo" w:date="2026-04-09T16:54:00Z">
          <w:pPr>
            <w:keepNext w:val="0"/>
            <w:keepLines w:val="0"/>
            <w:widowControl/>
            <w:ind w:firstLineChars="0" w:firstLine="0"/>
            <w:jc w:val="left"/>
          </w:pPr>
        </w:pPrChange>
      </w:pPr>
    </w:p>
    <w:p w14:paraId="6B41AA0D" w14:textId="77777777" w:rsidR="0028778F" w:rsidRPr="00C6384E" w:rsidRDefault="0028778F">
      <w:pPr>
        <w:keepNext w:val="0"/>
        <w:keepLines w:val="0"/>
        <w:widowControl/>
        <w:spacing w:line="320" w:lineRule="exact"/>
        <w:ind w:firstLineChars="0" w:firstLine="0"/>
        <w:jc w:val="left"/>
        <w:rPr>
          <w:ins w:id="173" w:author="Liao Kuo" w:date="2026-04-09T16:50:00Z"/>
          <w:rFonts w:ascii="Dearest Friend lite" w:eastAsia="黑体" w:hAnsi="Dearest Friend lite" w:cs="Dearest Friend lite" w:hint="eastAsia"/>
          <w:kern w:val="44"/>
          <w:sz w:val="28"/>
          <w:szCs w:val="24"/>
          <w:rPrChange w:id="174" w:author="Liao Kuo" w:date="2026-04-09T16:54:00Z">
            <w:rPr>
              <w:ins w:id="175" w:author="Liao Kuo" w:date="2026-04-09T16:50:00Z"/>
              <w:rFonts w:ascii="Dearest Friend lite" w:eastAsia="黑体" w:hAnsi="Dearest Friend lite" w:cs="Dearest Friend lite" w:hint="eastAsia"/>
              <w:kern w:val="44"/>
              <w:sz w:val="40"/>
              <w:szCs w:val="22"/>
            </w:rPr>
          </w:rPrChange>
        </w:rPr>
        <w:pPrChange w:id="176" w:author="Liao Kuo" w:date="2026-04-09T16:54:00Z">
          <w:pPr>
            <w:keepNext w:val="0"/>
            <w:keepLines w:val="0"/>
            <w:widowControl/>
            <w:ind w:firstLineChars="0" w:firstLine="0"/>
            <w:jc w:val="left"/>
          </w:pPr>
        </w:pPrChange>
      </w:pPr>
      <w:ins w:id="177" w:author="Liao Kuo" w:date="2026-04-09T16:50:00Z">
        <w:r w:rsidRPr="00C6384E">
          <w:rPr>
            <w:rFonts w:ascii="Dearest Friend lite" w:eastAsia="黑体" w:hAnsi="Dearest Friend lite" w:cs="Dearest Friend lite" w:hint="eastAsia"/>
            <w:kern w:val="44"/>
            <w:sz w:val="28"/>
            <w:szCs w:val="24"/>
            <w:rPrChange w:id="178" w:author="Liao Kuo" w:date="2026-04-09T16:54:00Z">
              <w:rPr>
                <w:rFonts w:ascii="Dearest Friend lite" w:eastAsia="黑体" w:hAnsi="Dearest Friend lite" w:cs="Dearest Friend lite" w:hint="eastAsia"/>
                <w:kern w:val="44"/>
                <w:sz w:val="40"/>
                <w:szCs w:val="22"/>
              </w:rPr>
            </w:rPrChange>
          </w:rPr>
          <w:t>Ch15 Lamorak</w:t>
        </w:r>
      </w:ins>
    </w:p>
    <w:p w14:paraId="5125A87C" w14:textId="77777777" w:rsidR="0028778F" w:rsidRPr="00C6384E" w:rsidRDefault="0028778F">
      <w:pPr>
        <w:keepNext w:val="0"/>
        <w:keepLines w:val="0"/>
        <w:widowControl/>
        <w:spacing w:line="320" w:lineRule="exact"/>
        <w:ind w:firstLineChars="0" w:firstLine="0"/>
        <w:jc w:val="left"/>
        <w:rPr>
          <w:ins w:id="179" w:author="Liao Kuo" w:date="2026-04-09T16:50:00Z"/>
          <w:rFonts w:ascii="Dearest Friend lite" w:eastAsia="黑体" w:hAnsi="Dearest Friend lite" w:cs="Dearest Friend lite" w:hint="eastAsia"/>
          <w:kern w:val="44"/>
          <w:sz w:val="28"/>
          <w:szCs w:val="24"/>
          <w:rPrChange w:id="180" w:author="Liao Kuo" w:date="2026-04-09T16:54:00Z">
            <w:rPr>
              <w:ins w:id="181" w:author="Liao Kuo" w:date="2026-04-09T16:50:00Z"/>
              <w:rFonts w:ascii="Dearest Friend lite" w:eastAsia="黑体" w:hAnsi="Dearest Friend lite" w:cs="Dearest Friend lite" w:hint="eastAsia"/>
              <w:kern w:val="44"/>
              <w:sz w:val="40"/>
              <w:szCs w:val="22"/>
            </w:rPr>
          </w:rPrChange>
        </w:rPr>
        <w:pPrChange w:id="182" w:author="Liao Kuo" w:date="2026-04-09T16:54:00Z">
          <w:pPr>
            <w:keepNext w:val="0"/>
            <w:keepLines w:val="0"/>
            <w:widowControl/>
            <w:ind w:firstLineChars="0" w:firstLine="0"/>
            <w:jc w:val="left"/>
          </w:pPr>
        </w:pPrChange>
      </w:pPr>
      <w:ins w:id="183" w:author="Liao Kuo" w:date="2026-04-09T16:50:00Z">
        <w:r w:rsidRPr="00C6384E">
          <w:rPr>
            <w:rFonts w:ascii="Dearest Friend lite" w:eastAsia="黑体" w:hAnsi="Dearest Friend lite" w:cs="Dearest Friend lite" w:hint="eastAsia"/>
            <w:kern w:val="44"/>
            <w:sz w:val="28"/>
            <w:szCs w:val="24"/>
            <w:rPrChange w:id="184" w:author="Liao Kuo" w:date="2026-04-09T16:54:00Z">
              <w:rPr>
                <w:rFonts w:ascii="Dearest Friend lite" w:eastAsia="黑体" w:hAnsi="Dearest Friend lite" w:cs="Dearest Friend lite" w:hint="eastAsia"/>
                <w:kern w:val="44"/>
                <w:sz w:val="40"/>
                <w:szCs w:val="22"/>
              </w:rPr>
            </w:rPrChange>
          </w:rPr>
          <w:t>Ch16 Bedivere</w:t>
        </w:r>
      </w:ins>
    </w:p>
    <w:p w14:paraId="2CBD8F50" w14:textId="77777777" w:rsidR="0028778F" w:rsidRPr="00C6384E" w:rsidRDefault="0028778F">
      <w:pPr>
        <w:keepNext w:val="0"/>
        <w:keepLines w:val="0"/>
        <w:widowControl/>
        <w:spacing w:line="320" w:lineRule="exact"/>
        <w:ind w:firstLineChars="0" w:firstLine="0"/>
        <w:jc w:val="left"/>
        <w:rPr>
          <w:ins w:id="185" w:author="Liao Kuo" w:date="2026-04-09T16:50:00Z"/>
          <w:rFonts w:ascii="Dearest Friend lite" w:eastAsia="黑体" w:hAnsi="Dearest Friend lite" w:cs="Dearest Friend lite" w:hint="eastAsia"/>
          <w:kern w:val="44"/>
          <w:sz w:val="28"/>
          <w:szCs w:val="24"/>
          <w:rPrChange w:id="186" w:author="Liao Kuo" w:date="2026-04-09T16:54:00Z">
            <w:rPr>
              <w:ins w:id="187" w:author="Liao Kuo" w:date="2026-04-09T16:50:00Z"/>
              <w:rFonts w:ascii="Dearest Friend lite" w:eastAsia="黑体" w:hAnsi="Dearest Friend lite" w:cs="Dearest Friend lite" w:hint="eastAsia"/>
              <w:kern w:val="44"/>
              <w:sz w:val="40"/>
              <w:szCs w:val="22"/>
            </w:rPr>
          </w:rPrChange>
        </w:rPr>
        <w:pPrChange w:id="188" w:author="Liao Kuo" w:date="2026-04-09T16:54:00Z">
          <w:pPr>
            <w:keepNext w:val="0"/>
            <w:keepLines w:val="0"/>
            <w:widowControl/>
            <w:ind w:firstLineChars="0" w:firstLine="0"/>
            <w:jc w:val="left"/>
          </w:pPr>
        </w:pPrChange>
      </w:pPr>
      <w:ins w:id="189" w:author="Liao Kuo" w:date="2026-04-09T16:50:00Z">
        <w:r w:rsidRPr="00C6384E">
          <w:rPr>
            <w:rFonts w:ascii="Dearest Friend lite" w:eastAsia="黑体" w:hAnsi="Dearest Friend lite" w:cs="Dearest Friend lite" w:hint="eastAsia"/>
            <w:kern w:val="44"/>
            <w:sz w:val="28"/>
            <w:szCs w:val="24"/>
            <w:rPrChange w:id="190" w:author="Liao Kuo" w:date="2026-04-09T16:54:00Z">
              <w:rPr>
                <w:rFonts w:ascii="Dearest Friend lite" w:eastAsia="黑体" w:hAnsi="Dearest Friend lite" w:cs="Dearest Friend lite" w:hint="eastAsia"/>
                <w:kern w:val="44"/>
                <w:sz w:val="40"/>
                <w:szCs w:val="22"/>
              </w:rPr>
            </w:rPrChange>
          </w:rPr>
          <w:t>Ch17 Gawain</w:t>
        </w:r>
      </w:ins>
    </w:p>
    <w:p w14:paraId="7F2FC9F9" w14:textId="77777777" w:rsidR="0028778F" w:rsidRPr="00C6384E" w:rsidRDefault="0028778F">
      <w:pPr>
        <w:keepNext w:val="0"/>
        <w:keepLines w:val="0"/>
        <w:widowControl/>
        <w:spacing w:line="320" w:lineRule="exact"/>
        <w:ind w:firstLineChars="0" w:firstLine="0"/>
        <w:jc w:val="left"/>
        <w:rPr>
          <w:ins w:id="191" w:author="Liao Kuo" w:date="2026-04-09T16:50:00Z"/>
          <w:rFonts w:ascii="Dearest Friend lite" w:eastAsia="黑体" w:hAnsi="Dearest Friend lite" w:cs="Dearest Friend lite" w:hint="eastAsia"/>
          <w:kern w:val="44"/>
          <w:sz w:val="28"/>
          <w:szCs w:val="24"/>
          <w:rPrChange w:id="192" w:author="Liao Kuo" w:date="2026-04-09T16:54:00Z">
            <w:rPr>
              <w:ins w:id="193" w:author="Liao Kuo" w:date="2026-04-09T16:50:00Z"/>
              <w:rFonts w:ascii="Dearest Friend lite" w:eastAsia="黑体" w:hAnsi="Dearest Friend lite" w:cs="Dearest Friend lite" w:hint="eastAsia"/>
              <w:kern w:val="44"/>
              <w:sz w:val="24"/>
              <w:szCs w:val="24"/>
            </w:rPr>
          </w:rPrChange>
        </w:rPr>
        <w:pPrChange w:id="194" w:author="Liao Kuo" w:date="2026-04-09T16:54:00Z">
          <w:pPr>
            <w:keepNext w:val="0"/>
            <w:keepLines w:val="0"/>
            <w:widowControl/>
            <w:ind w:firstLineChars="0" w:firstLine="0"/>
            <w:jc w:val="left"/>
          </w:pPr>
        </w:pPrChange>
      </w:pPr>
      <w:ins w:id="195" w:author="Liao Kuo" w:date="2026-04-09T16:50:00Z">
        <w:r w:rsidRPr="00C6384E">
          <w:rPr>
            <w:rFonts w:ascii="Dearest Friend lite" w:eastAsia="黑体" w:hAnsi="Dearest Friend lite" w:cs="Dearest Friend lite" w:hint="eastAsia"/>
            <w:kern w:val="44"/>
            <w:sz w:val="28"/>
            <w:szCs w:val="24"/>
            <w:rPrChange w:id="196" w:author="Liao Kuo" w:date="2026-04-09T16:54:00Z">
              <w:rPr>
                <w:rFonts w:ascii="Dearest Friend lite" w:eastAsia="黑体" w:hAnsi="Dearest Friend lite" w:cs="Dearest Friend lite" w:hint="eastAsia"/>
                <w:kern w:val="44"/>
                <w:sz w:val="40"/>
                <w:szCs w:val="22"/>
              </w:rPr>
            </w:rPrChange>
          </w:rPr>
          <w:t>Ch18</w:t>
        </w:r>
        <w:r w:rsidRPr="00C6384E">
          <w:rPr>
            <w:rFonts w:ascii="Dearest Friend lite" w:eastAsia="黑体" w:hAnsi="Dearest Friend lite" w:cs="Dearest Friend lite" w:hint="eastAsia"/>
            <w:kern w:val="44"/>
            <w:sz w:val="28"/>
            <w:szCs w:val="24"/>
            <w:rPrChange w:id="197" w:author="Liao Kuo" w:date="2026-04-09T16:54:00Z">
              <w:rPr>
                <w:rFonts w:ascii="Dearest Friend lite" w:eastAsia="黑体" w:hAnsi="Dearest Friend lite" w:cs="Dearest Friend lite" w:hint="eastAsia"/>
                <w:kern w:val="44"/>
                <w:sz w:val="24"/>
                <w:szCs w:val="24"/>
              </w:rPr>
            </w:rPrChange>
          </w:rPr>
          <w:t xml:space="preserve"> Tristan</w:t>
        </w:r>
      </w:ins>
    </w:p>
    <w:p w14:paraId="67645475" w14:textId="77777777" w:rsidR="0028778F" w:rsidRPr="00C6384E" w:rsidRDefault="0028778F">
      <w:pPr>
        <w:keepNext w:val="0"/>
        <w:keepLines w:val="0"/>
        <w:widowControl/>
        <w:spacing w:line="320" w:lineRule="exact"/>
        <w:ind w:firstLineChars="0" w:firstLine="0"/>
        <w:jc w:val="left"/>
        <w:rPr>
          <w:ins w:id="198" w:author="Liao Kuo" w:date="2026-04-09T16:51:00Z"/>
          <w:rFonts w:ascii="Dearest Friend lite" w:eastAsia="黑体" w:hAnsi="Dearest Friend lite" w:cs="Dearest Friend lite" w:hint="eastAsia"/>
          <w:kern w:val="44"/>
          <w:sz w:val="28"/>
          <w:szCs w:val="24"/>
          <w:rPrChange w:id="199" w:author="Liao Kuo" w:date="2026-04-09T16:54:00Z">
            <w:rPr>
              <w:ins w:id="200" w:author="Liao Kuo" w:date="2026-04-09T16:51:00Z"/>
              <w:rFonts w:ascii="Dearest Friend lite" w:eastAsia="黑体" w:hAnsi="Dearest Friend lite" w:cs="Dearest Friend lite" w:hint="eastAsia"/>
              <w:kern w:val="44"/>
              <w:sz w:val="24"/>
              <w:szCs w:val="24"/>
            </w:rPr>
          </w:rPrChange>
        </w:rPr>
        <w:pPrChange w:id="201" w:author="Liao Kuo" w:date="2026-04-09T16:54:00Z">
          <w:pPr>
            <w:keepNext w:val="0"/>
            <w:keepLines w:val="0"/>
            <w:widowControl/>
            <w:ind w:firstLineChars="0" w:firstLine="0"/>
            <w:jc w:val="left"/>
          </w:pPr>
        </w:pPrChange>
      </w:pPr>
      <w:ins w:id="202" w:author="Liao Kuo" w:date="2026-04-09T16:50:00Z">
        <w:r w:rsidRPr="00C6384E">
          <w:rPr>
            <w:rFonts w:ascii="Dearest Friend lite" w:eastAsia="黑体" w:hAnsi="Dearest Friend lite" w:cs="Dearest Friend lite" w:hint="eastAsia"/>
            <w:kern w:val="44"/>
            <w:sz w:val="28"/>
            <w:szCs w:val="24"/>
            <w:rPrChange w:id="203" w:author="Liao Kuo" w:date="2026-04-09T16:54:00Z">
              <w:rPr>
                <w:rFonts w:ascii="Dearest Friend lite" w:eastAsia="黑体" w:hAnsi="Dearest Friend lite" w:cs="Dearest Friend lite" w:hint="eastAsia"/>
                <w:kern w:val="44"/>
                <w:sz w:val="24"/>
                <w:szCs w:val="24"/>
              </w:rPr>
            </w:rPrChange>
          </w:rPr>
          <w:t>Ch19 G</w:t>
        </w:r>
      </w:ins>
      <w:ins w:id="204" w:author="Liao Kuo" w:date="2026-04-09T16:51:00Z">
        <w:r w:rsidRPr="00C6384E">
          <w:rPr>
            <w:rFonts w:ascii="Dearest Friend lite" w:eastAsia="黑体" w:hAnsi="Dearest Friend lite" w:cs="Dearest Friend lite" w:hint="eastAsia"/>
            <w:kern w:val="44"/>
            <w:sz w:val="28"/>
            <w:szCs w:val="24"/>
            <w:rPrChange w:id="205" w:author="Liao Kuo" w:date="2026-04-09T16:54:00Z">
              <w:rPr>
                <w:rFonts w:ascii="Dearest Friend lite" w:eastAsia="黑体" w:hAnsi="Dearest Friend lite" w:cs="Dearest Friend lite" w:hint="eastAsia"/>
                <w:kern w:val="44"/>
                <w:sz w:val="24"/>
                <w:szCs w:val="24"/>
              </w:rPr>
            </w:rPrChange>
          </w:rPr>
          <w:t>eraint (</w:t>
        </w:r>
      </w:ins>
      <w:ins w:id="206" w:author="Liao Kuo" w:date="2026-04-09T16:56:00Z">
        <w:r w:rsidR="00C02077">
          <w:rPr>
            <w:rFonts w:ascii="Dearest Friend lite" w:eastAsia="黑体" w:hAnsi="Dearest Friend lite" w:cs="Dearest Friend lite"/>
            <w:kern w:val="44"/>
            <w:sz w:val="28"/>
            <w:szCs w:val="24"/>
          </w:rPr>
          <w:t>also for assassin</w:t>
        </w:r>
      </w:ins>
      <w:ins w:id="207" w:author="Liao Kuo" w:date="2026-04-09T16:51:00Z">
        <w:r w:rsidRPr="00C6384E">
          <w:rPr>
            <w:rFonts w:ascii="Dearest Friend lite" w:eastAsia="黑体" w:hAnsi="Dearest Friend lite" w:cs="Dearest Friend lite" w:hint="eastAsia"/>
            <w:kern w:val="44"/>
            <w:sz w:val="28"/>
            <w:szCs w:val="24"/>
            <w:rPrChange w:id="208" w:author="Liao Kuo" w:date="2026-04-09T16:54:00Z">
              <w:rPr>
                <w:rFonts w:ascii="Dearest Friend lite" w:eastAsia="黑体" w:hAnsi="Dearest Friend lite" w:cs="Dearest Friend lite" w:hint="eastAsia"/>
                <w:kern w:val="44"/>
                <w:sz w:val="24"/>
                <w:szCs w:val="24"/>
              </w:rPr>
            </w:rPrChange>
          </w:rPr>
          <w:t>)</w:t>
        </w:r>
      </w:ins>
    </w:p>
    <w:p w14:paraId="0F090837" w14:textId="77777777" w:rsidR="0028778F" w:rsidRPr="00C6384E" w:rsidRDefault="00C6384E">
      <w:pPr>
        <w:keepNext w:val="0"/>
        <w:keepLines w:val="0"/>
        <w:widowControl/>
        <w:spacing w:line="320" w:lineRule="exact"/>
        <w:ind w:firstLineChars="0" w:firstLine="0"/>
        <w:jc w:val="left"/>
        <w:rPr>
          <w:ins w:id="209" w:author="Liao Kuo" w:date="2026-04-09T16:51:00Z"/>
          <w:rFonts w:ascii="Dearest Friend lite" w:eastAsia="黑体" w:hAnsi="Dearest Friend lite" w:cs="Dearest Friend lite" w:hint="eastAsia"/>
          <w:kern w:val="44"/>
          <w:sz w:val="28"/>
          <w:szCs w:val="24"/>
          <w:rPrChange w:id="210" w:author="Liao Kuo" w:date="2026-04-09T16:54:00Z">
            <w:rPr>
              <w:ins w:id="211" w:author="Liao Kuo" w:date="2026-04-09T16:51:00Z"/>
              <w:rFonts w:ascii="Dearest Friend lite" w:eastAsia="黑体" w:hAnsi="Dearest Friend lite" w:cs="Dearest Friend lite" w:hint="eastAsia"/>
              <w:kern w:val="44"/>
              <w:sz w:val="24"/>
              <w:szCs w:val="24"/>
            </w:rPr>
          </w:rPrChange>
        </w:rPr>
        <w:pPrChange w:id="212" w:author="Liao Kuo" w:date="2026-04-09T16:54:00Z">
          <w:pPr>
            <w:keepNext w:val="0"/>
            <w:keepLines w:val="0"/>
            <w:widowControl/>
            <w:ind w:firstLineChars="0" w:firstLine="0"/>
            <w:jc w:val="left"/>
          </w:pPr>
        </w:pPrChange>
      </w:pPr>
      <w:ins w:id="213"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688CD52F" w14:textId="77777777" w:rsidR="0028778F" w:rsidRPr="00C6384E" w:rsidRDefault="00C6384E">
      <w:pPr>
        <w:keepNext w:val="0"/>
        <w:keepLines w:val="0"/>
        <w:widowControl/>
        <w:spacing w:line="320" w:lineRule="exact"/>
        <w:ind w:firstLineChars="0" w:firstLine="0"/>
        <w:jc w:val="left"/>
        <w:rPr>
          <w:ins w:id="214" w:author="Liao Kuo" w:date="2026-04-09T16:53:00Z"/>
          <w:rFonts w:ascii="Dearest Friend lite" w:eastAsia="黑体" w:hAnsi="Dearest Friend lite" w:cs="Dearest Friend lite" w:hint="eastAsia"/>
          <w:kern w:val="44"/>
          <w:sz w:val="28"/>
          <w:szCs w:val="24"/>
          <w:rPrChange w:id="215" w:author="Liao Kuo" w:date="2026-04-09T16:54:00Z">
            <w:rPr>
              <w:ins w:id="216" w:author="Liao Kuo" w:date="2026-04-09T16:53:00Z"/>
              <w:rFonts w:ascii="Dearest Friend lite" w:eastAsia="黑体" w:hAnsi="Dearest Friend lite" w:cs="Dearest Friend lite" w:hint="eastAsia"/>
              <w:kern w:val="44"/>
              <w:sz w:val="24"/>
              <w:szCs w:val="24"/>
            </w:rPr>
          </w:rPrChange>
        </w:rPr>
        <w:pPrChange w:id="217" w:author="Liao Kuo" w:date="2026-04-09T16:54:00Z">
          <w:pPr>
            <w:keepNext w:val="0"/>
            <w:keepLines w:val="0"/>
            <w:widowControl/>
            <w:ind w:firstLineChars="0" w:firstLine="0"/>
            <w:jc w:val="left"/>
          </w:pPr>
        </w:pPrChange>
      </w:pPr>
      <w:ins w:id="218" w:author="Liao Kuo" w:date="2026-04-09T16:52:00Z">
        <w:r w:rsidRPr="00C6384E">
          <w:rPr>
            <w:rFonts w:ascii="Dearest Friend lite" w:eastAsia="黑体" w:hAnsi="Dearest Friend lite" w:cs="Dearest Friend lite" w:hint="eastAsia"/>
            <w:kern w:val="44"/>
            <w:sz w:val="28"/>
            <w:szCs w:val="24"/>
            <w:rPrChange w:id="219" w:author="Liao Kuo" w:date="2026-04-09T16:54:00Z">
              <w:rPr>
                <w:rFonts w:ascii="Dearest Friend lite" w:eastAsia="黑体" w:hAnsi="Dearest Friend lite" w:cs="Dearest Friend lite" w:hint="eastAsia"/>
                <w:kern w:val="44"/>
                <w:sz w:val="24"/>
                <w:szCs w:val="24"/>
              </w:rPr>
            </w:rPrChange>
          </w:rPr>
          <w:t>Handheld mics on Ch.21-24</w:t>
        </w:r>
      </w:ins>
    </w:p>
    <w:p w14:paraId="7DDB568B" w14:textId="77777777" w:rsidR="00C6384E" w:rsidRPr="00C6384E" w:rsidRDefault="00C6384E">
      <w:pPr>
        <w:keepNext w:val="0"/>
        <w:keepLines w:val="0"/>
        <w:widowControl/>
        <w:spacing w:line="320" w:lineRule="exact"/>
        <w:ind w:firstLineChars="0" w:firstLine="0"/>
        <w:jc w:val="left"/>
        <w:rPr>
          <w:ins w:id="220" w:author="Liao Kuo" w:date="2026-04-09T16:52:00Z"/>
          <w:rFonts w:ascii="Dearest Friend lite" w:eastAsia="黑体" w:hAnsi="Dearest Friend lite" w:cs="Dearest Friend lite" w:hint="eastAsia"/>
          <w:kern w:val="44"/>
          <w:sz w:val="28"/>
          <w:szCs w:val="24"/>
          <w:rPrChange w:id="221" w:author="Liao Kuo" w:date="2026-04-09T16:54:00Z">
            <w:rPr>
              <w:ins w:id="222" w:author="Liao Kuo" w:date="2026-04-09T16:52:00Z"/>
              <w:rFonts w:ascii="Dearest Friend lite" w:eastAsia="黑体" w:hAnsi="Dearest Friend lite" w:cs="Dearest Friend lite" w:hint="eastAsia"/>
              <w:kern w:val="44"/>
              <w:sz w:val="24"/>
              <w:szCs w:val="24"/>
            </w:rPr>
          </w:rPrChange>
        </w:rPr>
        <w:pPrChange w:id="223" w:author="Liao Kuo" w:date="2026-04-09T16:54:00Z">
          <w:pPr>
            <w:keepNext w:val="0"/>
            <w:keepLines w:val="0"/>
            <w:widowControl/>
            <w:ind w:firstLineChars="0" w:firstLine="0"/>
            <w:jc w:val="left"/>
          </w:pPr>
        </w:pPrChange>
      </w:pPr>
      <w:ins w:id="224"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629416F8" w14:textId="2AE8FF44" w:rsidR="00C6384E" w:rsidRDefault="00C6384E" w:rsidP="00C6384E">
      <w:pPr>
        <w:keepNext w:val="0"/>
        <w:keepLines w:val="0"/>
        <w:widowControl/>
        <w:spacing w:line="320" w:lineRule="exact"/>
        <w:ind w:firstLineChars="0" w:firstLine="0"/>
        <w:jc w:val="left"/>
        <w:rPr>
          <w:ins w:id="225" w:author="Liao Kuo" w:date="2026-04-09T16:55:00Z"/>
          <w:rFonts w:ascii="Dearest Friend lite" w:eastAsia="黑体" w:hAnsi="Dearest Friend lite" w:cs="Dearest Friend lite" w:hint="eastAsia"/>
          <w:kern w:val="44"/>
          <w:sz w:val="28"/>
          <w:szCs w:val="24"/>
        </w:rPr>
      </w:pPr>
      <w:ins w:id="226" w:author="Liao Kuo" w:date="2026-04-09T16:53:00Z">
        <w:r w:rsidRPr="00C6384E">
          <w:rPr>
            <w:rFonts w:ascii="Dearest Friend lite" w:eastAsia="黑体" w:hAnsi="Dearest Friend lite" w:cs="Dearest Friend lite" w:hint="eastAsia"/>
            <w:kern w:val="44"/>
            <w:sz w:val="28"/>
            <w:szCs w:val="24"/>
            <w:rPrChange w:id="227" w:author="Liao Kuo" w:date="2026-04-09T16:54:00Z">
              <w:rPr>
                <w:rFonts w:ascii="Dearest Friend lite" w:eastAsia="黑体" w:hAnsi="Dearest Friend lite" w:cs="Dearest Friend lite" w:hint="eastAsia"/>
                <w:kern w:val="44"/>
                <w:sz w:val="24"/>
                <w:szCs w:val="24"/>
              </w:rPr>
            </w:rPrChange>
          </w:rPr>
          <w:t xml:space="preserve">Program input on </w:t>
        </w:r>
      </w:ins>
      <w:ins w:id="228" w:author="Z Richard" w:date="2026-04-23T14:36:00Z" w16du:dateUtc="2026-04-23T06:36:00Z">
        <w:r w:rsidR="0049301F">
          <w:rPr>
            <w:rFonts w:ascii="Dearest Friend lite" w:eastAsia="黑体" w:hAnsi="Dearest Friend lite" w:cs="Dearest Friend lite" w:hint="eastAsia"/>
            <w:kern w:val="44"/>
            <w:sz w:val="28"/>
            <w:szCs w:val="24"/>
          </w:rPr>
          <w:t>PC</w:t>
        </w:r>
      </w:ins>
      <w:ins w:id="229" w:author="Liao Kuo" w:date="2026-04-09T16:53:00Z">
        <w:del w:id="230" w:author="Z Richard" w:date="2026-04-23T14:36:00Z" w16du:dateUtc="2026-04-23T06:36:00Z">
          <w:r w:rsidRPr="00C6384E" w:rsidDel="0049301F">
            <w:rPr>
              <w:rFonts w:ascii="Dearest Friend lite" w:eastAsia="黑体" w:hAnsi="Dearest Friend lite" w:cs="Dearest Friend lite" w:hint="eastAsia"/>
              <w:kern w:val="44"/>
              <w:sz w:val="28"/>
              <w:szCs w:val="24"/>
              <w:rPrChange w:id="231" w:author="Liao Kuo" w:date="2026-04-09T16:54:00Z">
                <w:rPr>
                  <w:rFonts w:ascii="Dearest Friend lite" w:eastAsia="黑体" w:hAnsi="Dearest Friend lite" w:cs="Dearest Friend lite" w:hint="eastAsia"/>
                  <w:kern w:val="44"/>
                  <w:sz w:val="24"/>
                  <w:szCs w:val="24"/>
                </w:rPr>
              </w:rPrChange>
            </w:rPr>
            <w:delText>Aux In 1</w:delText>
          </w:r>
        </w:del>
      </w:ins>
    </w:p>
    <w:p w14:paraId="66420753" w14:textId="77777777" w:rsidR="00C6384E" w:rsidRDefault="00C6384E">
      <w:pPr>
        <w:keepNext w:val="0"/>
        <w:keepLines w:val="0"/>
        <w:widowControl/>
        <w:spacing w:line="320" w:lineRule="exact"/>
        <w:ind w:firstLineChars="0" w:firstLine="0"/>
        <w:jc w:val="left"/>
        <w:rPr>
          <w:ins w:id="232" w:author="Z Richard" w:date="2026-04-23T14:40:00Z" w16du:dateUtc="2026-04-23T06:40:00Z"/>
          <w:rFonts w:ascii="Dearest Friend lite" w:eastAsia="黑体" w:hAnsi="Dearest Friend lite" w:cs="Dearest Friend lite" w:hint="eastAsia"/>
          <w:b/>
          <w:kern w:val="44"/>
          <w:sz w:val="28"/>
          <w:szCs w:val="24"/>
        </w:rPr>
      </w:pPr>
      <w:ins w:id="233" w:author="Liao Kuo" w:date="2026-04-09T16:55:00Z">
        <w:r>
          <w:rPr>
            <w:rFonts w:ascii="Dearest Friend lite" w:eastAsia="黑体" w:hAnsi="Dearest Friend lite" w:cs="Dearest Friend lite" w:hint="eastAsia"/>
            <w:b/>
            <w:kern w:val="44"/>
            <w:sz w:val="28"/>
            <w:szCs w:val="24"/>
          </w:rPr>
          <w:t>-</w:t>
        </w:r>
        <w:r>
          <w:rPr>
            <w:rFonts w:ascii="Dearest Friend lite" w:eastAsia="黑体" w:hAnsi="Dearest Friend lite" w:cs="Dearest Friend lite"/>
            <w:b/>
            <w:kern w:val="44"/>
            <w:sz w:val="28"/>
            <w:szCs w:val="24"/>
          </w:rPr>
          <w:t>---------------------------------------------------------------------</w:t>
        </w:r>
      </w:ins>
    </w:p>
    <w:p w14:paraId="772F27B6" w14:textId="0C8E055F" w:rsidR="001809E4" w:rsidRPr="00252C1C" w:rsidRDefault="001809E4">
      <w:pPr>
        <w:keepNext w:val="0"/>
        <w:keepLines w:val="0"/>
        <w:widowControl/>
        <w:spacing w:line="320" w:lineRule="exact"/>
        <w:ind w:firstLineChars="0" w:firstLine="0"/>
        <w:jc w:val="left"/>
        <w:rPr>
          <w:ins w:id="234" w:author="Z Richard" w:date="2026-04-23T14:40:00Z" w16du:dateUtc="2026-04-23T06:40:00Z"/>
          <w:rFonts w:ascii="Dearest Friend lite" w:eastAsia="黑体" w:hAnsi="Dearest Friend lite" w:cs="Dearest Friend lite" w:hint="eastAsia"/>
          <w:kern w:val="44"/>
          <w:sz w:val="24"/>
          <w:szCs w:val="22"/>
          <w:rPrChange w:id="235" w:author="Z Richard" w:date="2026-04-23T14:41:00Z" w16du:dateUtc="2026-04-23T06:41:00Z">
            <w:rPr>
              <w:ins w:id="236" w:author="Z Richard" w:date="2026-04-23T14:40:00Z" w16du:dateUtc="2026-04-23T06:40:00Z"/>
              <w:rFonts w:ascii="Dearest Friend lite" w:eastAsia="黑体" w:hAnsi="Dearest Friend lite" w:cs="Dearest Friend lite" w:hint="eastAsia"/>
              <w:kern w:val="44"/>
              <w:sz w:val="28"/>
              <w:szCs w:val="24"/>
            </w:rPr>
          </w:rPrChange>
        </w:rPr>
      </w:pPr>
      <w:ins w:id="237" w:author="Z Richard" w:date="2026-04-23T14:40:00Z" w16du:dateUtc="2026-04-23T06:40:00Z">
        <w:r w:rsidRPr="00252C1C">
          <w:rPr>
            <w:rFonts w:ascii="Dearest Friend lite" w:eastAsia="黑体" w:hAnsi="Dearest Friend lite" w:cs="Dearest Friend lite" w:hint="eastAsia"/>
            <w:kern w:val="44"/>
            <w:sz w:val="24"/>
            <w:szCs w:val="22"/>
            <w:rPrChange w:id="238" w:author="Z Richard" w:date="2026-04-23T14:41:00Z" w16du:dateUtc="2026-04-23T06:41:00Z">
              <w:rPr>
                <w:rFonts w:ascii="Dearest Friend lite" w:eastAsia="黑体" w:hAnsi="Dearest Friend lite" w:cs="Dearest Friend lite" w:hint="eastAsia"/>
                <w:kern w:val="44"/>
                <w:sz w:val="28"/>
                <w:szCs w:val="24"/>
              </w:rPr>
            </w:rPrChange>
          </w:rPr>
          <w:t>总体要求</w:t>
        </w:r>
      </w:ins>
      <w:ins w:id="239" w:author="Z Richard" w:date="2026-04-23T14:41:00Z" w16du:dateUtc="2026-04-23T06:41:00Z">
        <w:r w:rsidR="00184EFF">
          <w:rPr>
            <w:rFonts w:ascii="Dearest Friend lite" w:eastAsia="黑体" w:hAnsi="Dearest Friend lite" w:cs="Dearest Friend lite" w:hint="eastAsia"/>
            <w:kern w:val="44"/>
            <w:sz w:val="24"/>
            <w:szCs w:val="22"/>
          </w:rPr>
          <w:t>（会在每场详细标注）</w:t>
        </w:r>
      </w:ins>
      <w:ins w:id="240" w:author="Z Richard" w:date="2026-04-23T14:40:00Z" w16du:dateUtc="2026-04-23T06:40:00Z">
        <w:r w:rsidRPr="00252C1C">
          <w:rPr>
            <w:rFonts w:ascii="Dearest Friend lite" w:eastAsia="黑体" w:hAnsi="Dearest Friend lite" w:cs="Dearest Friend lite" w:hint="eastAsia"/>
            <w:kern w:val="44"/>
            <w:sz w:val="24"/>
            <w:szCs w:val="22"/>
            <w:rPrChange w:id="241" w:author="Z Richard" w:date="2026-04-23T14:41:00Z" w16du:dateUtc="2026-04-23T06:41:00Z">
              <w:rPr>
                <w:rFonts w:ascii="Dearest Friend lite" w:eastAsia="黑体" w:hAnsi="Dearest Friend lite" w:cs="Dearest Friend lite" w:hint="eastAsia"/>
                <w:kern w:val="44"/>
                <w:sz w:val="28"/>
                <w:szCs w:val="24"/>
              </w:rPr>
            </w:rPrChange>
          </w:rPr>
          <w:t>：</w:t>
        </w:r>
      </w:ins>
    </w:p>
    <w:p w14:paraId="2B5AE409" w14:textId="32116A96" w:rsidR="001809E4" w:rsidRDefault="001809E4">
      <w:pPr>
        <w:keepNext w:val="0"/>
        <w:keepLines w:val="0"/>
        <w:widowControl/>
        <w:spacing w:line="320" w:lineRule="exact"/>
        <w:ind w:firstLineChars="0" w:firstLine="0"/>
        <w:jc w:val="left"/>
        <w:rPr>
          <w:ins w:id="242" w:author="Z Richard" w:date="2026-04-23T14:41:00Z" w16du:dateUtc="2026-04-23T06:41:00Z"/>
          <w:rFonts w:ascii="Dearest Friend lite" w:eastAsia="黑体" w:hAnsi="Dearest Friend lite" w:cs="Dearest Friend lite" w:hint="eastAsia"/>
          <w:kern w:val="44"/>
          <w:sz w:val="24"/>
          <w:szCs w:val="22"/>
        </w:rPr>
      </w:pPr>
      <w:ins w:id="243" w:author="Z Richard" w:date="2026-04-23T14:40:00Z" w16du:dateUtc="2026-04-23T06:40:00Z">
        <w:r w:rsidRPr="00252C1C">
          <w:rPr>
            <w:rFonts w:ascii="Dearest Friend lite" w:eastAsia="黑体" w:hAnsi="Dearest Friend lite" w:cs="Dearest Friend lite" w:hint="eastAsia"/>
            <w:kern w:val="44"/>
            <w:sz w:val="24"/>
            <w:szCs w:val="22"/>
            <w:rPrChange w:id="244" w:author="Z Richard" w:date="2026-04-23T14:41:00Z" w16du:dateUtc="2026-04-23T06:41:00Z">
              <w:rPr>
                <w:rFonts w:ascii="Dearest Friend lite" w:eastAsia="黑体" w:hAnsi="Dearest Friend lite" w:cs="Dearest Friend lite" w:hint="eastAsia"/>
                <w:kern w:val="44"/>
                <w:sz w:val="28"/>
                <w:szCs w:val="24"/>
              </w:rPr>
            </w:rPrChange>
          </w:rPr>
          <w:t>Lancelot</w:t>
        </w:r>
        <w:r w:rsidRPr="00252C1C">
          <w:rPr>
            <w:rFonts w:ascii="Dearest Friend lite" w:eastAsia="黑体" w:hAnsi="Dearest Friend lite" w:cs="Dearest Friend lite" w:hint="eastAsia"/>
            <w:kern w:val="44"/>
            <w:sz w:val="24"/>
            <w:szCs w:val="22"/>
            <w:rPrChange w:id="245" w:author="Z Richard" w:date="2026-04-23T14:41:00Z" w16du:dateUtc="2026-04-23T06:41:00Z">
              <w:rPr>
                <w:rFonts w:ascii="Dearest Friend lite" w:eastAsia="黑体" w:hAnsi="Dearest Friend lite" w:cs="Dearest Friend lite" w:hint="eastAsia"/>
                <w:kern w:val="44"/>
                <w:sz w:val="28"/>
                <w:szCs w:val="24"/>
              </w:rPr>
            </w:rPrChange>
          </w:rPr>
          <w:t>（下半场</w:t>
        </w:r>
        <w:r w:rsidRPr="00252C1C">
          <w:rPr>
            <w:rFonts w:ascii="Dearest Friend lite" w:eastAsia="黑体" w:hAnsi="Dearest Friend lite" w:cs="Dearest Friend lite" w:hint="eastAsia"/>
            <w:kern w:val="44"/>
            <w:sz w:val="24"/>
            <w:szCs w:val="22"/>
            <w:rPrChange w:id="246" w:author="Z Richard" w:date="2026-04-23T14:41:00Z" w16du:dateUtc="2026-04-23T06:41:00Z">
              <w:rPr>
                <w:rFonts w:ascii="Dearest Friend lite" w:eastAsia="黑体" w:hAnsi="Dearest Friend lite" w:cs="Dearest Friend lite" w:hint="eastAsia"/>
                <w:kern w:val="44"/>
                <w:sz w:val="28"/>
                <w:szCs w:val="24"/>
              </w:rPr>
            </w:rPrChange>
          </w:rPr>
          <w:t>3</w:t>
        </w:r>
      </w:ins>
      <w:ins w:id="247" w:author="Z Richard" w:date="2026-04-23T14:41:00Z" w16du:dateUtc="2026-04-23T06:41:00Z">
        <w:r w:rsidR="006F66F8">
          <w:rPr>
            <w:rFonts w:ascii="Dearest Friend lite" w:eastAsia="黑体" w:hAnsi="Dearest Friend lite" w:cs="Dearest Friend lite" w:hint="eastAsia"/>
            <w:kern w:val="44"/>
            <w:sz w:val="24"/>
            <w:szCs w:val="22"/>
          </w:rPr>
          <w:t>号麦</w:t>
        </w:r>
      </w:ins>
      <w:ins w:id="248" w:author="Z Richard" w:date="2026-04-23T14:40:00Z" w16du:dateUtc="2026-04-23T06:40:00Z">
        <w:r w:rsidRPr="00252C1C">
          <w:rPr>
            <w:rFonts w:ascii="Dearest Friend lite" w:eastAsia="黑体" w:hAnsi="Dearest Friend lite" w:cs="Dearest Friend lite" w:hint="eastAsia"/>
            <w:kern w:val="44"/>
            <w:sz w:val="24"/>
            <w:szCs w:val="22"/>
            <w:rPrChange w:id="249" w:author="Z Richard" w:date="2026-04-23T14:41:00Z" w16du:dateUtc="2026-04-23T06:41:00Z">
              <w:rPr>
                <w:rFonts w:ascii="Dearest Friend lite" w:eastAsia="黑体" w:hAnsi="Dearest Friend lite" w:cs="Dearest Friend lite" w:hint="eastAsia"/>
                <w:kern w:val="44"/>
                <w:sz w:val="28"/>
                <w:szCs w:val="24"/>
              </w:rPr>
            </w:rPrChange>
          </w:rPr>
          <w:t>）</w:t>
        </w:r>
      </w:ins>
      <w:ins w:id="250" w:author="Z Richard" w:date="2026-04-23T14:41:00Z" w16du:dateUtc="2026-04-23T06:41:00Z">
        <w:r w:rsidR="006F66F8">
          <w:rPr>
            <w:rFonts w:ascii="Dearest Friend lite" w:eastAsia="黑体" w:hAnsi="Dearest Friend lite" w:cs="Dearest Friend lite" w:hint="eastAsia"/>
            <w:kern w:val="44"/>
            <w:sz w:val="24"/>
            <w:szCs w:val="22"/>
          </w:rPr>
          <w:t>响度</w:t>
        </w:r>
      </w:ins>
      <w:ins w:id="251" w:author="Z Richard" w:date="2026-04-23T15:37:00Z" w16du:dateUtc="2026-04-23T07:37:00Z">
        <w:r w:rsidR="005F4046">
          <w:rPr>
            <w:rFonts w:ascii="Dearest Friend lite" w:eastAsia="黑体" w:hAnsi="Dearest Friend lite" w:cs="Dearest Friend lite" w:hint="eastAsia"/>
            <w:kern w:val="44"/>
            <w:sz w:val="24"/>
            <w:szCs w:val="22"/>
          </w:rPr>
          <w:t>需要偏低</w:t>
        </w:r>
      </w:ins>
    </w:p>
    <w:p w14:paraId="01BDC82A" w14:textId="5F3C0FA9" w:rsidR="006F66F8" w:rsidRDefault="00787748">
      <w:pPr>
        <w:keepNext w:val="0"/>
        <w:keepLines w:val="0"/>
        <w:widowControl/>
        <w:spacing w:line="320" w:lineRule="exact"/>
        <w:ind w:firstLineChars="0" w:firstLine="0"/>
        <w:jc w:val="left"/>
        <w:rPr>
          <w:ins w:id="252" w:author="Z Richard" w:date="2026-04-23T14:41:00Z" w16du:dateUtc="2026-04-23T06:41:00Z"/>
          <w:rFonts w:ascii="Dearest Friend lite" w:eastAsia="黑体" w:hAnsi="Dearest Friend lite" w:cs="Dearest Friend lite" w:hint="eastAsia"/>
          <w:kern w:val="44"/>
          <w:sz w:val="24"/>
          <w:szCs w:val="22"/>
        </w:rPr>
      </w:pPr>
      <w:ins w:id="253" w:author="Z Richard" w:date="2026-04-23T14:41:00Z" w16du:dateUtc="2026-04-23T06:41:00Z">
        <w:r>
          <w:rPr>
            <w:rFonts w:ascii="Dearest Friend lite" w:eastAsia="黑体" w:hAnsi="Dearest Friend lite" w:cs="Dearest Friend lite" w:hint="eastAsia"/>
            <w:kern w:val="44"/>
            <w:sz w:val="24"/>
            <w:szCs w:val="22"/>
          </w:rPr>
          <w:t>周日场</w:t>
        </w:r>
        <w:r>
          <w:rPr>
            <w:rFonts w:ascii="Dearest Friend lite" w:eastAsia="黑体" w:hAnsi="Dearest Friend lite" w:cs="Dearest Friend lite" w:hint="eastAsia"/>
            <w:kern w:val="44"/>
            <w:sz w:val="24"/>
            <w:szCs w:val="22"/>
          </w:rPr>
          <w:t>Guinevere</w:t>
        </w:r>
      </w:ins>
      <w:ins w:id="254" w:author="Z Richard" w:date="2026-04-23T15:37:00Z" w16du:dateUtc="2026-04-23T07:37:00Z">
        <w:r w:rsidR="00AA6507">
          <w:rPr>
            <w:rFonts w:ascii="Dearest Friend lite" w:eastAsia="黑体" w:hAnsi="Dearest Friend lite" w:cs="Dearest Friend lite" w:hint="eastAsia"/>
            <w:kern w:val="44"/>
            <w:sz w:val="24"/>
            <w:szCs w:val="22"/>
          </w:rPr>
          <w:t>（</w:t>
        </w:r>
        <w:r w:rsidR="00AA6507">
          <w:rPr>
            <w:rFonts w:ascii="Dearest Friend lite" w:eastAsia="黑体" w:hAnsi="Dearest Friend lite" w:cs="Dearest Friend lite" w:hint="eastAsia"/>
            <w:kern w:val="44"/>
            <w:sz w:val="24"/>
            <w:szCs w:val="22"/>
          </w:rPr>
          <w:t>2</w:t>
        </w:r>
        <w:r w:rsidR="00AA6507">
          <w:rPr>
            <w:rFonts w:ascii="Dearest Friend lite" w:eastAsia="黑体" w:hAnsi="Dearest Friend lite" w:cs="Dearest Friend lite" w:hint="eastAsia"/>
            <w:kern w:val="44"/>
            <w:sz w:val="24"/>
            <w:szCs w:val="22"/>
          </w:rPr>
          <w:t>号麦）</w:t>
        </w:r>
      </w:ins>
      <w:ins w:id="255" w:author="Z Richard" w:date="2026-04-23T14:41:00Z" w16du:dateUtc="2026-04-23T06:41:00Z">
        <w:r>
          <w:rPr>
            <w:rFonts w:ascii="Dearest Friend lite" w:eastAsia="黑体" w:hAnsi="Dearest Friend lite" w:cs="Dearest Friend lite" w:hint="eastAsia"/>
            <w:kern w:val="44"/>
            <w:sz w:val="24"/>
            <w:szCs w:val="22"/>
          </w:rPr>
          <w:t>响度</w:t>
        </w:r>
      </w:ins>
      <w:ins w:id="256" w:author="Z Richard" w:date="2026-04-23T15:37:00Z" w16du:dateUtc="2026-04-23T07:37:00Z">
        <w:r w:rsidR="005F4046">
          <w:rPr>
            <w:rFonts w:ascii="Dearest Friend lite" w:eastAsia="黑体" w:hAnsi="Dearest Friend lite" w:cs="Dearest Friend lite" w:hint="eastAsia"/>
            <w:kern w:val="44"/>
            <w:sz w:val="24"/>
            <w:szCs w:val="22"/>
          </w:rPr>
          <w:t>需要偏高</w:t>
        </w:r>
      </w:ins>
    </w:p>
    <w:p w14:paraId="13B3F075" w14:textId="70514E9F" w:rsidR="00A610E1" w:rsidRDefault="000F1C14">
      <w:pPr>
        <w:keepNext w:val="0"/>
        <w:keepLines w:val="0"/>
        <w:widowControl/>
        <w:spacing w:line="320" w:lineRule="exact"/>
        <w:ind w:firstLineChars="0" w:firstLine="0"/>
        <w:jc w:val="left"/>
        <w:rPr>
          <w:ins w:id="257" w:author="Z Richard" w:date="2026-04-23T22:38:00Z" w16du:dateUtc="2026-04-23T14:38:00Z"/>
          <w:rFonts w:ascii="Dearest Friend lite" w:eastAsia="黑体" w:hAnsi="Dearest Friend lite" w:cs="Dearest Friend lite" w:hint="eastAsia"/>
          <w:kern w:val="44"/>
          <w:sz w:val="24"/>
          <w:szCs w:val="22"/>
        </w:rPr>
      </w:pPr>
      <w:ins w:id="258" w:author="Z Richard" w:date="2026-04-23T14:41:00Z" w16du:dateUtc="2026-04-23T06:41:00Z">
        <w:r>
          <w:rPr>
            <w:rFonts w:ascii="Dearest Friend lite" w:eastAsia="黑体" w:hAnsi="Dearest Friend lite" w:cs="Dearest Friend lite" w:hint="eastAsia"/>
            <w:kern w:val="44"/>
            <w:sz w:val="24"/>
            <w:szCs w:val="22"/>
          </w:rPr>
          <w:t>台词戏</w:t>
        </w:r>
      </w:ins>
      <w:ins w:id="259" w:author="Z Richard" w:date="2026-04-23T14:42:00Z" w16du:dateUtc="2026-04-23T06:42:00Z">
        <w:r w:rsidR="00594039">
          <w:rPr>
            <w:rFonts w:ascii="Dearest Friend lite" w:eastAsia="黑体" w:hAnsi="Dearest Friend lite" w:cs="Dearest Friend lite" w:hint="eastAsia"/>
            <w:kern w:val="44"/>
            <w:sz w:val="24"/>
            <w:szCs w:val="22"/>
          </w:rPr>
          <w:t>BGM</w:t>
        </w:r>
        <w:r>
          <w:rPr>
            <w:rFonts w:ascii="Dearest Friend lite" w:eastAsia="黑体" w:hAnsi="Dearest Friend lite" w:cs="Dearest Friend lite" w:hint="eastAsia"/>
            <w:kern w:val="44"/>
            <w:sz w:val="24"/>
            <w:szCs w:val="22"/>
          </w:rPr>
          <w:t>响度</w:t>
        </w:r>
        <w:r w:rsidR="00AD4A99">
          <w:rPr>
            <w:rFonts w:ascii="Dearest Friend lite" w:eastAsia="黑体" w:hAnsi="Dearest Friend lite" w:cs="Dearest Friend lite" w:hint="eastAsia"/>
            <w:kern w:val="44"/>
            <w:sz w:val="24"/>
            <w:szCs w:val="22"/>
          </w:rPr>
          <w:t>调</w:t>
        </w:r>
        <w:r>
          <w:rPr>
            <w:rFonts w:ascii="Dearest Friend lite" w:eastAsia="黑体" w:hAnsi="Dearest Friend lite" w:cs="Dearest Friend lite" w:hint="eastAsia"/>
            <w:kern w:val="44"/>
            <w:sz w:val="24"/>
            <w:szCs w:val="22"/>
          </w:rPr>
          <w:t>低</w:t>
        </w:r>
      </w:ins>
      <w:ins w:id="260" w:author="Z Richard" w:date="2026-04-23T15:06:00Z" w16du:dateUtc="2026-04-23T07:06:00Z">
        <w:r w:rsidR="00016EFD">
          <w:rPr>
            <w:rFonts w:ascii="Dearest Friend lite" w:eastAsia="黑体" w:hAnsi="Dearest Friend lite" w:cs="Dearest Friend lite" w:hint="eastAsia"/>
            <w:kern w:val="44"/>
            <w:sz w:val="24"/>
            <w:szCs w:val="22"/>
          </w:rPr>
          <w:t>（</w:t>
        </w:r>
        <w:r w:rsidR="00016EFD">
          <w:rPr>
            <w:rFonts w:ascii="Dearest Friend lite" w:eastAsia="黑体" w:hAnsi="Dearest Friend lite" w:cs="Dearest Friend lite" w:hint="eastAsia"/>
            <w:kern w:val="44"/>
            <w:sz w:val="24"/>
            <w:szCs w:val="22"/>
          </w:rPr>
          <w:t>Down</w:t>
        </w:r>
        <w:r w:rsidR="00016EFD">
          <w:rPr>
            <w:rFonts w:ascii="Dearest Friend lite" w:eastAsia="黑体" w:hAnsi="Dearest Friend lite" w:cs="Dearest Friend lite" w:hint="eastAsia"/>
            <w:kern w:val="44"/>
            <w:sz w:val="24"/>
            <w:szCs w:val="22"/>
          </w:rPr>
          <w:t>）</w:t>
        </w:r>
      </w:ins>
      <w:ins w:id="261" w:author="Z Richard" w:date="2026-04-23T14:42:00Z" w16du:dateUtc="2026-04-23T06:42:00Z">
        <w:r>
          <w:rPr>
            <w:rFonts w:ascii="Dearest Friend lite" w:eastAsia="黑体" w:hAnsi="Dearest Friend lite" w:cs="Dearest Friend lite" w:hint="eastAsia"/>
            <w:kern w:val="44"/>
            <w:sz w:val="24"/>
            <w:szCs w:val="22"/>
          </w:rPr>
          <w:t>，</w:t>
        </w:r>
        <w:r w:rsidR="00AD4A99">
          <w:rPr>
            <w:rFonts w:ascii="Dearest Friend lite" w:eastAsia="黑体" w:hAnsi="Dearest Friend lite" w:cs="Dearest Friend lite" w:hint="eastAsia"/>
            <w:kern w:val="44"/>
            <w:sz w:val="24"/>
            <w:szCs w:val="22"/>
          </w:rPr>
          <w:t>伴奏时响度调高</w:t>
        </w:r>
      </w:ins>
      <w:ins w:id="262" w:author="Z Richard" w:date="2026-04-23T15:06:00Z" w16du:dateUtc="2026-04-23T07:06:00Z">
        <w:r w:rsidR="00FA0095">
          <w:rPr>
            <w:rFonts w:ascii="Dearest Friend lite" w:eastAsia="黑体" w:hAnsi="Dearest Friend lite" w:cs="Dearest Friend lite" w:hint="eastAsia"/>
            <w:kern w:val="44"/>
            <w:sz w:val="24"/>
            <w:szCs w:val="22"/>
          </w:rPr>
          <w:t>（</w:t>
        </w:r>
        <w:r w:rsidR="00FA0095">
          <w:rPr>
            <w:rFonts w:ascii="Dearest Friend lite" w:eastAsia="黑体" w:hAnsi="Dearest Friend lite" w:cs="Dearest Friend lite" w:hint="eastAsia"/>
            <w:kern w:val="44"/>
            <w:sz w:val="24"/>
            <w:szCs w:val="22"/>
          </w:rPr>
          <w:t>Up</w:t>
        </w:r>
        <w:r w:rsidR="00FA0095">
          <w:rPr>
            <w:rFonts w:ascii="Dearest Friend lite" w:eastAsia="黑体" w:hAnsi="Dearest Friend lite" w:cs="Dearest Friend lite" w:hint="eastAsia"/>
            <w:kern w:val="44"/>
            <w:sz w:val="24"/>
            <w:szCs w:val="22"/>
          </w:rPr>
          <w:t>）</w:t>
        </w:r>
      </w:ins>
      <w:ins w:id="263" w:author="Z Richard" w:date="2026-04-23T15:02:00Z" w16du:dateUtc="2026-04-23T07:02:00Z">
        <w:r w:rsidR="00ED2B5B">
          <w:rPr>
            <w:rFonts w:ascii="Dearest Friend lite" w:eastAsia="黑体" w:hAnsi="Dearest Friend lite" w:cs="Dearest Friend lite" w:hint="eastAsia"/>
            <w:kern w:val="44"/>
            <w:sz w:val="24"/>
            <w:szCs w:val="22"/>
          </w:rPr>
          <w:t>（大概差</w:t>
        </w:r>
        <w:r w:rsidR="003B15A6">
          <w:rPr>
            <w:rFonts w:ascii="Dearest Friend lite" w:eastAsia="黑体" w:hAnsi="Dearest Friend lite" w:cs="Dearest Friend lite" w:hint="eastAsia"/>
            <w:kern w:val="44"/>
            <w:sz w:val="24"/>
            <w:szCs w:val="22"/>
          </w:rPr>
          <w:t>7db</w:t>
        </w:r>
        <w:r w:rsidR="003B15A6">
          <w:rPr>
            <w:rFonts w:ascii="Dearest Friend lite" w:eastAsia="黑体" w:hAnsi="Dearest Friend lite" w:cs="Dearest Friend lite" w:hint="eastAsia"/>
            <w:kern w:val="44"/>
            <w:sz w:val="24"/>
            <w:szCs w:val="22"/>
          </w:rPr>
          <w:t>左右</w:t>
        </w:r>
        <w:r w:rsidR="00ED2B5B">
          <w:rPr>
            <w:rFonts w:ascii="Dearest Friend lite" w:eastAsia="黑体" w:hAnsi="Dearest Friend lite" w:cs="Dearest Friend lite" w:hint="eastAsia"/>
            <w:kern w:val="44"/>
            <w:sz w:val="24"/>
            <w:szCs w:val="22"/>
          </w:rPr>
          <w:t>）</w:t>
        </w:r>
      </w:ins>
    </w:p>
    <w:p w14:paraId="7B3A0A3A" w14:textId="57F2E929" w:rsidR="00C73A54" w:rsidRPr="00252C1C" w:rsidRDefault="00C73A54">
      <w:pPr>
        <w:keepNext w:val="0"/>
        <w:keepLines w:val="0"/>
        <w:widowControl/>
        <w:spacing w:line="320" w:lineRule="exact"/>
        <w:ind w:firstLineChars="0" w:firstLine="720"/>
        <w:jc w:val="left"/>
        <w:rPr>
          <w:ins w:id="264" w:author="Liao Kuo" w:date="2026-04-09T16:48:00Z"/>
          <w:rFonts w:ascii="Dearest Friend lite" w:eastAsia="黑体" w:hAnsi="Dearest Friend lite" w:cs="Dearest Friend lite" w:hint="eastAsia"/>
          <w:kern w:val="44"/>
          <w:sz w:val="24"/>
          <w:szCs w:val="22"/>
          <w:rPrChange w:id="265" w:author="Z Richard" w:date="2026-04-23T14:41:00Z" w16du:dateUtc="2026-04-23T06:41:00Z">
            <w:rPr>
              <w:ins w:id="266" w:author="Liao Kuo" w:date="2026-04-09T16:48:00Z"/>
              <w:rFonts w:ascii="Dearest Friend lite" w:eastAsia="黑体" w:hAnsi="Dearest Friend lite" w:cs="Dearest Friend lite" w:hint="eastAsia"/>
              <w:kern w:val="44"/>
              <w:sz w:val="40"/>
              <w:szCs w:val="22"/>
            </w:rPr>
          </w:rPrChange>
        </w:rPr>
        <w:pPrChange w:id="267" w:author="Z Richard" w:date="2026-04-23T22:38:00Z" w16du:dateUtc="2026-04-23T14:38:00Z">
          <w:pPr>
            <w:keepNext w:val="0"/>
            <w:keepLines w:val="0"/>
            <w:widowControl/>
            <w:ind w:firstLineChars="0" w:firstLine="0"/>
            <w:jc w:val="left"/>
          </w:pPr>
        </w:pPrChange>
      </w:pPr>
      <w:ins w:id="268" w:author="Z Richard" w:date="2026-04-23T22:38:00Z" w16du:dateUtc="2026-04-23T14:38:00Z">
        <w:r>
          <w:rPr>
            <w:rFonts w:ascii="Dearest Friend lite" w:eastAsia="黑体" w:hAnsi="Dearest Friend lite" w:cs="Dearest Friend lite" w:hint="eastAsia"/>
            <w:kern w:val="44"/>
            <w:sz w:val="24"/>
            <w:szCs w:val="22"/>
          </w:rPr>
          <w:t>有部分场次标注须格外调大（</w:t>
        </w:r>
        <w:r>
          <w:rPr>
            <w:rFonts w:ascii="Dearest Friend lite" w:eastAsia="黑体" w:hAnsi="Dearest Friend lite" w:cs="Dearest Friend lite" w:hint="eastAsia"/>
            <w:kern w:val="44"/>
            <w:sz w:val="24"/>
            <w:szCs w:val="22"/>
          </w:rPr>
          <w:t>Up+</w:t>
        </w:r>
        <w:r>
          <w:rPr>
            <w:rFonts w:ascii="Dearest Friend lite" w:eastAsia="黑体" w:hAnsi="Dearest Friend lite" w:cs="Dearest Friend lite" w:hint="eastAsia"/>
            <w:kern w:val="44"/>
            <w:sz w:val="24"/>
            <w:szCs w:val="22"/>
          </w:rPr>
          <w:t>）或格外调小（</w:t>
        </w:r>
        <w:r>
          <w:rPr>
            <w:rFonts w:ascii="Dearest Friend lite" w:eastAsia="黑体" w:hAnsi="Dearest Friend lite" w:cs="Dearest Friend lite" w:hint="eastAsia"/>
            <w:kern w:val="44"/>
            <w:sz w:val="24"/>
            <w:szCs w:val="22"/>
          </w:rPr>
          <w:t>Down-</w:t>
        </w:r>
        <w:r>
          <w:rPr>
            <w:rFonts w:ascii="Dearest Friend lite" w:eastAsia="黑体" w:hAnsi="Dearest Friend lite" w:cs="Dearest Friend lite" w:hint="eastAsia"/>
            <w:kern w:val="44"/>
            <w:sz w:val="24"/>
            <w:szCs w:val="22"/>
          </w:rPr>
          <w:t>）</w:t>
        </w:r>
      </w:ins>
    </w:p>
    <w:p w14:paraId="7A9E4D1F" w14:textId="718CCCD4" w:rsidR="00EE6CFB" w:rsidRDefault="00EE6CFB" w:rsidP="00EE6CFB">
      <w:pPr>
        <w:pStyle w:val="1"/>
        <w:spacing w:before="156" w:after="156"/>
        <w:rPr>
          <w:ins w:id="269" w:author="Z Richard" w:date="2026-04-23T14:56:00Z" w16du:dateUtc="2026-04-23T06:56:00Z"/>
        </w:rPr>
      </w:pPr>
      <w:ins w:id="270" w:author="Z Richard" w:date="2026-04-23T14:56:00Z" w16du:dateUtc="2026-04-23T06:56:00Z">
        <w:r>
          <w:rPr>
            <w:rFonts w:ascii="Dearest Friend lite" w:hAnsi="Dearest Friend lite" w:cs="Dearest Friend lite" w:hint="eastAsia"/>
            <w:sz w:val="40"/>
            <w:szCs w:val="22"/>
          </w:rPr>
          <w:lastRenderedPageBreak/>
          <w:t>0</w:t>
        </w:r>
        <w:r w:rsidR="001C232C">
          <w:rPr>
            <w:rFonts w:ascii="Dearest Friend lite" w:hAnsi="Dearest Friend lite" w:cs="Dearest Friend lite" w:hint="eastAsia"/>
            <w:sz w:val="40"/>
            <w:szCs w:val="22"/>
          </w:rPr>
          <w:t>0</w:t>
        </w:r>
        <w:r>
          <w:t xml:space="preserve"> </w:t>
        </w:r>
        <w:r>
          <w:rPr>
            <w:rFonts w:hint="eastAsia"/>
          </w:rPr>
          <w:t xml:space="preserve"> </w:t>
        </w:r>
        <w:r w:rsidR="001C232C">
          <w:rPr>
            <w:rFonts w:hint="eastAsia"/>
          </w:rPr>
          <w:t>Prelude</w:t>
        </w:r>
      </w:ins>
    </w:p>
    <w:p w14:paraId="26019241" w14:textId="32BA8E40" w:rsidR="00EE6CFB" w:rsidRPr="005C71C3" w:rsidRDefault="0061249C" w:rsidP="00EE6CFB">
      <w:pPr>
        <w:ind w:firstLineChars="0" w:firstLine="0"/>
        <w:rPr>
          <w:ins w:id="271" w:author="Z Richard" w:date="2026-04-23T14:56:00Z" w16du:dateUtc="2026-04-23T06:56:00Z"/>
          <w:rFonts w:ascii="Consolas" w:hAnsi="Consolas"/>
          <w:b/>
          <w:color w:val="215E99" w:themeColor="text2" w:themeTint="BF"/>
          <w:rPrChange w:id="272" w:author="Z Richard" w:date="2026-04-23T16:48:00Z" w16du:dateUtc="2026-04-23T08:48:00Z">
            <w:rPr>
              <w:ins w:id="273" w:author="Z Richard" w:date="2026-04-23T14:56:00Z" w16du:dateUtc="2026-04-23T06:56:00Z"/>
              <w:rFonts w:ascii="Consolas" w:hAnsi="Consolas"/>
              <w:b/>
              <w:highlight w:val="yellow"/>
            </w:rPr>
          </w:rPrChange>
        </w:rPr>
      </w:pPr>
      <w:ins w:id="274" w:author="Z Richard" w:date="2026-04-23T14:57:00Z" w16du:dateUtc="2026-04-23T06:57:00Z">
        <w:r w:rsidRPr="005C71C3">
          <w:rPr>
            <w:rFonts w:ascii="Consolas" w:hAnsi="Consolas" w:hint="eastAsia"/>
            <w:b/>
            <w:color w:val="215E99" w:themeColor="text2" w:themeTint="BF"/>
            <w:rPrChange w:id="275" w:author="Z Richard" w:date="2026-04-23T16:48:00Z" w16du:dateUtc="2026-04-23T08:48:00Z">
              <w:rPr>
                <w:rFonts w:ascii="Consolas" w:hAnsi="Consolas" w:hint="eastAsia"/>
                <w:b/>
                <w:highlight w:val="yellow"/>
              </w:rPr>
            </w:rPrChange>
          </w:rPr>
          <w:t>直接</w:t>
        </w:r>
      </w:ins>
      <w:ins w:id="276" w:author="Z Richard" w:date="2026-04-23T14:56:00Z" w16du:dateUtc="2026-04-23T06:56:00Z">
        <w:r w:rsidR="006C038A" w:rsidRPr="005C71C3">
          <w:rPr>
            <w:rFonts w:ascii="Consolas" w:hAnsi="Consolas" w:hint="eastAsia"/>
            <w:b/>
            <w:color w:val="215E99" w:themeColor="text2" w:themeTint="BF"/>
            <w:rPrChange w:id="277" w:author="Z Richard" w:date="2026-04-23T16:48:00Z" w16du:dateUtc="2026-04-23T08:48:00Z">
              <w:rPr>
                <w:rFonts w:ascii="Consolas" w:hAnsi="Consolas" w:hint="eastAsia"/>
                <w:b/>
                <w:highlight w:val="yellow"/>
              </w:rPr>
            </w:rPrChange>
          </w:rPr>
          <w:t>播放</w:t>
        </w:r>
        <w:r w:rsidR="000D3A1B" w:rsidRPr="005C71C3">
          <w:rPr>
            <w:rFonts w:ascii="Consolas" w:hAnsi="Consolas" w:hint="eastAsia"/>
            <w:b/>
            <w:color w:val="215E99" w:themeColor="text2" w:themeTint="BF"/>
            <w:rPrChange w:id="278" w:author="Z Richard" w:date="2026-04-23T16:48:00Z" w16du:dateUtc="2026-04-23T08:48:00Z">
              <w:rPr>
                <w:rFonts w:ascii="Consolas" w:hAnsi="Consolas" w:hint="eastAsia"/>
                <w:b/>
                <w:highlight w:val="yellow"/>
              </w:rPr>
            </w:rPrChange>
          </w:rPr>
          <w:t>预录的观影须知</w:t>
        </w:r>
      </w:ins>
      <w:ins w:id="279" w:author="Z Richard" w:date="2026-04-23T14:57:00Z" w16du:dateUtc="2026-04-23T06:57:00Z">
        <w:r w:rsidR="00BE6691" w:rsidRPr="005C71C3">
          <w:rPr>
            <w:rFonts w:ascii="Consolas" w:hAnsi="Consolas" w:hint="eastAsia"/>
            <w:b/>
            <w:color w:val="215E99" w:themeColor="text2" w:themeTint="BF"/>
            <w:rPrChange w:id="280" w:author="Z Richard" w:date="2026-04-23T16:48:00Z" w16du:dateUtc="2026-04-23T08:48:00Z">
              <w:rPr>
                <w:rFonts w:ascii="Consolas" w:hAnsi="Consolas" w:hint="eastAsia"/>
                <w:b/>
                <w:highlight w:val="yellow"/>
              </w:rPr>
            </w:rPrChange>
          </w:rPr>
          <w:t>与序曲（观影须知已</w:t>
        </w:r>
        <w:r w:rsidR="00D53CBB" w:rsidRPr="005C71C3">
          <w:rPr>
            <w:rFonts w:ascii="Consolas" w:hAnsi="Consolas" w:hint="eastAsia"/>
            <w:b/>
            <w:color w:val="215E99" w:themeColor="text2" w:themeTint="BF"/>
            <w:rPrChange w:id="281" w:author="Z Richard" w:date="2026-04-23T16:48:00Z" w16du:dateUtc="2026-04-23T08:48:00Z">
              <w:rPr>
                <w:rFonts w:ascii="Consolas" w:hAnsi="Consolas" w:hint="eastAsia"/>
                <w:b/>
                <w:highlight w:val="yellow"/>
              </w:rPr>
            </w:rPrChange>
          </w:rPr>
          <w:t>合成进音乐</w:t>
        </w:r>
        <w:r w:rsidR="00BE6691" w:rsidRPr="005C71C3">
          <w:rPr>
            <w:rFonts w:ascii="Consolas" w:hAnsi="Consolas" w:hint="eastAsia"/>
            <w:b/>
            <w:color w:val="215E99" w:themeColor="text2" w:themeTint="BF"/>
            <w:rPrChange w:id="282" w:author="Z Richard" w:date="2026-04-23T16:48:00Z" w16du:dateUtc="2026-04-23T08:48:00Z">
              <w:rPr>
                <w:rFonts w:ascii="Consolas" w:hAnsi="Consolas" w:hint="eastAsia"/>
                <w:b/>
                <w:highlight w:val="yellow"/>
              </w:rPr>
            </w:rPrChange>
          </w:rPr>
          <w:t>）</w:t>
        </w:r>
      </w:ins>
    </w:p>
    <w:p w14:paraId="2D18EB2F" w14:textId="77777777" w:rsidR="005C71C3" w:rsidRDefault="005C71C3" w:rsidP="00EE6CFB">
      <w:pPr>
        <w:ind w:firstLineChars="0" w:firstLine="0"/>
        <w:rPr>
          <w:ins w:id="283" w:author="Z Richard" w:date="2026-04-23T16:48:00Z" w16du:dateUtc="2026-04-23T08:48:00Z"/>
          <w:rFonts w:ascii="Consolas" w:hAnsi="Consolas"/>
          <w:b/>
          <w:highlight w:val="green"/>
        </w:rPr>
      </w:pPr>
    </w:p>
    <w:p w14:paraId="255481FC" w14:textId="278F8F4E" w:rsidR="00EE6CFB" w:rsidRPr="005856FB" w:rsidRDefault="00C21B84" w:rsidP="00EE6CFB">
      <w:pPr>
        <w:ind w:firstLineChars="0" w:firstLine="0"/>
        <w:rPr>
          <w:ins w:id="284" w:author="Z Richard" w:date="2026-04-23T14:56:00Z" w16du:dateUtc="2026-04-23T06:56:00Z"/>
          <w:rFonts w:ascii="Consolas" w:hAnsi="Consolas"/>
          <w:b/>
          <w:highlight w:val="green"/>
        </w:rPr>
      </w:pPr>
      <w:ins w:id="285" w:author="Z Richard" w:date="2026-04-23T22:38:00Z" w16du:dateUtc="2026-04-23T14:38:00Z">
        <w:r>
          <w:rPr>
            <w:rFonts w:ascii="Consolas" w:hAnsi="Consolas" w:hint="eastAsia"/>
            <w:b/>
            <w:highlight w:val="green"/>
          </w:rPr>
          <w:t>伴奏</w:t>
        </w:r>
        <w:r>
          <w:rPr>
            <w:rFonts w:ascii="Consolas" w:hAnsi="Consolas" w:hint="eastAsia"/>
            <w:b/>
            <w:highlight w:val="green"/>
          </w:rPr>
          <w:t xml:space="preserve"> </w:t>
        </w:r>
      </w:ins>
      <w:ins w:id="286" w:author="Z Richard" w:date="2026-04-23T14:57:00Z" w16du:dateUtc="2026-04-23T06:57:00Z">
        <w:r w:rsidR="005856FB">
          <w:rPr>
            <w:rFonts w:ascii="Consolas" w:hAnsi="Consolas" w:hint="eastAsia"/>
            <w:b/>
            <w:highlight w:val="green"/>
          </w:rPr>
          <w:t>O</w:t>
        </w:r>
      </w:ins>
      <w:ins w:id="287" w:author="Z Richard" w:date="2026-04-23T15:16:00Z" w16du:dateUtc="2026-04-23T07:16:00Z">
        <w:r w:rsidR="00BD38A1">
          <w:rPr>
            <w:rFonts w:ascii="Consolas" w:hAnsi="Consolas" w:hint="eastAsia"/>
            <w:b/>
            <w:highlight w:val="green"/>
          </w:rPr>
          <w:t>n</w:t>
        </w:r>
      </w:ins>
    </w:p>
    <w:p w14:paraId="0E1FF630" w14:textId="55929066" w:rsidR="00555047" w:rsidRDefault="002E5D19">
      <w:pPr>
        <w:pStyle w:val="1"/>
        <w:spacing w:before="156" w:after="156"/>
      </w:pPr>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1</w:t>
      </w:r>
      <w:r>
        <w:t xml:space="preserve"> </w:t>
      </w:r>
      <w:r>
        <w:rPr>
          <w:rFonts w:hint="eastAsia"/>
        </w:rPr>
        <w:t xml:space="preserve"> </w:t>
      </w:r>
      <w:r>
        <w:t xml:space="preserve">The </w:t>
      </w:r>
      <w:r>
        <w:rPr>
          <w:rFonts w:hint="eastAsia"/>
        </w:rPr>
        <w:t>M</w:t>
      </w:r>
      <w:r>
        <w:t xml:space="preserve">ission for </w:t>
      </w:r>
      <w:r>
        <w:rPr>
          <w:rFonts w:hint="eastAsia"/>
        </w:rPr>
        <w:t>Merlin</w:t>
      </w:r>
      <w:bookmarkEnd w:id="1"/>
    </w:p>
    <w:p w14:paraId="7330F29F" w14:textId="7389B6B8" w:rsidR="0049546B" w:rsidRPr="00477505" w:rsidRDefault="0053621E">
      <w:pPr>
        <w:ind w:firstLineChars="0" w:firstLine="0"/>
        <w:rPr>
          <w:ins w:id="288" w:author="Z Richard" w:date="2026-04-23T14:40:00Z" w16du:dateUtc="2026-04-23T06:40:00Z"/>
          <w:rFonts w:ascii="Consolas" w:hAnsi="Consolas"/>
          <w:b/>
          <w:color w:val="215E99" w:themeColor="text2" w:themeTint="BF"/>
          <w:rPrChange w:id="289" w:author="Z Richard" w:date="2026-04-23T15:15:00Z" w16du:dateUtc="2026-04-23T07:15:00Z">
            <w:rPr>
              <w:ins w:id="290" w:author="Z Richard" w:date="2026-04-23T14:40:00Z" w16du:dateUtc="2026-04-23T06:40:00Z"/>
              <w:rFonts w:ascii="Consolas" w:hAnsi="Consolas"/>
              <w:b/>
              <w:highlight w:val="green"/>
            </w:rPr>
          </w:rPrChange>
        </w:rPr>
      </w:pPr>
      <w:ins w:id="291" w:author="Z Richard" w:date="2026-04-23T14:37:00Z" w16du:dateUtc="2026-04-23T06:37:00Z">
        <w:r w:rsidRPr="00477505">
          <w:rPr>
            <w:rFonts w:ascii="Consolas" w:hAnsi="Consolas" w:hint="eastAsia"/>
            <w:b/>
            <w:color w:val="215E99" w:themeColor="text2" w:themeTint="BF"/>
            <w:rPrChange w:id="292" w:author="Z Richard" w:date="2026-04-23T15:15:00Z" w16du:dateUtc="2026-04-23T07:15:00Z">
              <w:rPr>
                <w:rFonts w:ascii="Consolas" w:hAnsi="Consolas" w:hint="eastAsia"/>
                <w:b/>
                <w:highlight w:val="green"/>
              </w:rPr>
            </w:rPrChange>
          </w:rPr>
          <w:t>台词戏</w:t>
        </w:r>
      </w:ins>
      <w:ins w:id="293" w:author="Z Richard" w:date="2026-04-23T14:39:00Z" w16du:dateUtc="2026-04-23T06:39:00Z">
        <w:r w:rsidR="009F60E2" w:rsidRPr="00477505">
          <w:rPr>
            <w:rFonts w:ascii="Consolas" w:hAnsi="Consolas" w:hint="eastAsia"/>
            <w:b/>
            <w:color w:val="215E99" w:themeColor="text2" w:themeTint="BF"/>
            <w:rPrChange w:id="294" w:author="Z Richard" w:date="2026-04-23T15:15:00Z" w16du:dateUtc="2026-04-23T07:15:00Z">
              <w:rPr>
                <w:rFonts w:ascii="Consolas" w:hAnsi="Consolas" w:hint="eastAsia"/>
                <w:b/>
                <w:highlight w:val="green"/>
              </w:rPr>
            </w:rPrChange>
          </w:rPr>
          <w:t>，涉及演员</w:t>
        </w:r>
        <w:r w:rsidR="009F60E2" w:rsidRPr="00477505">
          <w:rPr>
            <w:rFonts w:ascii="Consolas" w:hAnsi="Consolas"/>
            <w:b/>
            <w:color w:val="215E99" w:themeColor="text2" w:themeTint="BF"/>
            <w:rPrChange w:id="295" w:author="Z Richard" w:date="2026-04-23T15:15:00Z" w16du:dateUtc="2026-04-23T07:15:00Z">
              <w:rPr>
                <w:rFonts w:ascii="Consolas" w:hAnsi="Consolas"/>
                <w:b/>
                <w:highlight w:val="green"/>
              </w:rPr>
            </w:rPrChange>
          </w:rPr>
          <w:t>Merlin (5)</w:t>
        </w:r>
        <w:r w:rsidR="00CE5804" w:rsidRPr="00477505">
          <w:rPr>
            <w:rFonts w:ascii="Consolas" w:hAnsi="Consolas" w:hint="eastAsia"/>
            <w:b/>
            <w:color w:val="215E99" w:themeColor="text2" w:themeTint="BF"/>
            <w:rPrChange w:id="296" w:author="Z Richard" w:date="2026-04-23T15:15:00Z" w16du:dateUtc="2026-04-23T07:15:00Z">
              <w:rPr>
                <w:rFonts w:ascii="Consolas" w:hAnsi="Consolas" w:hint="eastAsia"/>
                <w:b/>
                <w:highlight w:val="green"/>
              </w:rPr>
            </w:rPrChange>
          </w:rPr>
          <w:t>，</w:t>
        </w:r>
        <w:r w:rsidR="001928A3" w:rsidRPr="00477505">
          <w:rPr>
            <w:rFonts w:ascii="Consolas" w:hAnsi="Consolas" w:hint="eastAsia"/>
            <w:b/>
            <w:color w:val="215E99" w:themeColor="text2" w:themeTint="BF"/>
            <w:rPrChange w:id="297" w:author="Z Richard" w:date="2026-04-23T15:15:00Z" w16du:dateUtc="2026-04-23T07:15:00Z">
              <w:rPr>
                <w:rFonts w:ascii="Consolas" w:hAnsi="Consolas" w:hint="eastAsia"/>
                <w:b/>
                <w:highlight w:val="green"/>
              </w:rPr>
            </w:rPrChange>
          </w:rPr>
          <w:t>巨龙</w:t>
        </w:r>
      </w:ins>
      <w:ins w:id="298" w:author="Z Richard" w:date="2026-04-23T14:58:00Z" w16du:dateUtc="2026-04-23T06:58:00Z">
        <w:r w:rsidR="00DB61AB" w:rsidRPr="00477505">
          <w:rPr>
            <w:rFonts w:ascii="Consolas" w:hAnsi="Consolas" w:hint="eastAsia"/>
            <w:b/>
            <w:color w:val="215E99" w:themeColor="text2" w:themeTint="BF"/>
            <w:rPrChange w:id="299" w:author="Z Richard" w:date="2026-04-23T15:15:00Z" w16du:dateUtc="2026-04-23T07:15:00Z">
              <w:rPr>
                <w:rFonts w:ascii="Consolas" w:hAnsi="Consolas" w:hint="eastAsia"/>
                <w:b/>
                <w:highlight w:val="yellow"/>
              </w:rPr>
            </w:rPrChange>
          </w:rPr>
          <w:t>与音效</w:t>
        </w:r>
      </w:ins>
      <w:ins w:id="300" w:author="Z Richard" w:date="2026-04-23T14:40:00Z" w16du:dateUtc="2026-04-23T06:40:00Z">
        <w:r w:rsidR="0029254D" w:rsidRPr="00477505">
          <w:rPr>
            <w:rFonts w:ascii="Consolas" w:hAnsi="Consolas" w:hint="eastAsia"/>
            <w:b/>
            <w:color w:val="215E99" w:themeColor="text2" w:themeTint="BF"/>
            <w:rPrChange w:id="301" w:author="Z Richard" w:date="2026-04-23T15:15:00Z" w16du:dateUtc="2026-04-23T07:15:00Z">
              <w:rPr>
                <w:rFonts w:ascii="Consolas" w:hAnsi="Consolas" w:hint="eastAsia"/>
                <w:b/>
                <w:highlight w:val="green"/>
              </w:rPr>
            </w:rPrChange>
          </w:rPr>
          <w:t>由电脑</w:t>
        </w:r>
        <w:r w:rsidR="00094963" w:rsidRPr="00477505">
          <w:rPr>
            <w:rFonts w:ascii="Consolas" w:hAnsi="Consolas" w:hint="eastAsia"/>
            <w:b/>
            <w:color w:val="215E99" w:themeColor="text2" w:themeTint="BF"/>
            <w:rPrChange w:id="302" w:author="Z Richard" w:date="2026-04-23T15:15:00Z" w16du:dateUtc="2026-04-23T07:15:00Z">
              <w:rPr>
                <w:rFonts w:ascii="Consolas" w:hAnsi="Consolas" w:hint="eastAsia"/>
                <w:b/>
                <w:highlight w:val="green"/>
              </w:rPr>
            </w:rPrChange>
          </w:rPr>
          <w:t>播放</w:t>
        </w:r>
      </w:ins>
      <w:ins w:id="303" w:author="Z Richard" w:date="2026-04-23T14:58:00Z" w16du:dateUtc="2026-04-23T06:58:00Z">
        <w:r w:rsidR="00DE23C4" w:rsidRPr="00477505">
          <w:rPr>
            <w:rFonts w:ascii="Consolas" w:hAnsi="Consolas" w:hint="eastAsia"/>
            <w:b/>
            <w:color w:val="215E99" w:themeColor="text2" w:themeTint="BF"/>
            <w:rPrChange w:id="304" w:author="Z Richard" w:date="2026-04-23T15:15:00Z" w16du:dateUtc="2026-04-23T07:15:00Z">
              <w:rPr>
                <w:rFonts w:ascii="Consolas" w:hAnsi="Consolas" w:hint="eastAsia"/>
                <w:b/>
                <w:highlight w:val="yellow"/>
              </w:rPr>
            </w:rPrChange>
          </w:rPr>
          <w:t>，无需调整</w:t>
        </w:r>
      </w:ins>
    </w:p>
    <w:p w14:paraId="1515A6F6" w14:textId="77777777" w:rsidR="002828E5" w:rsidRDefault="002828E5">
      <w:pPr>
        <w:ind w:firstLineChars="0" w:firstLine="0"/>
        <w:rPr>
          <w:ins w:id="305" w:author="Z Richard" w:date="2026-04-23T14:37:00Z" w16du:dateUtc="2026-04-23T06:37:00Z"/>
          <w:rFonts w:ascii="Consolas" w:hAnsi="Consolas"/>
          <w:b/>
          <w:highlight w:val="green"/>
        </w:rPr>
      </w:pPr>
    </w:p>
    <w:p w14:paraId="2761326F" w14:textId="33A7DE3F" w:rsidR="00F30E83" w:rsidRDefault="002E5D19">
      <w:pPr>
        <w:ind w:firstLineChars="0" w:firstLine="0"/>
        <w:rPr>
          <w:ins w:id="306" w:author="Z Richard" w:date="2026-04-23T14:43:00Z" w16du:dateUtc="2026-04-23T06:43:00Z"/>
          <w:rFonts w:ascii="Consolas" w:hAnsi="Consolas"/>
          <w:b/>
        </w:rPr>
      </w:pPr>
      <w:ins w:id="307" w:author="Liao Kuo" w:date="2026-04-09T15:31:00Z">
        <w:r w:rsidRPr="002E5D19">
          <w:rPr>
            <w:rFonts w:ascii="Consolas" w:hAnsi="Consolas"/>
            <w:b/>
            <w:highlight w:val="green"/>
            <w:rPrChange w:id="308" w:author="Liao Kuo" w:date="2026-04-09T15:31:00Z">
              <w:rPr/>
            </w:rPrChange>
          </w:rPr>
          <w:t>5</w:t>
        </w:r>
      </w:ins>
      <w:ins w:id="309" w:author="Z Richard" w:date="2026-04-23T14:43:00Z" w16du:dateUtc="2026-04-23T06:43:00Z">
        <w:r w:rsidR="00E05388">
          <w:rPr>
            <w:rFonts w:ascii="Consolas" w:hAnsi="Consolas" w:hint="eastAsia"/>
            <w:b/>
            <w:highlight w:val="green"/>
          </w:rPr>
          <w:t xml:space="preserve"> </w:t>
        </w:r>
      </w:ins>
      <w:ins w:id="310" w:author="Liao Kuo" w:date="2026-04-09T15:31:00Z">
        <w:del w:id="311" w:author="Z Richard" w:date="2026-04-23T14:43:00Z" w16du:dateUtc="2026-04-23T06:43:00Z">
          <w:r w:rsidRPr="002E5D19" w:rsidDel="00E05388">
            <w:rPr>
              <w:rFonts w:ascii="Consolas" w:hAnsi="Consolas"/>
              <w:b/>
              <w:highlight w:val="green"/>
              <w:rPrChange w:id="312" w:author="Liao Kuo" w:date="2026-04-09T15:31:00Z">
                <w:rPr/>
              </w:rPrChange>
            </w:rPr>
            <w:delText xml:space="preserve"> </w:delText>
          </w:r>
        </w:del>
        <w:r w:rsidRPr="002E5D19">
          <w:rPr>
            <w:rFonts w:ascii="Consolas" w:hAnsi="Consolas"/>
            <w:b/>
            <w:highlight w:val="green"/>
            <w:rPrChange w:id="313" w:author="Liao Kuo" w:date="2026-04-09T15:31:00Z">
              <w:rPr/>
            </w:rPrChange>
          </w:rPr>
          <w:t>On</w:t>
        </w:r>
      </w:ins>
    </w:p>
    <w:p w14:paraId="77A2BA6C" w14:textId="79B6B2FA" w:rsidR="00401D57" w:rsidRPr="002E5D19" w:rsidDel="00A610E1" w:rsidRDefault="00401D57">
      <w:pPr>
        <w:ind w:firstLineChars="0" w:firstLine="0"/>
        <w:rPr>
          <w:del w:id="314" w:author="Z Richard" w:date="2026-04-23T14:43:00Z" w16du:dateUtc="2026-04-23T06:43:00Z"/>
          <w:rFonts w:ascii="Consolas" w:hAnsi="Consolas"/>
          <w:b/>
          <w:rPrChange w:id="315" w:author="Liao Kuo" w:date="2026-04-09T15:31:00Z">
            <w:rPr>
              <w:del w:id="316" w:author="Z Richard" w:date="2026-04-23T14:43:00Z" w16du:dateUtc="2026-04-23T06:43:00Z"/>
            </w:rPr>
          </w:rPrChange>
        </w:rPr>
        <w:pPrChange w:id="317" w:author="Liao Kuo" w:date="2026-04-09T15:34:00Z">
          <w:pPr>
            <w:ind w:firstLine="440"/>
          </w:pPr>
        </w:pPrChange>
      </w:pPr>
    </w:p>
    <w:p w14:paraId="206D8BDF" w14:textId="77777777" w:rsidR="00555047" w:rsidRDefault="002E5D19">
      <w:pPr>
        <w:pStyle w:val="ad"/>
        <w:spacing w:after="62"/>
      </w:pPr>
      <w:r>
        <w:rPr>
          <w:rFonts w:hint="eastAsia"/>
        </w:rPr>
        <w:t>Merlin</w:t>
      </w:r>
    </w:p>
    <w:p w14:paraId="259B9E63" w14:textId="77777777" w:rsidR="00555047" w:rsidRDefault="002E5D19">
      <w:pPr>
        <w:ind w:firstLine="440"/>
      </w:pPr>
      <w:r>
        <w:t>Dragon!</w:t>
      </w:r>
    </w:p>
    <w:p w14:paraId="5E181487" w14:textId="03F36406" w:rsidR="00555047" w:rsidRDefault="002E5D19">
      <w:pPr>
        <w:ind w:firstLine="440"/>
      </w:pPr>
      <w:r>
        <w:t>巨龙啊！</w:t>
      </w:r>
    </w:p>
    <w:p w14:paraId="5CD873B4" w14:textId="77777777" w:rsidR="00555047" w:rsidRDefault="00555047">
      <w:pPr>
        <w:ind w:firstLine="440"/>
      </w:pPr>
    </w:p>
    <w:p w14:paraId="76DBB979" w14:textId="77777777" w:rsidR="00555047" w:rsidRDefault="002E5D19">
      <w:pPr>
        <w:pStyle w:val="a3"/>
      </w:pPr>
      <w:r>
        <w:t>[</w:t>
      </w:r>
      <w:r>
        <w:rPr>
          <w:rFonts w:hint="eastAsia"/>
        </w:rPr>
        <w:t xml:space="preserve"> </w:t>
      </w:r>
      <w:r>
        <w:t>Merlin</w:t>
      </w:r>
      <w:r>
        <w:t>风尘仆仆的身影在滚滚尘雾中隐隐而现，他扶着手杖，在废墟中艰难地穿行</w:t>
      </w:r>
      <w:r>
        <w:rPr>
          <w:rFonts w:hint="eastAsia"/>
        </w:rPr>
        <w:t xml:space="preserve"> </w:t>
      </w:r>
      <w:r>
        <w:t>]</w:t>
      </w:r>
    </w:p>
    <w:p w14:paraId="6667452D" w14:textId="77777777" w:rsidR="00555047" w:rsidRDefault="00555047">
      <w:pPr>
        <w:ind w:firstLine="440"/>
      </w:pPr>
    </w:p>
    <w:p w14:paraId="22D5B0AE" w14:textId="77777777" w:rsidR="00555047" w:rsidRDefault="002E5D19">
      <w:pPr>
        <w:pStyle w:val="ad"/>
        <w:spacing w:after="62"/>
      </w:pPr>
      <w:r>
        <w:rPr>
          <w:rFonts w:hint="eastAsia"/>
        </w:rPr>
        <w:t>Merlin</w:t>
      </w:r>
    </w:p>
    <w:p w14:paraId="7AE7DB2C" w14:textId="77777777" w:rsidR="00555047" w:rsidRDefault="002E5D19">
      <w:pPr>
        <w:ind w:firstLine="440"/>
      </w:pPr>
      <w:r>
        <w:t xml:space="preserve">O! Dragon! </w:t>
      </w:r>
      <w:r>
        <w:rPr>
          <w:rFonts w:hint="eastAsia"/>
        </w:rPr>
        <w:t>Incarnation of hellfire</w:t>
      </w:r>
      <w:r>
        <w:t>! Hear my call!</w:t>
      </w:r>
    </w:p>
    <w:p w14:paraId="2BD030A1" w14:textId="77777777" w:rsidR="00555047" w:rsidRDefault="002E5D19">
      <w:pPr>
        <w:ind w:firstLine="440"/>
      </w:pPr>
      <w:r>
        <w:rPr>
          <w:rFonts w:hint="eastAsia"/>
        </w:rPr>
        <w:t>巨龙啊！地狱之火的化身！请听我召唤——</w:t>
      </w:r>
    </w:p>
    <w:p w14:paraId="6CE65DE3" w14:textId="77777777" w:rsidR="00555047" w:rsidRDefault="00555047">
      <w:pPr>
        <w:ind w:firstLine="440"/>
      </w:pPr>
    </w:p>
    <w:p w14:paraId="5CACBFA7" w14:textId="5003FC3F" w:rsidR="00555047" w:rsidRDefault="002E5D19">
      <w:pPr>
        <w:pStyle w:val="ad"/>
        <w:spacing w:after="62"/>
      </w:pPr>
      <w:r>
        <w:t xml:space="preserve">Dragon </w:t>
      </w:r>
      <w:ins w:id="318" w:author="Z Richard" w:date="2026-04-24T09:45:00Z" w16du:dateUtc="2026-04-24T01:45:00Z">
        <w:r w:rsidR="00D66BFA">
          <w:rPr>
            <w:rFonts w:hint="eastAsia"/>
          </w:rPr>
          <w:t>（</w:t>
        </w:r>
      </w:ins>
      <w:del w:id="319" w:author="Z Richard" w:date="2026-04-24T09:45:00Z" w16du:dateUtc="2026-04-24T01:45:00Z">
        <w:r w:rsidDel="00D66BFA">
          <w:delText>(</w:delText>
        </w:r>
      </w:del>
      <w:ins w:id="320" w:author="Z Richard" w:date="2026-04-23T15:15:00Z" w16du:dateUtc="2026-04-23T07:15:00Z">
        <w:r w:rsidR="00477505">
          <w:rPr>
            <w:rFonts w:hint="eastAsia"/>
          </w:rPr>
          <w:t>预录</w:t>
        </w:r>
      </w:ins>
      <w:del w:id="321" w:author="Z Richard" w:date="2026-04-23T15:15:00Z" w16du:dateUtc="2026-04-23T07:15:00Z">
        <w:r w:rsidDel="00477505">
          <w:delText>Voice only</w:delText>
        </w:r>
      </w:del>
      <w:del w:id="322" w:author="Z Richard" w:date="2026-04-24T09:45:00Z" w16du:dateUtc="2026-04-24T01:45:00Z">
        <w:r w:rsidDel="00D66BFA">
          <w:delText>)</w:delText>
        </w:r>
      </w:del>
      <w:ins w:id="323" w:author="Z Richard" w:date="2026-04-24T09:45:00Z" w16du:dateUtc="2026-04-24T01:45:00Z">
        <w:r w:rsidR="00D66BFA">
          <w:rPr>
            <w:rFonts w:hint="eastAsia"/>
          </w:rPr>
          <w:t>）</w:t>
        </w:r>
      </w:ins>
    </w:p>
    <w:p w14:paraId="6A4162FA" w14:textId="77777777" w:rsidR="00555047" w:rsidRDefault="002E5D19">
      <w:pPr>
        <w:ind w:firstLine="440"/>
      </w:pPr>
      <w:r>
        <w:t>Who dares call me...</w:t>
      </w:r>
    </w:p>
    <w:p w14:paraId="697EED94" w14:textId="77777777" w:rsidR="00555047" w:rsidRDefault="002E5D19">
      <w:pPr>
        <w:ind w:firstLine="440"/>
      </w:pPr>
      <w:r>
        <w:rPr>
          <w:rFonts w:hint="eastAsia"/>
        </w:rPr>
        <w:t>你好大的胆子……</w:t>
      </w:r>
    </w:p>
    <w:p w14:paraId="456D4206" w14:textId="77777777" w:rsidR="00555047" w:rsidRDefault="00555047">
      <w:pPr>
        <w:ind w:firstLine="440"/>
      </w:pPr>
    </w:p>
    <w:p w14:paraId="0B8AB24E" w14:textId="77777777" w:rsidR="00555047" w:rsidRDefault="002E5D19">
      <w:pPr>
        <w:pStyle w:val="ad"/>
        <w:spacing w:after="62"/>
      </w:pPr>
      <w:r>
        <w:rPr>
          <w:rFonts w:hint="eastAsia"/>
        </w:rPr>
        <w:t>Merlin</w:t>
      </w:r>
    </w:p>
    <w:p w14:paraId="62E710CF" w14:textId="77777777" w:rsidR="00555047" w:rsidRDefault="002E5D19">
      <w:pPr>
        <w:ind w:firstLine="440"/>
      </w:pPr>
      <w:r>
        <w:t>O, Dragon! Please hear my call...</w:t>
      </w:r>
    </w:p>
    <w:p w14:paraId="557CB10F" w14:textId="77777777" w:rsidR="00555047" w:rsidRDefault="002E5D19">
      <w:pPr>
        <w:ind w:firstLine="440"/>
      </w:pPr>
      <w:r>
        <w:rPr>
          <w:rFonts w:hint="eastAsia"/>
        </w:rPr>
        <w:t>哦，巨龙啊！请听我一言……</w:t>
      </w:r>
    </w:p>
    <w:p w14:paraId="2BA180D0" w14:textId="77777777" w:rsidR="00555047" w:rsidRDefault="00555047">
      <w:pPr>
        <w:ind w:firstLine="440"/>
      </w:pPr>
    </w:p>
    <w:p w14:paraId="6DD788C5" w14:textId="736054FB" w:rsidR="00555047" w:rsidRDefault="002E5D19">
      <w:pPr>
        <w:pStyle w:val="ad"/>
        <w:spacing w:after="62"/>
      </w:pPr>
      <w:r>
        <w:t xml:space="preserve">Dragon </w:t>
      </w:r>
      <w:ins w:id="324" w:author="Z Richard" w:date="2026-04-24T09:45:00Z" w16du:dateUtc="2026-04-24T01:45:00Z">
        <w:r w:rsidR="00D66BFA">
          <w:rPr>
            <w:rFonts w:hint="eastAsia"/>
          </w:rPr>
          <w:t>（</w:t>
        </w:r>
      </w:ins>
      <w:ins w:id="325" w:author="Z Richard" w:date="2026-04-23T15:16:00Z" w16du:dateUtc="2026-04-23T07:16:00Z">
        <w:r w:rsidR="00502DE9">
          <w:rPr>
            <w:rFonts w:hint="eastAsia"/>
          </w:rPr>
          <w:t>预录</w:t>
        </w:r>
      </w:ins>
      <w:ins w:id="326" w:author="Z Richard" w:date="2026-04-24T09:45:00Z" w16du:dateUtc="2026-04-24T01:45:00Z">
        <w:r w:rsidR="00D66BFA">
          <w:rPr>
            <w:rFonts w:hint="eastAsia"/>
          </w:rPr>
          <w:t>）</w:t>
        </w:r>
      </w:ins>
      <w:ins w:id="327" w:author="Z Richard" w:date="2026-04-23T15:16:00Z" w16du:dateUtc="2026-04-23T07:16:00Z">
        <w:r w:rsidR="00502DE9" w:rsidDel="00502DE9">
          <w:t xml:space="preserve"> </w:t>
        </w:r>
      </w:ins>
      <w:del w:id="328" w:author="Z Richard" w:date="2026-04-23T15:16:00Z" w16du:dateUtc="2026-04-23T07:16:00Z">
        <w:r w:rsidDel="00502DE9">
          <w:delText>(Voice only)</w:delText>
        </w:r>
      </w:del>
    </w:p>
    <w:p w14:paraId="00A6EC46" w14:textId="77777777" w:rsidR="00555047" w:rsidRDefault="002E5D19">
      <w:pPr>
        <w:ind w:firstLine="440"/>
      </w:pPr>
      <w:r>
        <w:t>Name your reasons, Merlin, for your rude disturb</w:t>
      </w:r>
      <w:r>
        <w:rPr>
          <w:rFonts w:hint="eastAsia"/>
        </w:rPr>
        <w:t>ance</w:t>
      </w:r>
      <w:r>
        <w:t>.</w:t>
      </w:r>
    </w:p>
    <w:p w14:paraId="1EC2F2E7" w14:textId="77777777" w:rsidR="00555047" w:rsidRDefault="002E5D19">
      <w:pPr>
        <w:ind w:firstLine="440"/>
      </w:pPr>
      <w:r>
        <w:rPr>
          <w:rFonts w:hint="eastAsia"/>
        </w:rPr>
        <w:t>说吧，梅林，你这般贸然打扰，究竟有何缘由。</w:t>
      </w:r>
    </w:p>
    <w:p w14:paraId="37ED479C" w14:textId="77777777" w:rsidR="00555047" w:rsidRDefault="00555047">
      <w:pPr>
        <w:ind w:firstLine="440"/>
      </w:pPr>
    </w:p>
    <w:p w14:paraId="24E0F9C9" w14:textId="77777777" w:rsidR="00555047" w:rsidRDefault="002E5D19">
      <w:pPr>
        <w:pStyle w:val="ad"/>
        <w:spacing w:after="62"/>
      </w:pPr>
      <w:r>
        <w:rPr>
          <w:rFonts w:hint="eastAsia"/>
        </w:rPr>
        <w:t>Merlin</w:t>
      </w:r>
    </w:p>
    <w:p w14:paraId="65DB6889" w14:textId="77777777" w:rsidR="00555047" w:rsidRDefault="002E5D19">
      <w:pPr>
        <w:ind w:firstLine="440"/>
      </w:pPr>
      <w:r>
        <w:t xml:space="preserve">King Uther, the Father of the Celtic, has been robbed </w:t>
      </w:r>
      <w:r>
        <w:rPr>
          <w:rFonts w:hint="eastAsia"/>
        </w:rPr>
        <w:t xml:space="preserve">of </w:t>
      </w:r>
      <w:r>
        <w:t>his gallant and glorious life...</w:t>
      </w:r>
    </w:p>
    <w:p w14:paraId="2D464BC7" w14:textId="77777777" w:rsidR="00555047" w:rsidRDefault="002E5D19">
      <w:pPr>
        <w:ind w:firstLine="440"/>
      </w:pPr>
      <w:r>
        <w:rPr>
          <w:rFonts w:hint="eastAsia"/>
        </w:rPr>
        <w:t>凯尔特之君父，先王乌瑟已遭不测，他那英勇辉煌的生命就此陨落……</w:t>
      </w:r>
    </w:p>
    <w:p w14:paraId="7CD5DC5E" w14:textId="77777777" w:rsidR="00555047" w:rsidRDefault="00555047">
      <w:pPr>
        <w:ind w:firstLine="440"/>
      </w:pPr>
    </w:p>
    <w:p w14:paraId="33740280" w14:textId="259CACC5" w:rsidR="00555047" w:rsidRDefault="002E5D19">
      <w:pPr>
        <w:pStyle w:val="ad"/>
        <w:spacing w:after="62"/>
      </w:pPr>
      <w:r>
        <w:t xml:space="preserve">Dragon </w:t>
      </w:r>
      <w:ins w:id="329" w:author="Z Richard" w:date="2026-04-24T09:45:00Z" w16du:dateUtc="2026-04-24T01:45:00Z">
        <w:r w:rsidR="00D66BFA">
          <w:rPr>
            <w:rFonts w:hint="eastAsia"/>
          </w:rPr>
          <w:t>（</w:t>
        </w:r>
      </w:ins>
      <w:ins w:id="330" w:author="Z Richard" w:date="2026-04-23T15:16:00Z" w16du:dateUtc="2026-04-23T07:16:00Z">
        <w:r w:rsidR="00502DE9">
          <w:rPr>
            <w:rFonts w:hint="eastAsia"/>
          </w:rPr>
          <w:t>预录</w:t>
        </w:r>
      </w:ins>
      <w:ins w:id="331" w:author="Z Richard" w:date="2026-04-24T09:45:00Z" w16du:dateUtc="2026-04-24T01:45:00Z">
        <w:r w:rsidR="00D66BFA">
          <w:rPr>
            <w:rFonts w:hint="eastAsia"/>
          </w:rPr>
          <w:t>）</w:t>
        </w:r>
      </w:ins>
      <w:ins w:id="332" w:author="Z Richard" w:date="2026-04-23T15:16:00Z" w16du:dateUtc="2026-04-23T07:16:00Z">
        <w:r w:rsidR="00502DE9" w:rsidDel="00502DE9">
          <w:t xml:space="preserve"> </w:t>
        </w:r>
      </w:ins>
      <w:del w:id="333" w:author="Z Richard" w:date="2026-04-23T15:16:00Z" w16du:dateUtc="2026-04-23T07:16:00Z">
        <w:r w:rsidDel="00502DE9">
          <w:delText>(Voice only)</w:delText>
        </w:r>
      </w:del>
    </w:p>
    <w:p w14:paraId="0490C830" w14:textId="77777777" w:rsidR="00555047" w:rsidRDefault="002E5D19">
      <w:pPr>
        <w:ind w:firstLine="440"/>
      </w:pPr>
      <w:r>
        <w:t>Is it</w:t>
      </w:r>
      <w:r>
        <w:rPr>
          <w:rFonts w:hint="eastAsia"/>
        </w:rPr>
        <w:t xml:space="preserve"> </w:t>
      </w:r>
      <w:r>
        <w:t xml:space="preserve">not beyond your knowledge that, valiant </w:t>
      </w:r>
      <w:r>
        <w:rPr>
          <w:rFonts w:hint="eastAsia"/>
        </w:rPr>
        <w:t xml:space="preserve">as </w:t>
      </w:r>
      <w:r>
        <w:t xml:space="preserve">he </w:t>
      </w:r>
      <w:r>
        <w:rPr>
          <w:rFonts w:hint="eastAsia"/>
        </w:rPr>
        <w:t>may have</w:t>
      </w:r>
      <w:r>
        <w:t xml:space="preserve"> been, he </w:t>
      </w:r>
      <w:r>
        <w:rPr>
          <w:rFonts w:hint="eastAsia"/>
        </w:rPr>
        <w:t>also committed an</w:t>
      </w:r>
      <w:r>
        <w:t xml:space="preserve"> unforgivable </w:t>
      </w:r>
      <w:r>
        <w:rPr>
          <w:rFonts w:hint="eastAsia"/>
        </w:rPr>
        <w:t>sin</w:t>
      </w:r>
      <w:r>
        <w:t>...yet you too, commit</w:t>
      </w:r>
      <w:r>
        <w:rPr>
          <w:rFonts w:hint="eastAsia"/>
        </w:rPr>
        <w:t>ted</w:t>
      </w:r>
      <w:r>
        <w:t xml:space="preserve"> a part of this evil...</w:t>
      </w:r>
    </w:p>
    <w:p w14:paraId="415C8B31" w14:textId="77777777" w:rsidR="00555047" w:rsidRDefault="002E5D19">
      <w:pPr>
        <w:ind w:firstLine="440"/>
      </w:pPr>
      <w:r>
        <w:rPr>
          <w:rFonts w:hint="eastAsia"/>
        </w:rPr>
        <w:t>你难道不知？他纵然勇武，却也犯下了不可饶恕的罪孽…</w:t>
      </w:r>
      <w:r>
        <w:rPr>
          <w:rFonts w:hint="eastAsia"/>
        </w:rPr>
        <w:t xml:space="preserve"> </w:t>
      </w:r>
      <w:r>
        <w:rPr>
          <w:rFonts w:hint="eastAsia"/>
        </w:rPr>
        <w:t>而你，也参与了这恶行！</w:t>
      </w:r>
    </w:p>
    <w:p w14:paraId="1654A1A8" w14:textId="77777777" w:rsidR="00555047" w:rsidRDefault="00555047">
      <w:pPr>
        <w:ind w:firstLine="440"/>
      </w:pPr>
    </w:p>
    <w:p w14:paraId="47CA6F1D" w14:textId="77777777" w:rsidR="00555047" w:rsidRDefault="002E5D19">
      <w:pPr>
        <w:pStyle w:val="ad"/>
        <w:spacing w:after="62"/>
      </w:pPr>
      <w:r>
        <w:rPr>
          <w:rFonts w:hint="eastAsia"/>
        </w:rPr>
        <w:t>Merlin</w:t>
      </w:r>
    </w:p>
    <w:p w14:paraId="3C159782" w14:textId="77777777" w:rsidR="00555047" w:rsidRDefault="002E5D19">
      <w:pPr>
        <w:ind w:firstLine="440"/>
      </w:pPr>
      <w:r>
        <w:t xml:space="preserve">But your people </w:t>
      </w:r>
      <w:r>
        <w:rPr>
          <w:rFonts w:hint="eastAsia"/>
        </w:rPr>
        <w:t>are</w:t>
      </w:r>
      <w:r>
        <w:t xml:space="preserve"> in danger!</w:t>
      </w:r>
    </w:p>
    <w:p w14:paraId="23622641" w14:textId="77777777" w:rsidR="00555047" w:rsidRDefault="002E5D19">
      <w:pPr>
        <w:ind w:firstLine="440"/>
      </w:pPr>
      <w:r>
        <w:rPr>
          <w:rFonts w:hint="eastAsia"/>
        </w:rPr>
        <w:t>可正身处险境的是您的族人！</w:t>
      </w:r>
    </w:p>
    <w:p w14:paraId="07623ECB" w14:textId="77777777" w:rsidR="00555047" w:rsidRDefault="00555047">
      <w:pPr>
        <w:ind w:firstLine="440"/>
      </w:pPr>
    </w:p>
    <w:p w14:paraId="5F0FA78B" w14:textId="77777777" w:rsidR="00555047" w:rsidRDefault="002E5D19">
      <w:pPr>
        <w:ind w:firstLine="440"/>
      </w:pPr>
      <w:r>
        <w:br w:type="page"/>
      </w:r>
    </w:p>
    <w:p w14:paraId="769B695E" w14:textId="28BA3086" w:rsidR="00555047" w:rsidRDefault="002E5D19">
      <w:pPr>
        <w:pStyle w:val="ad"/>
        <w:spacing w:after="62"/>
      </w:pPr>
      <w:r>
        <w:lastRenderedPageBreak/>
        <w:t>Dragon</w:t>
      </w:r>
      <w:ins w:id="334" w:author="Z Richard" w:date="2026-04-23T15:16:00Z" w16du:dateUtc="2026-04-23T07:16:00Z">
        <w:r w:rsidR="00001F2E">
          <w:rPr>
            <w:rFonts w:hint="eastAsia"/>
          </w:rPr>
          <w:t xml:space="preserve"> </w:t>
        </w:r>
      </w:ins>
      <w:ins w:id="335" w:author="Z Richard" w:date="2026-04-24T09:46:00Z" w16du:dateUtc="2026-04-24T01:46:00Z">
        <w:r w:rsidR="00D66BFA">
          <w:rPr>
            <w:rFonts w:hint="eastAsia"/>
          </w:rPr>
          <w:t>（</w:t>
        </w:r>
      </w:ins>
      <w:ins w:id="336" w:author="Z Richard" w:date="2026-04-23T15:16:00Z" w16du:dateUtc="2026-04-23T07:16:00Z">
        <w:r w:rsidR="00001F2E">
          <w:rPr>
            <w:rFonts w:hint="eastAsia"/>
          </w:rPr>
          <w:t>预录</w:t>
        </w:r>
      </w:ins>
      <w:ins w:id="337" w:author="Z Richard" w:date="2026-04-24T09:46:00Z" w16du:dateUtc="2026-04-24T01:46:00Z">
        <w:r w:rsidR="00D66BFA">
          <w:rPr>
            <w:rFonts w:hint="eastAsia"/>
          </w:rPr>
          <w:t>）</w:t>
        </w:r>
      </w:ins>
      <w:del w:id="338" w:author="Z Richard" w:date="2026-04-23T15:16:00Z" w16du:dateUtc="2026-04-23T07:16:00Z">
        <w:r w:rsidDel="00001F2E">
          <w:delText xml:space="preserve"> (Voice only)</w:delText>
        </w:r>
      </w:del>
    </w:p>
    <w:p w14:paraId="43262E3D" w14:textId="77777777" w:rsidR="00555047" w:rsidRDefault="002E5D19">
      <w:pPr>
        <w:spacing w:afterLines="20" w:after="62"/>
        <w:ind w:firstLine="440"/>
      </w:pPr>
      <w:r>
        <w:t>Have not you heard my words! Uther Pendragon has committed</w:t>
      </w:r>
      <w:r>
        <w:rPr>
          <w:rFonts w:hint="eastAsia"/>
        </w:rPr>
        <w:t xml:space="preserve"> an</w:t>
      </w:r>
      <w:r>
        <w:t xml:space="preserve"> unforgivable crime, </w:t>
      </w:r>
      <w:r>
        <w:rPr>
          <w:rFonts w:hint="eastAsia"/>
        </w:rPr>
        <w:t>in</w:t>
      </w:r>
      <w:r>
        <w:t xml:space="preserve"> letting his own desire devastate a</w:t>
      </w:r>
      <w:r>
        <w:rPr>
          <w:rFonts w:hint="eastAsia"/>
        </w:rPr>
        <w:t>n innocent</w:t>
      </w:r>
      <w:r>
        <w:t xml:space="preserve"> family, insulting a brave knight and </w:t>
      </w:r>
      <w:r>
        <w:rPr>
          <w:rFonts w:hint="eastAsia"/>
        </w:rPr>
        <w:t xml:space="preserve">benevolent </w:t>
      </w:r>
      <w:r>
        <w:t>lord, and send</w:t>
      </w:r>
      <w:r>
        <w:rPr>
          <w:rFonts w:hint="eastAsia"/>
        </w:rPr>
        <w:t>ing</w:t>
      </w:r>
      <w:r>
        <w:t xml:space="preserve"> his loyal wife to </w:t>
      </w:r>
      <w:r>
        <w:rPr>
          <w:rFonts w:hint="eastAsia"/>
        </w:rPr>
        <w:t xml:space="preserve">an </w:t>
      </w:r>
      <w:r>
        <w:t>honor</w:t>
      </w:r>
      <w:r>
        <w:rPr>
          <w:rFonts w:hint="eastAsia"/>
        </w:rPr>
        <w:t>able</w:t>
      </w:r>
      <w:r>
        <w:t xml:space="preserve"> but </w:t>
      </w:r>
      <w:r>
        <w:rPr>
          <w:rFonts w:hint="eastAsia"/>
        </w:rPr>
        <w:t>despairing</w:t>
      </w:r>
      <w:r>
        <w:t xml:space="preserve"> death! His land and his people, must pay </w:t>
      </w:r>
      <w:r>
        <w:rPr>
          <w:rFonts w:hint="eastAsia"/>
        </w:rPr>
        <w:t>the price</w:t>
      </w:r>
      <w:r>
        <w:t>, and you</w:t>
      </w:r>
      <w:r>
        <w:rPr>
          <w:rFonts w:hint="eastAsia"/>
        </w:rPr>
        <w:t>, too, should</w:t>
      </w:r>
      <w:r>
        <w:t xml:space="preserve"> be </w:t>
      </w:r>
      <w:r>
        <w:rPr>
          <w:rFonts w:hint="eastAsia"/>
        </w:rPr>
        <w:t>a</w:t>
      </w:r>
      <w:r>
        <w:t>shamed!</w:t>
      </w:r>
    </w:p>
    <w:p w14:paraId="2AC8B400" w14:textId="77777777" w:rsidR="00555047" w:rsidRDefault="002E5D19">
      <w:pPr>
        <w:ind w:firstLine="440"/>
      </w:pPr>
      <w:r>
        <w:rPr>
          <w:rFonts w:hint="eastAsia"/>
        </w:rPr>
        <w:t>你没听清我的话吗！乌瑟·潘德拉贡犯下的罪孽无可饶恕</w:t>
      </w:r>
      <w:r>
        <w:rPr>
          <w:rFonts w:hint="eastAsia"/>
        </w:rPr>
        <w:t xml:space="preserve"> </w:t>
      </w:r>
      <w:r>
        <w:rPr>
          <w:rFonts w:hint="eastAsia"/>
        </w:rPr>
        <w:t>——</w:t>
      </w:r>
      <w:r>
        <w:rPr>
          <w:rFonts w:hint="eastAsia"/>
        </w:rPr>
        <w:t xml:space="preserve"> </w:t>
      </w:r>
      <w:r>
        <w:rPr>
          <w:rFonts w:hint="eastAsia"/>
        </w:rPr>
        <w:t>他任由私欲摧毁了一个清白的家庭，侮辱了一位勇敢的骑士、仁爱的领主，还逼得他忠诚的妻子为守节而绝望赴死！他的国土，他的子民，都必须为此付出代价，而你，也该为此蒙羞！</w:t>
      </w:r>
    </w:p>
    <w:p w14:paraId="70AE35AB" w14:textId="77777777" w:rsidR="00555047" w:rsidRDefault="00555047">
      <w:pPr>
        <w:ind w:firstLine="440"/>
      </w:pPr>
    </w:p>
    <w:p w14:paraId="664DE0DF" w14:textId="77777777" w:rsidR="00555047" w:rsidRDefault="002E5D19">
      <w:pPr>
        <w:pStyle w:val="ad"/>
        <w:spacing w:after="62"/>
      </w:pPr>
      <w:r>
        <w:rPr>
          <w:rFonts w:hint="eastAsia"/>
        </w:rPr>
        <w:t>Merlin</w:t>
      </w:r>
    </w:p>
    <w:p w14:paraId="54B8BFAD" w14:textId="77777777" w:rsidR="00555047" w:rsidRDefault="002E5D19">
      <w:pPr>
        <w:spacing w:afterLines="20" w:after="62"/>
        <w:ind w:firstLine="440"/>
      </w:pPr>
      <w:r>
        <w:t>Shamed I am! I come burdened with guilt. To satisfy the King’s ambition, I used magic to twist the will of a noble lady.</w:t>
      </w:r>
      <w:r>
        <w:rPr>
          <w:rFonts w:hint="eastAsia"/>
        </w:rPr>
        <w:t xml:space="preserve"> </w:t>
      </w:r>
      <w:r>
        <w:t>I never knew such a sin would suffocate the kingdom like a poisoned vine—bringing invasion, war, famine, and plague in its wake.</w:t>
      </w:r>
    </w:p>
    <w:p w14:paraId="4E9E2291" w14:textId="77777777" w:rsidR="00555047" w:rsidRDefault="002E5D19">
      <w:pPr>
        <w:spacing w:afterLines="35" w:after="109"/>
        <w:ind w:firstLine="440"/>
      </w:pPr>
      <w:r>
        <w:rPr>
          <w:rFonts w:hint="eastAsia"/>
        </w:rPr>
        <w:t>我本就该蒙羞，也甘愿蒙羞！我是怀着满心愧疚而来的。当年为了满足国王的野心，我用魔法扭曲了一位高贵女子的意志。我从没想过，这罪孽会像毒藤一样缠绕整个王国</w:t>
      </w:r>
      <w:r>
        <w:rPr>
          <w:rFonts w:hint="eastAsia"/>
        </w:rPr>
        <w:t xml:space="preserve"> </w:t>
      </w:r>
      <w:r>
        <w:rPr>
          <w:rFonts w:hint="eastAsia"/>
        </w:rPr>
        <w:t>——</w:t>
      </w:r>
      <w:r>
        <w:rPr>
          <w:rFonts w:hint="eastAsia"/>
        </w:rPr>
        <w:t xml:space="preserve"> </w:t>
      </w:r>
      <w:r>
        <w:rPr>
          <w:rFonts w:hint="eastAsia"/>
        </w:rPr>
        <w:t>随之而来的是入侵、战争、饥荒与瘟疫。</w:t>
      </w:r>
    </w:p>
    <w:p w14:paraId="23A102E6" w14:textId="77777777" w:rsidR="00555047" w:rsidRDefault="002E5D19">
      <w:pPr>
        <w:spacing w:afterLines="20" w:after="62"/>
        <w:ind w:firstLine="440"/>
      </w:pPr>
      <w:r>
        <w:t>Now King Uther fades in his remorse, but what of the innocent Celtics? What wrong have they done? They struggle in the mire; children cry from hunger; women lose their husbands while they defend against the wild Saxons… None of this should be their burden. I know I sowed this sin, and I am willing to atone for the rest of my life. I beg you, give me a chance… and give the Celtic people a chance to survive.</w:t>
      </w:r>
    </w:p>
    <w:p w14:paraId="72F8EC72" w14:textId="77777777" w:rsidR="00555047" w:rsidRDefault="002E5D19">
      <w:pPr>
        <w:spacing w:afterLines="35" w:after="109"/>
        <w:ind w:firstLine="440"/>
      </w:pPr>
      <w:r>
        <w:rPr>
          <w:rFonts w:hint="eastAsia"/>
        </w:rPr>
        <w:t>如今乌瑟王在悔恨中逝去，可那些无辜的凯尔特人呢？他们做错了什么？他们在泥潭里挣扎求生；孩子们饿得哭闹不止；大人们为抵御野蛮的撒克逊人而战死……</w:t>
      </w:r>
      <w:r>
        <w:rPr>
          <w:rFonts w:hint="eastAsia"/>
        </w:rPr>
        <w:t xml:space="preserve"> </w:t>
      </w:r>
      <w:r>
        <w:rPr>
          <w:rFonts w:hint="eastAsia"/>
        </w:rPr>
        <w:t>这些苦难本不该由他们承受。我知道这罪孽是我种下的，我愿意用余生来赎罪。求你，给我一个机会……</w:t>
      </w:r>
      <w:r>
        <w:rPr>
          <w:rFonts w:hint="eastAsia"/>
        </w:rPr>
        <w:t xml:space="preserve"> </w:t>
      </w:r>
      <w:r>
        <w:rPr>
          <w:rFonts w:hint="eastAsia"/>
        </w:rPr>
        <w:t>也给凯尔特民众一条生路吧。</w:t>
      </w:r>
    </w:p>
    <w:p w14:paraId="5293C8C6" w14:textId="77777777" w:rsidR="00555047" w:rsidRDefault="002E5D19">
      <w:pPr>
        <w:spacing w:afterLines="20" w:after="62"/>
        <w:ind w:firstLine="440"/>
      </w:pPr>
      <w:r>
        <w:t>Please, show me the path to redemption.</w:t>
      </w:r>
    </w:p>
    <w:p w14:paraId="0A8A3B69" w14:textId="77777777" w:rsidR="00555047" w:rsidRDefault="002E5D19">
      <w:pPr>
        <w:ind w:firstLine="440"/>
      </w:pPr>
      <w:r>
        <w:rPr>
          <w:rFonts w:hint="eastAsia"/>
        </w:rPr>
        <w:t>求你，指给我一条救赎之路。</w:t>
      </w:r>
    </w:p>
    <w:p w14:paraId="7415D8B3" w14:textId="77777777" w:rsidR="00555047" w:rsidRDefault="00555047">
      <w:pPr>
        <w:ind w:firstLine="440"/>
      </w:pPr>
    </w:p>
    <w:p w14:paraId="052735A7" w14:textId="71CC9684" w:rsidR="00555047" w:rsidRDefault="002E5D19">
      <w:pPr>
        <w:pStyle w:val="ad"/>
        <w:spacing w:after="62"/>
      </w:pPr>
      <w:r>
        <w:t xml:space="preserve">Dragon </w:t>
      </w:r>
      <w:ins w:id="339" w:author="Z Richard" w:date="2026-04-24T09:46:00Z" w16du:dateUtc="2026-04-24T01:46:00Z">
        <w:r w:rsidR="00D66BFA">
          <w:rPr>
            <w:rFonts w:hint="eastAsia"/>
          </w:rPr>
          <w:t>（</w:t>
        </w:r>
      </w:ins>
      <w:ins w:id="340" w:author="Z Richard" w:date="2026-04-23T15:16:00Z" w16du:dateUtc="2026-04-23T07:16:00Z">
        <w:r w:rsidR="00001F2E">
          <w:rPr>
            <w:rFonts w:hint="eastAsia"/>
          </w:rPr>
          <w:t>预录</w:t>
        </w:r>
      </w:ins>
      <w:ins w:id="341" w:author="Z Richard" w:date="2026-04-24T09:46:00Z" w16du:dateUtc="2026-04-24T01:46:00Z">
        <w:r w:rsidR="00D66BFA">
          <w:rPr>
            <w:rFonts w:hint="eastAsia"/>
          </w:rPr>
          <w:t>）</w:t>
        </w:r>
      </w:ins>
      <w:ins w:id="342" w:author="Z Richard" w:date="2026-04-23T15:16:00Z" w16du:dateUtc="2026-04-23T07:16:00Z">
        <w:r w:rsidR="00001F2E" w:rsidDel="00001F2E">
          <w:t xml:space="preserve"> </w:t>
        </w:r>
      </w:ins>
      <w:del w:id="343" w:author="Z Richard" w:date="2026-04-23T15:16:00Z" w16du:dateUtc="2026-04-23T07:16:00Z">
        <w:r w:rsidDel="00001F2E">
          <w:delText>(Voice only)</w:delText>
        </w:r>
      </w:del>
    </w:p>
    <w:p w14:paraId="4C420D6D" w14:textId="77777777" w:rsidR="00555047" w:rsidRDefault="002E5D19">
      <w:pPr>
        <w:spacing w:afterLines="20" w:after="62"/>
        <w:ind w:firstLine="440"/>
      </w:pPr>
      <w:r>
        <w:t>Britain’s wounds must be healed from the root, and not by a wizard who only knows how to repent. Now, the chaos in the kingdom is the ripening of that past “mistake.” To pluck this fruit, you need one worthy of the title “King”—one untainted by ambition, undiminished by blind faith. A ruler who carries his people in his heart, and wields justice in his hands.</w:t>
      </w:r>
    </w:p>
    <w:p w14:paraId="1D09EC8F" w14:textId="77777777" w:rsidR="00555047" w:rsidRDefault="002E5D19">
      <w:pPr>
        <w:ind w:firstLine="440"/>
      </w:pPr>
      <w:r>
        <w:rPr>
          <w:rFonts w:hint="eastAsia"/>
        </w:rPr>
        <w:t>不列颠的创伤，需要有人以行动彻底根治，而一个只会忏悔的巫师毫无用处。如今王国的混乱，正是当年那桩</w:t>
      </w:r>
      <w:r>
        <w:rPr>
          <w:rFonts w:hint="eastAsia"/>
        </w:rPr>
        <w:t xml:space="preserve"> </w:t>
      </w:r>
      <w:r>
        <w:rPr>
          <w:rFonts w:hint="eastAsia"/>
        </w:rPr>
        <w:t>“过错”</w:t>
      </w:r>
      <w:r>
        <w:rPr>
          <w:rFonts w:hint="eastAsia"/>
        </w:rPr>
        <w:t xml:space="preserve"> </w:t>
      </w:r>
      <w:r>
        <w:rPr>
          <w:rFonts w:hint="eastAsia"/>
        </w:rPr>
        <w:t>结出的成熟恶果。要摘下这颗恶果，你需要一位配得上</w:t>
      </w:r>
      <w:r>
        <w:rPr>
          <w:rFonts w:hint="eastAsia"/>
        </w:rPr>
        <w:t xml:space="preserve"> </w:t>
      </w:r>
      <w:r>
        <w:rPr>
          <w:rFonts w:hint="eastAsia"/>
        </w:rPr>
        <w:t>“国王”</w:t>
      </w:r>
      <w:r>
        <w:rPr>
          <w:rFonts w:hint="eastAsia"/>
        </w:rPr>
        <w:t xml:space="preserve"> </w:t>
      </w:r>
      <w:r>
        <w:rPr>
          <w:rFonts w:hint="eastAsia"/>
        </w:rPr>
        <w:t>称号的人</w:t>
      </w:r>
      <w:r>
        <w:rPr>
          <w:rFonts w:hint="eastAsia"/>
        </w:rPr>
        <w:t xml:space="preserve"> </w:t>
      </w:r>
      <w:r>
        <w:rPr>
          <w:rFonts w:hint="eastAsia"/>
        </w:rPr>
        <w:t>——</w:t>
      </w:r>
      <w:r>
        <w:rPr>
          <w:rFonts w:hint="eastAsia"/>
        </w:rPr>
        <w:t xml:space="preserve"> </w:t>
      </w:r>
      <w:r>
        <w:rPr>
          <w:rFonts w:hint="eastAsia"/>
        </w:rPr>
        <w:t>一个不被野心玷污、不被盲目信仰削弱的人、一位心中装着子民、手中执掌正义的统治者。</w:t>
      </w:r>
    </w:p>
    <w:p w14:paraId="20C4FB40" w14:textId="77777777" w:rsidR="00555047" w:rsidRDefault="00555047">
      <w:pPr>
        <w:ind w:firstLine="440"/>
      </w:pPr>
    </w:p>
    <w:p w14:paraId="3FE77CCC" w14:textId="77777777" w:rsidR="00555047" w:rsidRDefault="002E5D19">
      <w:pPr>
        <w:pStyle w:val="ad"/>
        <w:spacing w:after="62"/>
      </w:pPr>
      <w:r>
        <w:rPr>
          <w:rFonts w:hint="eastAsia"/>
        </w:rPr>
        <w:t>Merlin</w:t>
      </w:r>
    </w:p>
    <w:p w14:paraId="2EAB80F1" w14:textId="77777777" w:rsidR="00555047" w:rsidRDefault="002E5D19">
      <w:pPr>
        <w:ind w:firstLine="440"/>
      </w:pPr>
      <w:r>
        <w:t>I owe this land...a King.</w:t>
      </w:r>
    </w:p>
    <w:p w14:paraId="047E676F" w14:textId="77777777" w:rsidR="00555047" w:rsidRDefault="002E5D19">
      <w:pPr>
        <w:ind w:firstLine="440"/>
      </w:pPr>
      <w:r>
        <w:rPr>
          <w:rFonts w:hint="eastAsia"/>
        </w:rPr>
        <w:t>我欠这片土地……一位君王。</w:t>
      </w:r>
    </w:p>
    <w:p w14:paraId="0052C48D" w14:textId="77777777" w:rsidR="00555047" w:rsidRDefault="002E5D19">
      <w:pPr>
        <w:ind w:firstLineChars="0" w:firstLine="0"/>
      </w:pPr>
      <w:r>
        <w:br w:type="page"/>
      </w:r>
    </w:p>
    <w:p w14:paraId="024B03AF" w14:textId="49B1BE9F" w:rsidR="00555047" w:rsidRDefault="002E5D19">
      <w:pPr>
        <w:pStyle w:val="ad"/>
        <w:spacing w:after="62"/>
      </w:pPr>
      <w:r>
        <w:lastRenderedPageBreak/>
        <w:t xml:space="preserve">Dragon </w:t>
      </w:r>
      <w:ins w:id="344" w:author="Z Richard" w:date="2026-04-24T09:46:00Z" w16du:dateUtc="2026-04-24T01:46:00Z">
        <w:r w:rsidR="00D66BFA">
          <w:rPr>
            <w:rFonts w:hint="eastAsia"/>
          </w:rPr>
          <w:t>（</w:t>
        </w:r>
      </w:ins>
      <w:del w:id="345" w:author="Z Richard" w:date="2026-04-24T09:46:00Z" w16du:dateUtc="2026-04-24T01:46:00Z">
        <w:r w:rsidDel="00D66BFA">
          <w:delText>(</w:delText>
        </w:r>
      </w:del>
      <w:ins w:id="346" w:author="Z Richard" w:date="2026-04-24T09:46:00Z" w16du:dateUtc="2026-04-24T01:46:00Z">
        <w:r w:rsidR="00D66BFA">
          <w:rPr>
            <w:rFonts w:hint="eastAsia"/>
          </w:rPr>
          <w:t>预录</w:t>
        </w:r>
        <w:r w:rsidR="008B5973">
          <w:rPr>
            <w:rFonts w:hint="eastAsia"/>
          </w:rPr>
          <w:t>）</w:t>
        </w:r>
      </w:ins>
      <w:del w:id="347" w:author="Z Richard" w:date="2026-04-24T02:10:00Z" w16du:dateUtc="2026-04-23T18:10:00Z">
        <w:r w:rsidDel="00FC1366">
          <w:delText>Voice only)</w:delText>
        </w:r>
      </w:del>
    </w:p>
    <w:p w14:paraId="12D8F55E" w14:textId="77777777" w:rsidR="00555047" w:rsidRDefault="002E5D19">
      <w:pPr>
        <w:spacing w:afterLines="20" w:after="62"/>
        <w:ind w:firstLine="440"/>
      </w:pPr>
      <w:r>
        <w:t>A real King.</w:t>
      </w:r>
    </w:p>
    <w:p w14:paraId="2849E01E" w14:textId="77777777" w:rsidR="00555047" w:rsidRDefault="002E5D19">
      <w:pPr>
        <w:spacing w:afterLines="35" w:after="109"/>
        <w:ind w:firstLine="440"/>
      </w:pPr>
      <w:r>
        <w:rPr>
          <w:rFonts w:hint="eastAsia"/>
        </w:rPr>
        <w:t>一位真正的明君。</w:t>
      </w:r>
    </w:p>
    <w:p w14:paraId="3527B5B4" w14:textId="77777777" w:rsidR="00555047" w:rsidRDefault="002E5D19">
      <w:pPr>
        <w:spacing w:afterLines="20" w:after="62"/>
        <w:ind w:firstLine="440"/>
      </w:pPr>
      <w:r>
        <w:t>In the main square of Camelot stands the sacred token of the king chosen by ancient magic. He who pulls it free shall be Britain’s new guardian. Merlin, your path to atonement is to find this savior. Guide him with your wisdom; teach him right from wrong; teach him to protect his people. Let him become the light that ends this chaos...</w:t>
      </w:r>
    </w:p>
    <w:p w14:paraId="4F729192" w14:textId="77777777" w:rsidR="00555047" w:rsidRDefault="002E5D19">
      <w:pPr>
        <w:ind w:firstLine="440"/>
      </w:pPr>
      <w:r>
        <w:rPr>
          <w:rFonts w:hint="eastAsia"/>
        </w:rPr>
        <w:t>在卡美洛的中央广场上，矗立着由古老魔法选定君主的神圣信物。能将它拔出的人，便是不列颠新的守护者。梅林，你的赎罪之路，就是找到这位救世主。用你的智慧指引他；教他分辨是非；教他守护子民。让他成为终结这场混乱的光……</w:t>
      </w:r>
    </w:p>
    <w:p w14:paraId="794761B1" w14:textId="77777777" w:rsidR="00555047" w:rsidRDefault="00555047">
      <w:pPr>
        <w:ind w:firstLine="440"/>
      </w:pPr>
    </w:p>
    <w:p w14:paraId="427BCF1E" w14:textId="77777777" w:rsidR="00555047" w:rsidRDefault="002E5D19">
      <w:pPr>
        <w:pStyle w:val="1"/>
        <w:spacing w:before="156" w:after="156"/>
      </w:pPr>
      <w:bookmarkStart w:id="348" w:name="_Toc3002"/>
      <w:r>
        <w:rPr>
          <w:noProof/>
        </w:rPr>
        <w:lastRenderedPageBreak/>
        <w:drawing>
          <wp:anchor distT="0" distB="0" distL="114300" distR="114300" simplePos="0" relativeHeight="251655680" behindDoc="0" locked="0" layoutInCell="1" allowOverlap="1" wp14:anchorId="2D10A6E0" wp14:editId="72DEB4B7">
            <wp:simplePos x="0" y="0"/>
            <wp:positionH relativeFrom="column">
              <wp:posOffset>3222625</wp:posOffset>
            </wp:positionH>
            <wp:positionV relativeFrom="paragraph">
              <wp:posOffset>92710</wp:posOffset>
            </wp:positionV>
            <wp:extent cx="173990" cy="212725"/>
            <wp:effectExtent l="0" t="0" r="0" b="0"/>
            <wp:wrapNone/>
            <wp:docPr id="2" name="图片 2" descr="IMG_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3591"/>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0" y="0"/>
                      <a:ext cx="173990" cy="212725"/>
                    </a:xfrm>
                    <a:prstGeom prst="rect">
                      <a:avLst/>
                    </a:prstGeom>
                  </pic:spPr>
                </pic:pic>
              </a:graphicData>
            </a:graphic>
          </wp:anchor>
        </w:drawing>
      </w:r>
      <w:r>
        <w:rPr>
          <w:rFonts w:ascii="Dearest Friend lite" w:hAnsi="Dearest Friend lite" w:cs="Dearest Friend lite" w:hint="eastAsia"/>
          <w:sz w:val="40"/>
          <w:szCs w:val="22"/>
        </w:rPr>
        <w:t>0</w:t>
      </w:r>
      <w:r>
        <w:rPr>
          <w:rFonts w:ascii="Dearest Friend lite" w:hAnsi="Dearest Friend lite" w:cs="Dearest Friend lite"/>
          <w:sz w:val="40"/>
          <w:szCs w:val="22"/>
        </w:rPr>
        <w:t>2</w:t>
      </w:r>
      <w:r>
        <w:rPr>
          <w:rFonts w:hint="eastAsia"/>
        </w:rPr>
        <w:t xml:space="preserve"> </w:t>
      </w:r>
      <w:r>
        <w:t xml:space="preserve"> The </w:t>
      </w:r>
      <w:r>
        <w:rPr>
          <w:rFonts w:hint="eastAsia"/>
        </w:rPr>
        <w:t>D</w:t>
      </w:r>
      <w:r>
        <w:t>ragon</w:t>
      </w:r>
      <w:r>
        <w:rPr>
          <w:rFonts w:hint="eastAsia"/>
          <w:sz w:val="32"/>
          <w:szCs w:val="13"/>
        </w:rPr>
        <w:t xml:space="preserve"> </w:t>
      </w:r>
      <w:r>
        <w:t xml:space="preserve">s </w:t>
      </w:r>
      <w:r>
        <w:rPr>
          <w:rFonts w:hint="eastAsia"/>
        </w:rPr>
        <w:t>S</w:t>
      </w:r>
      <w:r>
        <w:t>ong</w:t>
      </w:r>
      <w:bookmarkEnd w:id="348"/>
    </w:p>
    <w:p w14:paraId="3AE740C8" w14:textId="1AEF6D52" w:rsidR="00995F4D" w:rsidRPr="001B27E3" w:rsidRDefault="00AC20C4" w:rsidP="00995F4D">
      <w:pPr>
        <w:ind w:firstLineChars="0" w:firstLine="0"/>
        <w:rPr>
          <w:ins w:id="349" w:author="Z Richard" w:date="2026-04-23T14:59:00Z" w16du:dateUtc="2026-04-23T06:59:00Z"/>
          <w:rFonts w:ascii="Consolas" w:hAnsi="Consolas"/>
          <w:b/>
          <w:color w:val="215E99" w:themeColor="text2" w:themeTint="BF"/>
          <w:rPrChange w:id="350" w:author="Z Richard" w:date="2026-04-23T15:15:00Z" w16du:dateUtc="2026-04-23T07:15:00Z">
            <w:rPr>
              <w:ins w:id="351" w:author="Z Richard" w:date="2026-04-23T14:59:00Z" w16du:dateUtc="2026-04-23T06:59:00Z"/>
              <w:rFonts w:ascii="Consolas" w:hAnsi="Consolas"/>
              <w:b/>
              <w:highlight w:val="yellow"/>
            </w:rPr>
          </w:rPrChange>
        </w:rPr>
      </w:pPr>
      <w:ins w:id="352" w:author="Z Richard" w:date="2026-04-23T14:59:00Z" w16du:dateUtc="2026-04-23T06:59:00Z">
        <w:r w:rsidRPr="001B27E3">
          <w:rPr>
            <w:rFonts w:ascii="Consolas" w:hAnsi="Consolas" w:hint="eastAsia"/>
            <w:b/>
            <w:color w:val="215E99" w:themeColor="text2" w:themeTint="BF"/>
            <w:rPrChange w:id="353" w:author="Z Richard" w:date="2026-04-23T15:15:00Z" w16du:dateUtc="2026-04-23T07:15:00Z">
              <w:rPr>
                <w:rFonts w:ascii="Consolas" w:hAnsi="Consolas" w:hint="eastAsia"/>
                <w:b/>
                <w:highlight w:val="yellow"/>
              </w:rPr>
            </w:rPrChange>
          </w:rPr>
          <w:t>前半</w:t>
        </w:r>
        <w:r w:rsidR="00995F4D" w:rsidRPr="001B27E3">
          <w:rPr>
            <w:rFonts w:ascii="Consolas" w:hAnsi="Consolas" w:hint="eastAsia"/>
            <w:b/>
            <w:color w:val="215E99" w:themeColor="text2" w:themeTint="BF"/>
            <w:rPrChange w:id="354" w:author="Z Richard" w:date="2026-04-23T15:15:00Z" w16du:dateUtc="2026-04-23T07:15:00Z">
              <w:rPr>
                <w:rFonts w:ascii="Consolas" w:hAnsi="Consolas" w:hint="eastAsia"/>
                <w:b/>
                <w:highlight w:val="yellow"/>
              </w:rPr>
            </w:rPrChange>
          </w:rPr>
          <w:t>台词戏，涉及演员</w:t>
        </w:r>
        <w:r w:rsidR="00995F4D" w:rsidRPr="001B27E3">
          <w:rPr>
            <w:rFonts w:ascii="Consolas" w:hAnsi="Consolas"/>
            <w:b/>
            <w:color w:val="215E99" w:themeColor="text2" w:themeTint="BF"/>
            <w:rPrChange w:id="355" w:author="Z Richard" w:date="2026-04-23T15:15:00Z" w16du:dateUtc="2026-04-23T07:15:00Z">
              <w:rPr>
                <w:rFonts w:ascii="Consolas" w:hAnsi="Consolas"/>
                <w:b/>
                <w:highlight w:val="yellow"/>
              </w:rPr>
            </w:rPrChange>
          </w:rPr>
          <w:t>Merlin (5)</w:t>
        </w:r>
      </w:ins>
    </w:p>
    <w:p w14:paraId="1277BB09" w14:textId="294833B6" w:rsidR="00AC30C0" w:rsidRPr="001B27E3" w:rsidRDefault="00AC30C0" w:rsidP="00995F4D">
      <w:pPr>
        <w:ind w:firstLineChars="0" w:firstLine="0"/>
        <w:rPr>
          <w:ins w:id="356" w:author="Z Richard" w:date="2026-04-23T14:59:00Z" w16du:dateUtc="2026-04-23T06:59:00Z"/>
          <w:rFonts w:ascii="Consolas" w:hAnsi="Consolas"/>
          <w:b/>
          <w:color w:val="215E99" w:themeColor="text2" w:themeTint="BF"/>
          <w:rPrChange w:id="357" w:author="Z Richard" w:date="2026-04-23T15:15:00Z" w16du:dateUtc="2026-04-23T07:15:00Z">
            <w:rPr>
              <w:ins w:id="358" w:author="Z Richard" w:date="2026-04-23T14:59:00Z" w16du:dateUtc="2026-04-23T06:59:00Z"/>
              <w:rFonts w:ascii="Consolas" w:hAnsi="Consolas"/>
              <w:b/>
              <w:highlight w:val="yellow"/>
            </w:rPr>
          </w:rPrChange>
        </w:rPr>
      </w:pPr>
      <w:ins w:id="359" w:author="Z Richard" w:date="2026-04-23T14:59:00Z" w16du:dateUtc="2026-04-23T06:59:00Z">
        <w:r w:rsidRPr="001B27E3">
          <w:rPr>
            <w:rFonts w:ascii="Consolas" w:hAnsi="Consolas" w:hint="eastAsia"/>
            <w:b/>
            <w:color w:val="215E99" w:themeColor="text2" w:themeTint="BF"/>
            <w:rPrChange w:id="360" w:author="Z Richard" w:date="2026-04-23T15:15:00Z" w16du:dateUtc="2026-04-23T07:15:00Z">
              <w:rPr>
                <w:rFonts w:ascii="Consolas" w:hAnsi="Consolas" w:hint="eastAsia"/>
                <w:b/>
                <w:highlight w:val="yellow"/>
              </w:rPr>
            </w:rPrChange>
          </w:rPr>
          <w:t>后半预录的合唱</w:t>
        </w:r>
        <w:r w:rsidR="00AD66FF" w:rsidRPr="001B27E3">
          <w:rPr>
            <w:rFonts w:ascii="Consolas" w:hAnsi="Consolas" w:hint="eastAsia"/>
            <w:b/>
            <w:color w:val="215E99" w:themeColor="text2" w:themeTint="BF"/>
            <w:rPrChange w:id="361" w:author="Z Richard" w:date="2026-04-23T15:15:00Z" w16du:dateUtc="2026-04-23T07:15:00Z">
              <w:rPr>
                <w:rFonts w:ascii="Consolas" w:hAnsi="Consolas" w:hint="eastAsia"/>
                <w:b/>
                <w:highlight w:val="yellow"/>
              </w:rPr>
            </w:rPrChange>
          </w:rPr>
          <w:t>与伴奏</w:t>
        </w:r>
      </w:ins>
    </w:p>
    <w:p w14:paraId="22C589A4" w14:textId="77777777" w:rsidR="00555047" w:rsidRDefault="00555047">
      <w:pPr>
        <w:ind w:firstLineChars="0" w:firstLine="0"/>
        <w:pPrChange w:id="362" w:author="Z Richard" w:date="2026-04-23T14:59:00Z" w16du:dateUtc="2026-04-23T06:59:00Z">
          <w:pPr>
            <w:ind w:firstLine="440"/>
          </w:pPr>
        </w:pPrChange>
      </w:pPr>
    </w:p>
    <w:p w14:paraId="0F3E26F5" w14:textId="77777777" w:rsidR="00555047" w:rsidRDefault="002E5D19">
      <w:pPr>
        <w:pStyle w:val="a3"/>
      </w:pPr>
      <w:r>
        <w:t>[</w:t>
      </w:r>
      <w:r>
        <w:rPr>
          <w:rFonts w:hint="eastAsia"/>
        </w:rPr>
        <w:t xml:space="preserve"> </w:t>
      </w:r>
      <w:r>
        <w:t>The Evil</w:t>
      </w:r>
      <w:r>
        <w:t>的身影在黑暗中若隐若现，放肆而无所顾忌地挑衅着世间的一切秩序</w:t>
      </w:r>
      <w:r>
        <w:rPr>
          <w:rFonts w:hint="eastAsia"/>
        </w:rPr>
        <w:t>。</w:t>
      </w:r>
      <w:r>
        <w:t>]</w:t>
      </w:r>
    </w:p>
    <w:p w14:paraId="5E693854" w14:textId="77777777" w:rsidR="00555047" w:rsidRDefault="002E5D19">
      <w:pPr>
        <w:pStyle w:val="a3"/>
      </w:pPr>
      <w:r>
        <w:t>[</w:t>
      </w:r>
      <w:r>
        <w:rPr>
          <w:rFonts w:hint="eastAsia"/>
        </w:rPr>
        <w:t xml:space="preserve"> </w:t>
      </w:r>
      <w:r>
        <w:t>只需一眼，</w:t>
      </w:r>
      <w:r>
        <w:t>Merlin</w:t>
      </w:r>
      <w:r>
        <w:t>就认出了这个相伴无数年的</w:t>
      </w:r>
      <w:r>
        <w:t>“</w:t>
      </w:r>
      <w:r>
        <w:t>伙伴</w:t>
      </w:r>
      <w:r>
        <w:t>”</w:t>
      </w:r>
      <w:r>
        <w:rPr>
          <w:rFonts w:hint="eastAsia"/>
        </w:rPr>
        <w:t>。</w:t>
      </w:r>
      <w:r>
        <w:t>]</w:t>
      </w:r>
    </w:p>
    <w:p w14:paraId="05A2D89E" w14:textId="518DDE02" w:rsidR="00555047" w:rsidRPr="001976B2" w:rsidRDefault="00C21B84">
      <w:pPr>
        <w:ind w:firstLineChars="0" w:firstLine="0"/>
        <w:rPr>
          <w:rFonts w:ascii="Consolas" w:hAnsi="Consolas"/>
          <w:b/>
          <w:color w:val="FFFFFF" w:themeColor="background1"/>
          <w:rPrChange w:id="363" w:author="Z Richard" w:date="2026-04-23T15:06:00Z" w16du:dateUtc="2026-04-23T07:06:00Z">
            <w:rPr/>
          </w:rPrChange>
        </w:rPr>
        <w:pPrChange w:id="364" w:author="Z Richard" w:date="2026-04-23T14:59:00Z" w16du:dateUtc="2026-04-23T06:59:00Z">
          <w:pPr>
            <w:ind w:firstLine="442"/>
          </w:pPr>
        </w:pPrChange>
      </w:pPr>
      <w:ins w:id="365" w:author="Z Richard" w:date="2026-04-23T22:38:00Z" w16du:dateUtc="2026-04-23T14:38:00Z">
        <w:r>
          <w:rPr>
            <w:rFonts w:ascii="Consolas" w:hAnsi="Consolas"/>
            <w:b/>
            <w:color w:val="FFFFFF" w:themeColor="background1"/>
            <w:highlight w:val="red"/>
          </w:rPr>
          <w:t>伴奏</w:t>
        </w:r>
        <w:r>
          <w:rPr>
            <w:rFonts w:ascii="Consolas" w:hAnsi="Consolas"/>
            <w:b/>
            <w:color w:val="FFFFFF" w:themeColor="background1"/>
            <w:highlight w:val="red"/>
          </w:rPr>
          <w:t xml:space="preserve"> </w:t>
        </w:r>
      </w:ins>
      <w:ins w:id="366" w:author="Z Richard" w:date="2026-04-23T14:59:00Z" w16du:dateUtc="2026-04-23T06:59:00Z">
        <w:r w:rsidR="00EB7FE8" w:rsidRPr="001976B2">
          <w:rPr>
            <w:rFonts w:ascii="Consolas" w:hAnsi="Consolas"/>
            <w:b/>
            <w:color w:val="FFFFFF" w:themeColor="background1"/>
            <w:highlight w:val="red"/>
            <w:rPrChange w:id="367" w:author="Z Richard" w:date="2026-04-23T15:06:00Z" w16du:dateUtc="2026-04-23T07:06:00Z">
              <w:rPr>
                <w:rFonts w:ascii="Consolas" w:hAnsi="Consolas"/>
                <w:b/>
              </w:rPr>
            </w:rPrChange>
          </w:rPr>
          <w:t>Down</w:t>
        </w:r>
      </w:ins>
    </w:p>
    <w:p w14:paraId="535CE0AA" w14:textId="77777777" w:rsidR="00555047" w:rsidRDefault="002E5D19">
      <w:pPr>
        <w:pStyle w:val="ad"/>
        <w:spacing w:after="62"/>
      </w:pPr>
      <w:r>
        <w:rPr>
          <w:rFonts w:hint="eastAsia"/>
        </w:rPr>
        <w:t>Merlin</w:t>
      </w:r>
    </w:p>
    <w:p w14:paraId="2D23CD99" w14:textId="77777777" w:rsidR="00555047" w:rsidRDefault="002E5D19">
      <w:pPr>
        <w:spacing w:afterLines="20" w:after="62"/>
        <w:ind w:firstLine="440"/>
      </w:pPr>
      <w:r>
        <w:t>Evil, You are still with me.</w:t>
      </w:r>
    </w:p>
    <w:p w14:paraId="51933961" w14:textId="77777777" w:rsidR="00555047" w:rsidRDefault="002E5D19">
      <w:pPr>
        <w:spacing w:afterLines="35" w:after="109"/>
        <w:ind w:firstLine="440"/>
      </w:pPr>
      <w:r>
        <w:rPr>
          <w:rFonts w:hint="eastAsia"/>
        </w:rPr>
        <w:t>邪恶啊，你果然还如影随形。</w:t>
      </w:r>
    </w:p>
    <w:p w14:paraId="180D0D11" w14:textId="77777777" w:rsidR="00555047" w:rsidRDefault="002E5D19">
      <w:pPr>
        <w:spacing w:afterLines="20" w:after="62"/>
        <w:ind w:firstLine="440"/>
      </w:pPr>
      <w:r>
        <w:t>I should have known...that you would always be there, luring, leading me astray, poisoning hearts. I can never be rid of you, nobody can escape your shadow. But I must stay firm and steady, my heart longs for wisdom and truth.</w:t>
      </w:r>
    </w:p>
    <w:p w14:paraId="47BAFBF3" w14:textId="77777777" w:rsidR="00555047" w:rsidRDefault="002E5D19">
      <w:pPr>
        <w:spacing w:afterLines="35" w:after="109"/>
        <w:ind w:firstLine="440"/>
      </w:pPr>
      <w:r>
        <w:rPr>
          <w:rFonts w:hint="eastAsia"/>
        </w:rPr>
        <w:t>我早该明白……</w:t>
      </w:r>
      <w:r>
        <w:rPr>
          <w:rFonts w:hint="eastAsia"/>
        </w:rPr>
        <w:t xml:space="preserve"> </w:t>
      </w:r>
      <w:r>
        <w:rPr>
          <w:rFonts w:hint="eastAsia"/>
        </w:rPr>
        <w:t>你总会这样纠缠不休，引诱世人、引人误入歧途、夺走他们的本心。我永远无法摆脱你，没人能永远逃离你的阴影。我们能做的，唯有坚守本心、保持坚定，怀一颗渴求智慧与真理的心。</w:t>
      </w:r>
    </w:p>
    <w:p w14:paraId="6B606AA6" w14:textId="77777777" w:rsidR="00555047" w:rsidRDefault="002E5D19">
      <w:pPr>
        <w:spacing w:afterLines="20" w:after="62"/>
        <w:ind w:firstLine="440"/>
      </w:pPr>
      <w:r>
        <w:t>Yet wait, Evil, you and I can only wait. Wait and see what choice humanity makes. Wait and see if they stay on the path of righteousness, or, if they choose to perish with you.</w:t>
      </w:r>
    </w:p>
    <w:p w14:paraId="6CE8462F" w14:textId="77777777" w:rsidR="00555047" w:rsidRDefault="002E5D19">
      <w:pPr>
        <w:ind w:firstLine="440"/>
      </w:pPr>
      <w:r>
        <w:rPr>
          <w:rFonts w:hint="eastAsia"/>
        </w:rPr>
        <w:t>不过，邪恶啊，你我都只能等待。等着看人类会做出怎样的选择，等着看他们是会坚守正道，还是会选择跟你一同沉沦。</w:t>
      </w:r>
    </w:p>
    <w:p w14:paraId="25D957DC" w14:textId="77777777" w:rsidR="00555047" w:rsidRDefault="002E5D19">
      <w:pPr>
        <w:ind w:firstLineChars="0" w:firstLine="0"/>
        <w:rPr>
          <w:ins w:id="368" w:author="Z Richard" w:date="2026-04-23T15:00:00Z" w16du:dateUtc="2026-04-23T07:00:00Z"/>
          <w:rFonts w:ascii="Consolas" w:hAnsi="Consolas"/>
          <w:b/>
          <w:color w:val="FFFFFF" w:themeColor="background1"/>
        </w:rPr>
      </w:pPr>
      <w:ins w:id="369" w:author="Liao Kuo" w:date="2026-04-09T15:32:00Z">
        <w:r w:rsidRPr="002E5D19">
          <w:rPr>
            <w:rFonts w:ascii="Consolas" w:hAnsi="Consolas"/>
            <w:b/>
            <w:color w:val="FFFFFF" w:themeColor="background1"/>
            <w:highlight w:val="red"/>
            <w:rPrChange w:id="370" w:author="Liao Kuo" w:date="2026-04-09T15:32:00Z">
              <w:rPr/>
            </w:rPrChange>
          </w:rPr>
          <w:t>5 Off</w:t>
        </w:r>
      </w:ins>
    </w:p>
    <w:p w14:paraId="643F95FA" w14:textId="025D91FD" w:rsidR="00754BC5" w:rsidRPr="00754BC5" w:rsidRDefault="00565801">
      <w:pPr>
        <w:ind w:firstLineChars="0" w:firstLine="0"/>
        <w:rPr>
          <w:rFonts w:ascii="Consolas" w:hAnsi="Consolas"/>
          <w:b/>
          <w:rPrChange w:id="371" w:author="Z Richard" w:date="2026-04-23T15:00:00Z" w16du:dateUtc="2026-04-23T07:00:00Z">
            <w:rPr/>
          </w:rPrChange>
        </w:rPr>
      </w:pPr>
      <w:ins w:id="372" w:author="Z Richard" w:date="2026-04-24T02:14:00Z" w16du:dateUtc="2026-04-23T18:14:00Z">
        <w:r>
          <w:rPr>
            <w:rFonts w:ascii="Consolas" w:hAnsi="Consolas" w:hint="eastAsia"/>
            <w:b/>
            <w:highlight w:val="green"/>
          </w:rPr>
          <w:t>伴奏</w:t>
        </w:r>
        <w:r>
          <w:rPr>
            <w:rFonts w:ascii="Consolas" w:hAnsi="Consolas" w:hint="eastAsia"/>
            <w:b/>
            <w:highlight w:val="green"/>
          </w:rPr>
          <w:t>Up</w:t>
        </w:r>
      </w:ins>
    </w:p>
    <w:p w14:paraId="1E0C6439" w14:textId="218991AD" w:rsidR="00555047" w:rsidRDefault="002E5D19">
      <w:pPr>
        <w:pStyle w:val="ad"/>
        <w:spacing w:after="62"/>
      </w:pPr>
      <w:r>
        <w:t xml:space="preserve">ALL </w:t>
      </w:r>
      <w:ins w:id="373" w:author="Z Richard" w:date="2026-04-23T16:48:00Z" w16du:dateUtc="2026-04-23T08:48:00Z">
        <w:r w:rsidR="00B07BCE">
          <w:rPr>
            <w:rFonts w:hint="eastAsia"/>
          </w:rPr>
          <w:t>（</w:t>
        </w:r>
      </w:ins>
      <w:del w:id="374" w:author="Z Richard" w:date="2026-04-23T16:48:00Z" w16du:dateUtc="2026-04-23T08:48:00Z">
        <w:r w:rsidDel="00B07BCE">
          <w:delText>(</w:delText>
        </w:r>
      </w:del>
      <w:ins w:id="375" w:author="Z Richard" w:date="2026-04-23T15:15:00Z" w16du:dateUtc="2026-04-23T07:15:00Z">
        <w:r w:rsidR="00135327">
          <w:rPr>
            <w:rFonts w:hint="eastAsia"/>
          </w:rPr>
          <w:t>预录</w:t>
        </w:r>
      </w:ins>
      <w:ins w:id="376" w:author="Z Richard" w:date="2026-04-23T16:48:00Z" w16du:dateUtc="2026-04-23T08:48:00Z">
        <w:r w:rsidR="00BB69F7">
          <w:rPr>
            <w:rFonts w:hint="eastAsia"/>
          </w:rPr>
          <w:t>）</w:t>
        </w:r>
      </w:ins>
      <w:del w:id="377" w:author="Z Richard" w:date="2026-04-23T15:15:00Z" w16du:dateUtc="2026-04-23T07:15:00Z">
        <w:r w:rsidDel="00135327">
          <w:delText>off stage)</w:delText>
        </w:r>
      </w:del>
    </w:p>
    <w:p w14:paraId="5C6D9541" w14:textId="77777777" w:rsidR="00555047" w:rsidRPr="00135327" w:rsidRDefault="002E5D19">
      <w:pPr>
        <w:pStyle w:val="ae"/>
        <w:ind w:firstLine="440"/>
        <w:rPr>
          <w:rPrChange w:id="378" w:author="Z Richard" w:date="2026-04-23T15:15:00Z" w16du:dateUtc="2026-04-23T07:15:00Z">
            <w:rPr>
              <w:highlight w:val="yellow"/>
            </w:rPr>
          </w:rPrChange>
        </w:rPr>
      </w:pPr>
      <w:proofErr w:type="spellStart"/>
      <w:r w:rsidRPr="00135327">
        <w:rPr>
          <w:rPrChange w:id="379" w:author="Z Richard" w:date="2026-04-23T15:15:00Z" w16du:dateUtc="2026-04-23T07:15:00Z">
            <w:rPr>
              <w:highlight w:val="yellow"/>
            </w:rPr>
          </w:rPrChange>
        </w:rPr>
        <w:t>Dihéetal</w:t>
      </w:r>
      <w:proofErr w:type="spellEnd"/>
      <w:r w:rsidRPr="00135327">
        <w:rPr>
          <w:rPrChange w:id="380" w:author="Z Richard" w:date="2026-04-23T15:15:00Z" w16du:dateUtc="2026-04-23T07:15:00Z">
            <w:rPr>
              <w:highlight w:val="yellow"/>
            </w:rPr>
          </w:rPrChange>
        </w:rPr>
        <w:t xml:space="preserve"> </w:t>
      </w:r>
      <w:proofErr w:type="spellStart"/>
      <w:r w:rsidRPr="00135327">
        <w:rPr>
          <w:rPrChange w:id="381" w:author="Z Richard" w:date="2026-04-23T15:15:00Z" w16du:dateUtc="2026-04-23T07:15:00Z">
            <w:rPr>
              <w:highlight w:val="yellow"/>
            </w:rPr>
          </w:rPrChange>
        </w:rPr>
        <w:t>heu</w:t>
      </w:r>
      <w:proofErr w:type="spellEnd"/>
      <w:r w:rsidRPr="00135327">
        <w:rPr>
          <w:rPrChange w:id="382" w:author="Z Richard" w:date="2026-04-23T15:15:00Z" w16du:dateUtc="2026-04-23T07:15:00Z">
            <w:rPr>
              <w:highlight w:val="yellow"/>
            </w:rPr>
          </w:rPrChange>
        </w:rPr>
        <w:t xml:space="preserve">, hey yah </w:t>
      </w:r>
      <w:proofErr w:type="spellStart"/>
      <w:r w:rsidRPr="00135327">
        <w:rPr>
          <w:rPrChange w:id="383" w:author="Z Richard" w:date="2026-04-23T15:15:00Z" w16du:dateUtc="2026-04-23T07:15:00Z">
            <w:rPr>
              <w:highlight w:val="yellow"/>
            </w:rPr>
          </w:rPrChange>
        </w:rPr>
        <w:t>yah</w:t>
      </w:r>
      <w:proofErr w:type="spellEnd"/>
    </w:p>
    <w:p w14:paraId="7303C171" w14:textId="77777777" w:rsidR="00555047" w:rsidRPr="00135327" w:rsidRDefault="002E5D19">
      <w:pPr>
        <w:pStyle w:val="ae"/>
        <w:ind w:firstLine="440"/>
        <w:rPr>
          <w:rPrChange w:id="384" w:author="Z Richard" w:date="2026-04-23T15:15:00Z" w16du:dateUtc="2026-04-23T07:15:00Z">
            <w:rPr>
              <w:highlight w:val="yellow"/>
            </w:rPr>
          </w:rPrChange>
        </w:rPr>
      </w:pPr>
      <w:r w:rsidRPr="00135327">
        <w:rPr>
          <w:rFonts w:hint="eastAsia"/>
          <w:rPrChange w:id="385" w:author="Z Richard" w:date="2026-04-23T15:15:00Z" w16du:dateUtc="2026-04-23T07:15:00Z">
            <w:rPr>
              <w:rFonts w:hint="eastAsia"/>
              <w:highlight w:val="yellow"/>
            </w:rPr>
          </w:rPrChange>
        </w:rPr>
        <w:t>你听——</w:t>
      </w:r>
    </w:p>
    <w:p w14:paraId="7220FC4A" w14:textId="77777777" w:rsidR="00555047" w:rsidRPr="00135327" w:rsidRDefault="002E5D19">
      <w:pPr>
        <w:pStyle w:val="ae"/>
        <w:ind w:firstLine="440"/>
        <w:rPr>
          <w:rPrChange w:id="386" w:author="Z Richard" w:date="2026-04-23T15:15:00Z" w16du:dateUtc="2026-04-23T07:15:00Z">
            <w:rPr>
              <w:highlight w:val="yellow"/>
            </w:rPr>
          </w:rPrChange>
        </w:rPr>
      </w:pPr>
      <w:r w:rsidRPr="00135327">
        <w:rPr>
          <w:rPrChange w:id="387" w:author="Z Richard" w:date="2026-04-23T15:15:00Z" w16du:dateUtc="2026-04-23T07:15:00Z">
            <w:rPr>
              <w:highlight w:val="yellow"/>
            </w:rPr>
          </w:rPrChange>
        </w:rPr>
        <w:t xml:space="preserve">An tan, an tan a </w:t>
      </w:r>
      <w:proofErr w:type="spellStart"/>
      <w:r w:rsidRPr="00135327">
        <w:rPr>
          <w:rPrChange w:id="388" w:author="Z Richard" w:date="2026-04-23T15:15:00Z" w16du:dateUtc="2026-04-23T07:15:00Z">
            <w:rPr>
              <w:highlight w:val="yellow"/>
            </w:rPr>
          </w:rPrChange>
        </w:rPr>
        <w:t>heu</w:t>
      </w:r>
      <w:proofErr w:type="spellEnd"/>
      <w:r w:rsidRPr="00135327">
        <w:rPr>
          <w:rPrChange w:id="389" w:author="Z Richard" w:date="2026-04-23T15:15:00Z" w16du:dateUtc="2026-04-23T07:15:00Z">
            <w:rPr>
              <w:highlight w:val="yellow"/>
            </w:rPr>
          </w:rPrChange>
        </w:rPr>
        <w:t>!</w:t>
      </w:r>
    </w:p>
    <w:p w14:paraId="767BA6FA" w14:textId="77777777" w:rsidR="00555047" w:rsidRPr="00135327" w:rsidRDefault="002E5D19">
      <w:pPr>
        <w:pStyle w:val="ae"/>
        <w:ind w:firstLine="440"/>
        <w:rPr>
          <w:rPrChange w:id="390" w:author="Z Richard" w:date="2026-04-23T15:15:00Z" w16du:dateUtc="2026-04-23T07:15:00Z">
            <w:rPr>
              <w:highlight w:val="yellow"/>
            </w:rPr>
          </w:rPrChange>
        </w:rPr>
      </w:pPr>
      <w:r w:rsidRPr="00135327">
        <w:rPr>
          <w:rFonts w:hint="eastAsia"/>
          <w:rPrChange w:id="391" w:author="Z Richard" w:date="2026-04-23T15:15:00Z" w16du:dateUtc="2026-04-23T07:15:00Z">
            <w:rPr>
              <w:rFonts w:hint="eastAsia"/>
              <w:highlight w:val="yellow"/>
            </w:rPr>
          </w:rPrChange>
        </w:rPr>
        <w:t>火啊，火啊，熊熊燃烧！</w:t>
      </w:r>
    </w:p>
    <w:p w14:paraId="00C1CE05" w14:textId="77777777" w:rsidR="00555047" w:rsidRPr="00135327" w:rsidRDefault="002E5D19">
      <w:pPr>
        <w:pStyle w:val="ae"/>
        <w:ind w:firstLine="440"/>
        <w:rPr>
          <w:rPrChange w:id="392" w:author="Z Richard" w:date="2026-04-23T15:15:00Z" w16du:dateUtc="2026-04-23T07:15:00Z">
            <w:rPr>
              <w:highlight w:val="yellow"/>
            </w:rPr>
          </w:rPrChange>
        </w:rPr>
      </w:pPr>
      <w:r w:rsidRPr="00135327">
        <w:rPr>
          <w:rPrChange w:id="393" w:author="Z Richard" w:date="2026-04-23T15:15:00Z" w16du:dateUtc="2026-04-23T07:15:00Z">
            <w:rPr>
              <w:highlight w:val="yellow"/>
            </w:rPr>
          </w:rPrChange>
        </w:rPr>
        <w:t xml:space="preserve">Yma </w:t>
      </w:r>
      <w:proofErr w:type="spellStart"/>
      <w:r w:rsidRPr="00135327">
        <w:rPr>
          <w:rPrChange w:id="394" w:author="Z Richard" w:date="2026-04-23T15:15:00Z" w16du:dateUtc="2026-04-23T07:15:00Z">
            <w:rPr>
              <w:highlight w:val="yellow"/>
            </w:rPr>
          </w:rPrChange>
        </w:rPr>
        <w:t>oes</w:t>
      </w:r>
      <w:proofErr w:type="spellEnd"/>
      <w:r w:rsidRPr="00135327">
        <w:rPr>
          <w:rPrChange w:id="395" w:author="Z Richard" w:date="2026-04-23T15:15:00Z" w16du:dateUtc="2026-04-23T07:15:00Z">
            <w:rPr>
              <w:highlight w:val="yellow"/>
            </w:rPr>
          </w:rPrChange>
        </w:rPr>
        <w:t xml:space="preserve"> </w:t>
      </w:r>
      <w:proofErr w:type="spellStart"/>
      <w:r w:rsidRPr="00135327">
        <w:rPr>
          <w:rPrChange w:id="396" w:author="Z Richard" w:date="2026-04-23T15:15:00Z" w16du:dateUtc="2026-04-23T07:15:00Z">
            <w:rPr>
              <w:highlight w:val="yellow"/>
            </w:rPr>
          </w:rPrChange>
        </w:rPr>
        <w:t>reo</w:t>
      </w:r>
      <w:proofErr w:type="spellEnd"/>
      <w:r w:rsidRPr="00135327">
        <w:rPr>
          <w:rPrChange w:id="397" w:author="Z Richard" w:date="2026-04-23T15:15:00Z" w16du:dateUtc="2026-04-23T07:15:00Z">
            <w:rPr>
              <w:highlight w:val="yellow"/>
            </w:rPr>
          </w:rPrChange>
        </w:rPr>
        <w:t xml:space="preserve">, </w:t>
      </w:r>
      <w:proofErr w:type="spellStart"/>
      <w:r w:rsidRPr="00135327">
        <w:rPr>
          <w:rPrChange w:id="398" w:author="Z Richard" w:date="2026-04-23T15:15:00Z" w16du:dateUtc="2026-04-23T07:15:00Z">
            <w:rPr>
              <w:highlight w:val="yellow"/>
            </w:rPr>
          </w:rPrChange>
        </w:rPr>
        <w:t>tra</w:t>
      </w:r>
      <w:proofErr w:type="spellEnd"/>
      <w:r w:rsidRPr="00135327">
        <w:rPr>
          <w:rPrChange w:id="399" w:author="Z Richard" w:date="2026-04-23T15:15:00Z" w16du:dateUtc="2026-04-23T07:15:00Z">
            <w:rPr>
              <w:highlight w:val="yellow"/>
            </w:rPr>
          </w:rPrChange>
        </w:rPr>
        <w:t xml:space="preserve"> ma </w:t>
      </w:r>
      <w:proofErr w:type="spellStart"/>
      <w:r w:rsidRPr="00135327">
        <w:rPr>
          <w:rPrChange w:id="400" w:author="Z Richard" w:date="2026-04-23T15:15:00Z" w16du:dateUtc="2026-04-23T07:15:00Z">
            <w:rPr>
              <w:highlight w:val="yellow"/>
            </w:rPr>
          </w:rPrChange>
        </w:rPr>
        <w:t>touza</w:t>
      </w:r>
      <w:proofErr w:type="spellEnd"/>
    </w:p>
    <w:p w14:paraId="26093969" w14:textId="77777777" w:rsidR="00555047" w:rsidRPr="00135327" w:rsidRDefault="002E5D19">
      <w:pPr>
        <w:pStyle w:val="ae"/>
        <w:ind w:firstLine="440"/>
        <w:rPr>
          <w:rPrChange w:id="401" w:author="Z Richard" w:date="2026-04-23T15:15:00Z" w16du:dateUtc="2026-04-23T07:15:00Z">
            <w:rPr>
              <w:highlight w:val="yellow"/>
            </w:rPr>
          </w:rPrChange>
        </w:rPr>
      </w:pPr>
      <w:r w:rsidRPr="00135327">
        <w:rPr>
          <w:rFonts w:hint="eastAsia"/>
          <w:rPrChange w:id="402" w:author="Z Richard" w:date="2026-04-23T15:15:00Z" w16du:dateUtc="2026-04-23T07:15:00Z">
            <w:rPr>
              <w:rFonts w:hint="eastAsia"/>
              <w:highlight w:val="yellow"/>
            </w:rPr>
          </w:rPrChange>
        </w:rPr>
        <w:t>生命沸腾，热血奔涌</w:t>
      </w:r>
    </w:p>
    <w:p w14:paraId="4AEC2F56" w14:textId="77777777" w:rsidR="00555047" w:rsidRPr="00135327" w:rsidRDefault="002E5D19">
      <w:pPr>
        <w:pStyle w:val="ae"/>
        <w:ind w:firstLine="440"/>
        <w:rPr>
          <w:rPrChange w:id="403" w:author="Z Richard" w:date="2026-04-23T15:15:00Z" w16du:dateUtc="2026-04-23T07:15:00Z">
            <w:rPr>
              <w:highlight w:val="yellow"/>
            </w:rPr>
          </w:rPrChange>
        </w:rPr>
      </w:pPr>
      <w:r w:rsidRPr="00135327">
        <w:rPr>
          <w:rPrChange w:id="404" w:author="Z Richard" w:date="2026-04-23T15:15:00Z" w16du:dateUtc="2026-04-23T07:15:00Z">
            <w:rPr>
              <w:highlight w:val="yellow"/>
            </w:rPr>
          </w:rPrChange>
        </w:rPr>
        <w:t xml:space="preserve">Tra nou </w:t>
      </w:r>
      <w:proofErr w:type="spellStart"/>
      <w:r w:rsidRPr="00135327">
        <w:rPr>
          <w:rPrChange w:id="405" w:author="Z Richard" w:date="2026-04-23T15:15:00Z" w16du:dateUtc="2026-04-23T07:15:00Z">
            <w:rPr>
              <w:highlight w:val="yellow"/>
            </w:rPr>
          </w:rPrChange>
        </w:rPr>
        <w:t>trege</w:t>
      </w:r>
      <w:proofErr w:type="spellEnd"/>
      <w:r w:rsidRPr="00135327">
        <w:rPr>
          <w:rPrChange w:id="406" w:author="Z Richard" w:date="2026-04-23T15:15:00Z" w16du:dateUtc="2026-04-23T07:15:00Z">
            <w:rPr>
              <w:highlight w:val="yellow"/>
            </w:rPr>
          </w:rPrChange>
        </w:rPr>
        <w:t xml:space="preserve"> </w:t>
      </w:r>
      <w:proofErr w:type="spellStart"/>
      <w:r w:rsidRPr="00135327">
        <w:rPr>
          <w:rPrChange w:id="407" w:author="Z Richard" w:date="2026-04-23T15:15:00Z" w16du:dateUtc="2026-04-23T07:15:00Z">
            <w:rPr>
              <w:highlight w:val="yellow"/>
            </w:rPr>
          </w:rPrChange>
        </w:rPr>
        <w:t>o’mi</w:t>
      </w:r>
      <w:proofErr w:type="spellEnd"/>
    </w:p>
    <w:p w14:paraId="61E0D271" w14:textId="77777777" w:rsidR="00555047" w:rsidRPr="00135327" w:rsidRDefault="002E5D19">
      <w:pPr>
        <w:pStyle w:val="ae"/>
        <w:ind w:firstLine="440"/>
        <w:rPr>
          <w:rPrChange w:id="408" w:author="Z Richard" w:date="2026-04-23T15:15:00Z" w16du:dateUtc="2026-04-23T07:15:00Z">
            <w:rPr>
              <w:highlight w:val="yellow"/>
            </w:rPr>
          </w:rPrChange>
        </w:rPr>
      </w:pPr>
      <w:r w:rsidRPr="00135327">
        <w:rPr>
          <w:rFonts w:hint="eastAsia"/>
          <w:rPrChange w:id="409" w:author="Z Richard" w:date="2026-04-23T15:15:00Z" w16du:dateUtc="2026-04-23T07:15:00Z">
            <w:rPr>
              <w:rFonts w:hint="eastAsia"/>
              <w:highlight w:val="yellow"/>
            </w:rPr>
          </w:rPrChange>
        </w:rPr>
        <w:t>这是我的故土</w:t>
      </w:r>
    </w:p>
    <w:p w14:paraId="08F61345" w14:textId="77777777" w:rsidR="00555047" w:rsidRPr="00135327" w:rsidRDefault="002E5D19">
      <w:pPr>
        <w:pStyle w:val="ae"/>
        <w:ind w:firstLine="440"/>
        <w:rPr>
          <w:rPrChange w:id="410" w:author="Z Richard" w:date="2026-04-23T15:15:00Z" w16du:dateUtc="2026-04-23T07:15:00Z">
            <w:rPr>
              <w:highlight w:val="yellow"/>
            </w:rPr>
          </w:rPrChange>
        </w:rPr>
      </w:pPr>
      <w:proofErr w:type="spellStart"/>
      <w:r w:rsidRPr="00135327">
        <w:rPr>
          <w:rPrChange w:id="411" w:author="Z Richard" w:date="2026-04-23T15:15:00Z" w16du:dateUtc="2026-04-23T07:15:00Z">
            <w:rPr>
              <w:highlight w:val="yellow"/>
            </w:rPr>
          </w:rPrChange>
        </w:rPr>
        <w:t>Saoz</w:t>
      </w:r>
      <w:proofErr w:type="spellEnd"/>
      <w:r w:rsidRPr="00135327">
        <w:rPr>
          <w:rPrChange w:id="412" w:author="Z Richard" w:date="2026-04-23T15:15:00Z" w16du:dateUtc="2026-04-23T07:15:00Z">
            <w:rPr>
              <w:highlight w:val="yellow"/>
            </w:rPr>
          </w:rPrChange>
        </w:rPr>
        <w:t xml:space="preserve"> </w:t>
      </w:r>
      <w:proofErr w:type="spellStart"/>
      <w:r w:rsidRPr="00135327">
        <w:rPr>
          <w:rPrChange w:id="413" w:author="Z Richard" w:date="2026-04-23T15:15:00Z" w16du:dateUtc="2026-04-23T07:15:00Z">
            <w:rPr>
              <w:highlight w:val="yellow"/>
            </w:rPr>
          </w:rPrChange>
        </w:rPr>
        <w:t>nos</w:t>
      </w:r>
      <w:proofErr w:type="spellEnd"/>
      <w:r w:rsidRPr="00135327">
        <w:rPr>
          <w:rPrChange w:id="414" w:author="Z Richard" w:date="2026-04-23T15:15:00Z" w16du:dateUtc="2026-04-23T07:15:00Z">
            <w:rPr>
              <w:highlight w:val="yellow"/>
            </w:rPr>
          </w:rPrChange>
        </w:rPr>
        <w:t xml:space="preserve">, </w:t>
      </w:r>
      <w:proofErr w:type="spellStart"/>
      <w:r w:rsidRPr="00135327">
        <w:rPr>
          <w:rPrChange w:id="415" w:author="Z Richard" w:date="2026-04-23T15:15:00Z" w16du:dateUtc="2026-04-23T07:15:00Z">
            <w:rPr>
              <w:highlight w:val="yellow"/>
            </w:rPr>
          </w:rPrChange>
        </w:rPr>
        <w:t>tchihi</w:t>
      </w:r>
      <w:proofErr w:type="spellEnd"/>
      <w:r w:rsidRPr="00135327">
        <w:rPr>
          <w:rPrChange w:id="416" w:author="Z Richard" w:date="2026-04-23T15:15:00Z" w16du:dateUtc="2026-04-23T07:15:00Z">
            <w:rPr>
              <w:highlight w:val="yellow"/>
            </w:rPr>
          </w:rPrChange>
        </w:rPr>
        <w:t xml:space="preserve"> ah...</w:t>
      </w:r>
    </w:p>
    <w:p w14:paraId="634DE5DA" w14:textId="77777777" w:rsidR="00555047" w:rsidRPr="00135327" w:rsidRDefault="002E5D19">
      <w:pPr>
        <w:pStyle w:val="ae"/>
        <w:ind w:firstLine="440"/>
        <w:rPr>
          <w:rPrChange w:id="417" w:author="Z Richard" w:date="2026-04-23T15:15:00Z" w16du:dateUtc="2026-04-23T07:15:00Z">
            <w:rPr>
              <w:highlight w:val="yellow"/>
            </w:rPr>
          </w:rPrChange>
        </w:rPr>
      </w:pPr>
      <w:r w:rsidRPr="00135327">
        <w:rPr>
          <w:rFonts w:hint="eastAsia"/>
          <w:rPrChange w:id="418" w:author="Z Richard" w:date="2026-04-23T15:15:00Z" w16du:dateUtc="2026-04-23T07:15:00Z">
            <w:rPr>
              <w:rFonts w:hint="eastAsia"/>
              <w:highlight w:val="yellow"/>
            </w:rPr>
          </w:rPrChange>
        </w:rPr>
        <w:t>我将守卫家园</w:t>
      </w:r>
      <w:r w:rsidRPr="00135327">
        <w:rPr>
          <w:rPrChange w:id="419" w:author="Z Richard" w:date="2026-04-23T15:15:00Z" w16du:dateUtc="2026-04-23T07:15:00Z">
            <w:rPr>
              <w:highlight w:val="yellow"/>
            </w:rPr>
          </w:rPrChange>
        </w:rPr>
        <w:t>……</w:t>
      </w:r>
    </w:p>
    <w:p w14:paraId="3E77C758" w14:textId="77777777" w:rsidR="00555047" w:rsidRDefault="002E5D19">
      <w:pPr>
        <w:pStyle w:val="1"/>
        <w:spacing w:before="156" w:after="156"/>
      </w:pPr>
      <w:bookmarkStart w:id="420" w:name="_Toc11336"/>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3</w:t>
      </w:r>
      <w:r>
        <w:t xml:space="preserve"> </w:t>
      </w:r>
      <w:r>
        <w:rPr>
          <w:rFonts w:hint="eastAsia"/>
        </w:rPr>
        <w:t xml:space="preserve"> </w:t>
      </w:r>
      <w:r>
        <w:t xml:space="preserve">Our </w:t>
      </w:r>
      <w:r>
        <w:rPr>
          <w:rFonts w:hint="eastAsia"/>
        </w:rPr>
        <w:t>Br</w:t>
      </w:r>
      <w:r>
        <w:t xml:space="preserve">and </w:t>
      </w:r>
      <w:r>
        <w:rPr>
          <w:rFonts w:hint="eastAsia"/>
        </w:rPr>
        <w:t>N</w:t>
      </w:r>
      <w:r>
        <w:t xml:space="preserve">ew </w:t>
      </w:r>
      <w:r>
        <w:rPr>
          <w:rFonts w:hint="eastAsia"/>
        </w:rPr>
        <w:t>S</w:t>
      </w:r>
      <w:r>
        <w:t>tart</w:t>
      </w:r>
      <w:bookmarkEnd w:id="420"/>
    </w:p>
    <w:p w14:paraId="0D2A617E" w14:textId="1008E446" w:rsidR="000272EA" w:rsidRPr="001D1DE3" w:rsidRDefault="000272EA" w:rsidP="000272EA">
      <w:pPr>
        <w:ind w:firstLineChars="0" w:firstLine="0"/>
        <w:rPr>
          <w:ins w:id="421" w:author="Z Richard" w:date="2026-04-23T15:06:00Z" w16du:dateUtc="2026-04-23T07:06:00Z"/>
          <w:rFonts w:ascii="Consolas" w:hAnsi="Consolas"/>
          <w:b/>
          <w:color w:val="215E99" w:themeColor="text2" w:themeTint="BF"/>
          <w:rPrChange w:id="422" w:author="Z Richard" w:date="2026-04-23T15:15:00Z" w16du:dateUtc="2026-04-23T07:15:00Z">
            <w:rPr>
              <w:ins w:id="423" w:author="Z Richard" w:date="2026-04-23T15:06:00Z" w16du:dateUtc="2026-04-23T07:06:00Z"/>
              <w:rFonts w:ascii="Consolas" w:hAnsi="Consolas"/>
              <w:b/>
              <w:highlight w:val="yellow"/>
            </w:rPr>
          </w:rPrChange>
        </w:rPr>
      </w:pPr>
      <w:ins w:id="424" w:author="Z Richard" w:date="2026-04-23T15:06:00Z" w16du:dateUtc="2026-04-23T07:06:00Z">
        <w:r w:rsidRPr="001D1DE3">
          <w:rPr>
            <w:rFonts w:ascii="Consolas" w:hAnsi="Consolas" w:hint="eastAsia"/>
            <w:b/>
            <w:color w:val="215E99" w:themeColor="text2" w:themeTint="BF"/>
            <w:rPrChange w:id="425" w:author="Z Richard" w:date="2026-04-23T15:15:00Z" w16du:dateUtc="2026-04-23T07:15:00Z">
              <w:rPr>
                <w:rFonts w:ascii="Consolas" w:hAnsi="Consolas" w:hint="eastAsia"/>
                <w:b/>
                <w:highlight w:val="yellow"/>
              </w:rPr>
            </w:rPrChange>
          </w:rPr>
          <w:t>前半台词戏，涉及演员</w:t>
        </w:r>
      </w:ins>
      <w:ins w:id="426" w:author="Z Richard" w:date="2026-04-23T15:07:00Z" w16du:dateUtc="2026-04-23T07:07:00Z">
        <w:r w:rsidR="00FC0FD7" w:rsidRPr="001D1DE3">
          <w:rPr>
            <w:rFonts w:ascii="Consolas" w:hAnsi="Consolas"/>
            <w:b/>
            <w:color w:val="215E99" w:themeColor="text2" w:themeTint="BF"/>
            <w:rPrChange w:id="427" w:author="Z Richard" w:date="2026-04-23T15:15:00Z" w16du:dateUtc="2026-04-23T07:15:00Z">
              <w:rPr>
                <w:rFonts w:ascii="Consolas" w:hAnsi="Consolas"/>
                <w:b/>
                <w:highlight w:val="yellow"/>
              </w:rPr>
            </w:rPrChange>
          </w:rPr>
          <w:t>Arthur (1)</w:t>
        </w:r>
        <w:r w:rsidR="00FC0FD7" w:rsidRPr="001D1DE3">
          <w:rPr>
            <w:rFonts w:ascii="Consolas" w:hAnsi="Consolas" w:hint="eastAsia"/>
            <w:b/>
            <w:color w:val="215E99" w:themeColor="text2" w:themeTint="BF"/>
            <w:rPrChange w:id="428" w:author="Z Richard" w:date="2026-04-23T15:15:00Z" w16du:dateUtc="2026-04-23T07:15:00Z">
              <w:rPr>
                <w:rFonts w:ascii="Consolas" w:hAnsi="Consolas" w:hint="eastAsia"/>
                <w:b/>
                <w:highlight w:val="yellow"/>
              </w:rPr>
            </w:rPrChange>
          </w:rPr>
          <w:t>、</w:t>
        </w:r>
      </w:ins>
      <w:ins w:id="429" w:author="Z Richard" w:date="2026-04-23T15:08:00Z" w16du:dateUtc="2026-04-23T07:08:00Z">
        <w:r w:rsidR="00FC0FD7" w:rsidRPr="001D1DE3">
          <w:rPr>
            <w:rFonts w:ascii="Consolas" w:hAnsi="Consolas"/>
            <w:b/>
            <w:color w:val="215E99" w:themeColor="text2" w:themeTint="BF"/>
            <w:rPrChange w:id="430" w:author="Z Richard" w:date="2026-04-23T15:15:00Z" w16du:dateUtc="2026-04-23T07:15:00Z">
              <w:rPr>
                <w:rFonts w:ascii="Consolas" w:hAnsi="Consolas"/>
                <w:b/>
                <w:highlight w:val="yellow"/>
              </w:rPr>
            </w:rPrChange>
          </w:rPr>
          <w:t>Mins</w:t>
        </w:r>
        <w:r w:rsidR="0098411D" w:rsidRPr="001D1DE3">
          <w:rPr>
            <w:rFonts w:ascii="Consolas" w:hAnsi="Consolas"/>
            <w:b/>
            <w:color w:val="215E99" w:themeColor="text2" w:themeTint="BF"/>
            <w:rPrChange w:id="431" w:author="Z Richard" w:date="2026-04-23T15:15:00Z" w16du:dateUtc="2026-04-23T07:15:00Z">
              <w:rPr>
                <w:rFonts w:ascii="Consolas" w:hAnsi="Consolas"/>
                <w:b/>
                <w:highlight w:val="yellow"/>
              </w:rPr>
            </w:rPrChange>
          </w:rPr>
          <w:t xml:space="preserve">trel </w:t>
        </w:r>
        <w:r w:rsidR="005C2AD4" w:rsidRPr="001D1DE3">
          <w:rPr>
            <w:rFonts w:ascii="Consolas" w:hAnsi="Consolas"/>
            <w:b/>
            <w:color w:val="215E99" w:themeColor="text2" w:themeTint="BF"/>
            <w:rPrChange w:id="432" w:author="Z Richard" w:date="2026-04-23T15:15:00Z" w16du:dateUtc="2026-04-23T07:15:00Z">
              <w:rPr>
                <w:rFonts w:ascii="Consolas" w:hAnsi="Consolas"/>
                <w:b/>
                <w:highlight w:val="yellow"/>
              </w:rPr>
            </w:rPrChange>
          </w:rPr>
          <w:t>(3</w:t>
        </w:r>
        <w:r w:rsidR="0098411D" w:rsidRPr="001D1DE3">
          <w:rPr>
            <w:rFonts w:ascii="Consolas" w:hAnsi="Consolas"/>
            <w:b/>
            <w:color w:val="215E99" w:themeColor="text2" w:themeTint="BF"/>
            <w:rPrChange w:id="433" w:author="Z Richard" w:date="2026-04-23T15:15:00Z" w16du:dateUtc="2026-04-23T07:15:00Z">
              <w:rPr>
                <w:rFonts w:ascii="Consolas" w:hAnsi="Consolas"/>
                <w:b/>
                <w:highlight w:val="yellow"/>
              </w:rPr>
            </w:rPrChange>
          </w:rPr>
          <w:t>)</w:t>
        </w:r>
        <w:r w:rsidR="0098411D" w:rsidRPr="001D1DE3">
          <w:rPr>
            <w:rFonts w:ascii="Consolas" w:hAnsi="Consolas" w:hint="eastAsia"/>
            <w:b/>
            <w:color w:val="215E99" w:themeColor="text2" w:themeTint="BF"/>
            <w:rPrChange w:id="434" w:author="Z Richard" w:date="2026-04-23T15:15:00Z" w16du:dateUtc="2026-04-23T07:15:00Z">
              <w:rPr>
                <w:rFonts w:ascii="Consolas" w:hAnsi="Consolas" w:hint="eastAsia"/>
                <w:b/>
                <w:highlight w:val="yellow"/>
              </w:rPr>
            </w:rPrChange>
          </w:rPr>
          <w:t>、</w:t>
        </w:r>
      </w:ins>
      <w:ins w:id="435" w:author="Z Richard" w:date="2026-04-23T15:10:00Z" w16du:dateUtc="2026-04-23T07:10:00Z">
        <w:r w:rsidR="000B6E97" w:rsidRPr="001D1DE3">
          <w:rPr>
            <w:rFonts w:ascii="Consolas" w:hAnsi="Consolas"/>
            <w:b/>
            <w:color w:val="215E99" w:themeColor="text2" w:themeTint="BF"/>
            <w:rPrChange w:id="436" w:author="Z Richard" w:date="2026-04-23T15:15:00Z" w16du:dateUtc="2026-04-23T07:15:00Z">
              <w:rPr>
                <w:rFonts w:ascii="Consolas" w:hAnsi="Consolas"/>
                <w:b/>
                <w:highlight w:val="yellow"/>
              </w:rPr>
            </w:rPrChange>
          </w:rPr>
          <w:t>Merlin (5)</w:t>
        </w:r>
        <w:r w:rsidR="000B6E97" w:rsidRPr="001D1DE3">
          <w:rPr>
            <w:rFonts w:ascii="Consolas" w:hAnsi="Consolas" w:hint="eastAsia"/>
            <w:b/>
            <w:color w:val="215E99" w:themeColor="text2" w:themeTint="BF"/>
            <w:rPrChange w:id="437" w:author="Z Richard" w:date="2026-04-23T15:15:00Z" w16du:dateUtc="2026-04-23T07:15:00Z">
              <w:rPr>
                <w:rFonts w:ascii="Consolas" w:hAnsi="Consolas" w:hint="eastAsia"/>
                <w:b/>
                <w:highlight w:val="yellow"/>
              </w:rPr>
            </w:rPrChange>
          </w:rPr>
          <w:t>、</w:t>
        </w:r>
        <w:r w:rsidR="000B6E97" w:rsidRPr="001D1DE3">
          <w:rPr>
            <w:rFonts w:ascii="Consolas" w:hAnsi="Consolas"/>
            <w:b/>
            <w:color w:val="215E99" w:themeColor="text2" w:themeTint="BF"/>
            <w:rPrChange w:id="438" w:author="Z Richard" w:date="2026-04-23T15:15:00Z" w16du:dateUtc="2026-04-23T07:15:00Z">
              <w:rPr>
                <w:rFonts w:ascii="Consolas" w:hAnsi="Consolas"/>
                <w:b/>
                <w:highlight w:val="yellow"/>
              </w:rPr>
            </w:rPrChange>
          </w:rPr>
          <w:t>Kay (6)</w:t>
        </w:r>
        <w:r w:rsidR="000B6E97" w:rsidRPr="001D1DE3">
          <w:rPr>
            <w:rFonts w:ascii="Consolas" w:hAnsi="Consolas" w:hint="eastAsia"/>
            <w:b/>
            <w:color w:val="215E99" w:themeColor="text2" w:themeTint="BF"/>
            <w:rPrChange w:id="439" w:author="Z Richard" w:date="2026-04-23T15:15:00Z" w16du:dateUtc="2026-04-23T07:15:00Z">
              <w:rPr>
                <w:rFonts w:ascii="Consolas" w:hAnsi="Consolas" w:hint="eastAsia"/>
                <w:b/>
                <w:highlight w:val="yellow"/>
              </w:rPr>
            </w:rPrChange>
          </w:rPr>
          <w:t>、</w:t>
        </w:r>
      </w:ins>
      <w:ins w:id="440" w:author="Z Richard" w:date="2026-04-23T15:07:00Z" w16du:dateUtc="2026-04-23T07:07:00Z">
        <w:r w:rsidR="000F0FED" w:rsidRPr="001D1DE3">
          <w:rPr>
            <w:rFonts w:ascii="Consolas" w:hAnsi="Consolas"/>
            <w:b/>
            <w:color w:val="215E99" w:themeColor="text2" w:themeTint="BF"/>
            <w:rPrChange w:id="441" w:author="Z Richard" w:date="2026-04-23T15:15:00Z" w16du:dateUtc="2026-04-23T07:15:00Z">
              <w:rPr>
                <w:rFonts w:ascii="Consolas" w:hAnsi="Consolas"/>
                <w:b/>
                <w:highlight w:val="yellow"/>
              </w:rPr>
            </w:rPrChange>
          </w:rPr>
          <w:t>Chorus C</w:t>
        </w:r>
      </w:ins>
      <w:ins w:id="442" w:author="Z Richard" w:date="2026-04-23T15:06:00Z" w16du:dateUtc="2026-04-23T07:06:00Z">
        <w:r w:rsidRPr="001D1DE3">
          <w:rPr>
            <w:rFonts w:ascii="Consolas" w:hAnsi="Consolas"/>
            <w:b/>
            <w:color w:val="215E99" w:themeColor="text2" w:themeTint="BF"/>
            <w:rPrChange w:id="443" w:author="Z Richard" w:date="2026-04-23T15:15:00Z" w16du:dateUtc="2026-04-23T07:15:00Z">
              <w:rPr>
                <w:rFonts w:ascii="Consolas" w:hAnsi="Consolas"/>
                <w:b/>
                <w:highlight w:val="yellow"/>
              </w:rPr>
            </w:rPrChange>
          </w:rPr>
          <w:t xml:space="preserve"> (</w:t>
        </w:r>
      </w:ins>
      <w:ins w:id="444" w:author="Z Richard" w:date="2026-04-23T15:07:00Z" w16du:dateUtc="2026-04-23T07:07:00Z">
        <w:r w:rsidR="000F0FED" w:rsidRPr="001D1DE3">
          <w:rPr>
            <w:rFonts w:ascii="Consolas" w:hAnsi="Consolas"/>
            <w:b/>
            <w:color w:val="215E99" w:themeColor="text2" w:themeTint="BF"/>
            <w:rPrChange w:id="445" w:author="Z Richard" w:date="2026-04-23T15:15:00Z" w16du:dateUtc="2026-04-23T07:15:00Z">
              <w:rPr>
                <w:rFonts w:ascii="Consolas" w:hAnsi="Consolas"/>
                <w:b/>
                <w:highlight w:val="yellow"/>
              </w:rPr>
            </w:rPrChange>
          </w:rPr>
          <w:t>1</w:t>
        </w:r>
      </w:ins>
      <w:ins w:id="446" w:author="Z Richard" w:date="2026-04-23T15:06:00Z" w16du:dateUtc="2026-04-23T07:06:00Z">
        <w:r w:rsidRPr="001D1DE3">
          <w:rPr>
            <w:rFonts w:ascii="Consolas" w:hAnsi="Consolas"/>
            <w:b/>
            <w:color w:val="215E99" w:themeColor="text2" w:themeTint="BF"/>
            <w:rPrChange w:id="447" w:author="Z Richard" w:date="2026-04-23T15:15:00Z" w16du:dateUtc="2026-04-23T07:15:00Z">
              <w:rPr>
                <w:rFonts w:ascii="Consolas" w:hAnsi="Consolas"/>
                <w:b/>
                <w:highlight w:val="yellow"/>
              </w:rPr>
            </w:rPrChange>
          </w:rPr>
          <w:t>5</w:t>
        </w:r>
      </w:ins>
      <w:ins w:id="448" w:author="Z Richard" w:date="2026-04-23T15:07:00Z" w16du:dateUtc="2026-04-23T07:07:00Z">
        <w:r w:rsidR="000F0FED" w:rsidRPr="001D1DE3">
          <w:rPr>
            <w:rFonts w:ascii="Consolas" w:hAnsi="Consolas"/>
            <w:b/>
            <w:color w:val="215E99" w:themeColor="text2" w:themeTint="BF"/>
            <w:rPrChange w:id="449" w:author="Z Richard" w:date="2026-04-23T15:15:00Z" w16du:dateUtc="2026-04-23T07:15:00Z">
              <w:rPr>
                <w:rFonts w:ascii="Consolas" w:hAnsi="Consolas"/>
                <w:b/>
                <w:highlight w:val="yellow"/>
              </w:rPr>
            </w:rPrChange>
          </w:rPr>
          <w:t>-19</w:t>
        </w:r>
      </w:ins>
      <w:ins w:id="450" w:author="Z Richard" w:date="2026-04-23T15:06:00Z" w16du:dateUtc="2026-04-23T07:06:00Z">
        <w:r w:rsidRPr="001D1DE3">
          <w:rPr>
            <w:rFonts w:ascii="Consolas" w:hAnsi="Consolas"/>
            <w:b/>
            <w:color w:val="215E99" w:themeColor="text2" w:themeTint="BF"/>
            <w:rPrChange w:id="451" w:author="Z Richard" w:date="2026-04-23T15:15:00Z" w16du:dateUtc="2026-04-23T07:15:00Z">
              <w:rPr>
                <w:rFonts w:ascii="Consolas" w:hAnsi="Consolas"/>
                <w:b/>
                <w:highlight w:val="yellow"/>
              </w:rPr>
            </w:rPrChange>
          </w:rPr>
          <w:t>)</w:t>
        </w:r>
      </w:ins>
    </w:p>
    <w:p w14:paraId="6B5F98E6" w14:textId="3D8652DB" w:rsidR="000272EA" w:rsidRPr="001D1DE3" w:rsidRDefault="000272EA">
      <w:pPr>
        <w:ind w:firstLineChars="0" w:firstLine="0"/>
        <w:rPr>
          <w:ins w:id="452" w:author="Z Richard" w:date="2026-04-23T15:06:00Z" w16du:dateUtc="2026-04-23T07:06:00Z"/>
          <w:rFonts w:ascii="Consolas" w:hAnsi="Consolas"/>
          <w:b/>
          <w:color w:val="215E99" w:themeColor="text2" w:themeTint="BF"/>
          <w:rPrChange w:id="453" w:author="Z Richard" w:date="2026-04-23T15:15:00Z" w16du:dateUtc="2026-04-23T07:15:00Z">
            <w:rPr>
              <w:ins w:id="454" w:author="Z Richard" w:date="2026-04-23T15:06:00Z" w16du:dateUtc="2026-04-23T07:06:00Z"/>
              <w:rFonts w:ascii="Consolas" w:hAnsi="Consolas"/>
              <w:b/>
              <w:highlight w:val="green"/>
            </w:rPr>
          </w:rPrChange>
        </w:rPr>
      </w:pPr>
      <w:ins w:id="455" w:author="Z Richard" w:date="2026-04-23T15:06:00Z" w16du:dateUtc="2026-04-23T07:06:00Z">
        <w:r w:rsidRPr="001D1DE3">
          <w:rPr>
            <w:rFonts w:ascii="Consolas" w:hAnsi="Consolas" w:hint="eastAsia"/>
            <w:b/>
            <w:color w:val="215E99" w:themeColor="text2" w:themeTint="BF"/>
            <w:rPrChange w:id="456" w:author="Z Richard" w:date="2026-04-23T15:15:00Z" w16du:dateUtc="2026-04-23T07:15:00Z">
              <w:rPr>
                <w:rFonts w:ascii="Consolas" w:hAnsi="Consolas" w:hint="eastAsia"/>
                <w:b/>
                <w:highlight w:val="yellow"/>
              </w:rPr>
            </w:rPrChange>
          </w:rPr>
          <w:t>后半</w:t>
        </w:r>
      </w:ins>
      <w:ins w:id="457" w:author="Z Richard" w:date="2026-04-23T15:08:00Z" w16du:dateUtc="2026-04-23T07:08:00Z">
        <w:r w:rsidR="00A35CE0" w:rsidRPr="001D1DE3">
          <w:rPr>
            <w:rFonts w:ascii="Consolas" w:hAnsi="Consolas"/>
            <w:b/>
            <w:color w:val="215E99" w:themeColor="text2" w:themeTint="BF"/>
            <w:rPrChange w:id="458" w:author="Z Richard" w:date="2026-04-23T15:15:00Z" w16du:dateUtc="2026-04-23T07:15:00Z">
              <w:rPr>
                <w:rFonts w:ascii="Consolas" w:hAnsi="Consolas"/>
                <w:b/>
                <w:highlight w:val="yellow"/>
              </w:rPr>
            </w:rPrChange>
          </w:rPr>
          <w:t>Minstrel (3)</w:t>
        </w:r>
      </w:ins>
      <w:ins w:id="459" w:author="Z Richard" w:date="2026-04-23T15:10:00Z" w16du:dateUtc="2026-04-23T07:10:00Z">
        <w:r w:rsidR="00266F88" w:rsidRPr="001D1DE3">
          <w:rPr>
            <w:rFonts w:ascii="Consolas" w:hAnsi="Consolas" w:hint="eastAsia"/>
            <w:b/>
            <w:color w:val="215E99" w:themeColor="text2" w:themeTint="BF"/>
            <w:rPrChange w:id="460" w:author="Z Richard" w:date="2026-04-23T15:15:00Z" w16du:dateUtc="2026-04-23T07:15:00Z">
              <w:rPr>
                <w:rFonts w:ascii="Consolas" w:hAnsi="Consolas" w:hint="eastAsia"/>
                <w:b/>
                <w:highlight w:val="yellow"/>
              </w:rPr>
            </w:rPrChange>
          </w:rPr>
          <w:t>、</w:t>
        </w:r>
        <w:r w:rsidR="00266F88" w:rsidRPr="001D1DE3">
          <w:rPr>
            <w:rFonts w:ascii="Consolas" w:hAnsi="Consolas"/>
            <w:b/>
            <w:color w:val="215E99" w:themeColor="text2" w:themeTint="BF"/>
            <w:rPrChange w:id="461" w:author="Z Richard" w:date="2026-04-23T15:15:00Z" w16du:dateUtc="2026-04-23T07:15:00Z">
              <w:rPr>
                <w:rFonts w:ascii="Consolas" w:hAnsi="Consolas"/>
                <w:b/>
                <w:highlight w:val="yellow"/>
              </w:rPr>
            </w:rPrChange>
          </w:rPr>
          <w:t>Merlin (5)</w:t>
        </w:r>
        <w:r w:rsidR="00266F88" w:rsidRPr="001D1DE3">
          <w:rPr>
            <w:rFonts w:ascii="Consolas" w:hAnsi="Consolas" w:hint="eastAsia"/>
            <w:b/>
            <w:color w:val="215E99" w:themeColor="text2" w:themeTint="BF"/>
            <w:rPrChange w:id="462" w:author="Z Richard" w:date="2026-04-23T15:15:00Z" w16du:dateUtc="2026-04-23T07:15:00Z">
              <w:rPr>
                <w:rFonts w:ascii="Consolas" w:hAnsi="Consolas" w:hint="eastAsia"/>
                <w:b/>
                <w:highlight w:val="yellow"/>
              </w:rPr>
            </w:rPrChange>
          </w:rPr>
          <w:t>、</w:t>
        </w:r>
        <w:r w:rsidR="00266F88" w:rsidRPr="001D1DE3">
          <w:rPr>
            <w:rFonts w:ascii="Consolas" w:hAnsi="Consolas"/>
            <w:b/>
            <w:color w:val="215E99" w:themeColor="text2" w:themeTint="BF"/>
            <w:rPrChange w:id="463" w:author="Z Richard" w:date="2026-04-23T15:15:00Z" w16du:dateUtc="2026-04-23T07:15:00Z">
              <w:rPr>
                <w:rFonts w:ascii="Consolas" w:hAnsi="Consolas"/>
                <w:b/>
                <w:highlight w:val="yellow"/>
              </w:rPr>
            </w:rPrChange>
          </w:rPr>
          <w:t>Arthur (1)</w:t>
        </w:r>
      </w:ins>
      <w:ins w:id="464" w:author="Z Richard" w:date="2026-04-23T15:11:00Z" w16du:dateUtc="2026-04-23T07:11:00Z">
        <w:r w:rsidR="009463B1" w:rsidRPr="001D1DE3">
          <w:rPr>
            <w:rFonts w:ascii="Consolas" w:hAnsi="Consolas"/>
            <w:b/>
            <w:color w:val="215E99" w:themeColor="text2" w:themeTint="BF"/>
            <w:rPrChange w:id="465" w:author="Z Richard" w:date="2026-04-23T15:15:00Z" w16du:dateUtc="2026-04-23T07:15:00Z">
              <w:rPr>
                <w:rFonts w:ascii="Consolas" w:hAnsi="Consolas"/>
                <w:b/>
                <w:highlight w:val="yellow"/>
              </w:rPr>
            </w:rPrChange>
          </w:rPr>
          <w:t xml:space="preserve"> </w:t>
        </w:r>
      </w:ins>
      <w:ins w:id="466" w:author="Z Richard" w:date="2026-04-23T15:09:00Z" w16du:dateUtc="2026-04-23T07:09:00Z">
        <w:r w:rsidR="00ED1974" w:rsidRPr="001D1DE3">
          <w:rPr>
            <w:rFonts w:ascii="Consolas" w:hAnsi="Consolas" w:hint="eastAsia"/>
            <w:b/>
            <w:color w:val="215E99" w:themeColor="text2" w:themeTint="BF"/>
            <w:rPrChange w:id="467" w:author="Z Richard" w:date="2026-04-23T15:15:00Z" w16du:dateUtc="2026-04-23T07:15:00Z">
              <w:rPr>
                <w:rFonts w:ascii="Consolas" w:hAnsi="Consolas" w:hint="eastAsia"/>
                <w:b/>
                <w:highlight w:val="yellow"/>
              </w:rPr>
            </w:rPrChange>
          </w:rPr>
          <w:t>唱</w:t>
        </w:r>
      </w:ins>
    </w:p>
    <w:p w14:paraId="6E8D0448" w14:textId="77777777" w:rsidR="000272EA" w:rsidRDefault="000272EA">
      <w:pPr>
        <w:ind w:firstLineChars="0" w:firstLine="0"/>
        <w:rPr>
          <w:ins w:id="468" w:author="Z Richard" w:date="2026-04-23T15:09:00Z" w16du:dateUtc="2026-04-23T07:09:00Z"/>
          <w:rFonts w:ascii="Consolas" w:hAnsi="Consolas"/>
          <w:b/>
          <w:highlight w:val="green"/>
        </w:rPr>
      </w:pPr>
    </w:p>
    <w:p w14:paraId="76047D5D" w14:textId="77777777" w:rsidR="008030CE" w:rsidRDefault="008030CE">
      <w:pPr>
        <w:ind w:firstLineChars="0" w:firstLine="0"/>
        <w:rPr>
          <w:ins w:id="469" w:author="Z Richard" w:date="2026-04-23T15:06:00Z" w16du:dateUtc="2026-04-23T07:06:00Z"/>
          <w:rFonts w:ascii="Consolas" w:hAnsi="Consolas"/>
          <w:b/>
          <w:highlight w:val="green"/>
        </w:rPr>
      </w:pPr>
    </w:p>
    <w:p w14:paraId="14274B12" w14:textId="461B5AC6" w:rsidR="00555047" w:rsidRPr="00C82804" w:rsidRDefault="002E5D19">
      <w:pPr>
        <w:ind w:firstLineChars="0" w:firstLine="0"/>
        <w:rPr>
          <w:rFonts w:ascii="Consolas" w:hAnsi="Consolas"/>
          <w:b/>
          <w:color w:val="FFFFFF" w:themeColor="background1"/>
          <w:rPrChange w:id="470" w:author="Z Richard" w:date="2026-04-23T15:09:00Z" w16du:dateUtc="2026-04-23T07:09:00Z">
            <w:rPr/>
          </w:rPrChange>
        </w:rPr>
        <w:pPrChange w:id="471" w:author="Liao Kuo" w:date="2026-04-09T15:34:00Z">
          <w:pPr>
            <w:ind w:firstLine="442"/>
          </w:pPr>
        </w:pPrChange>
      </w:pPr>
      <w:ins w:id="472" w:author="Liao Kuo" w:date="2026-04-09T15:34:00Z">
        <w:r>
          <w:rPr>
            <w:rFonts w:ascii="Consolas" w:hAnsi="Consolas"/>
            <w:b/>
            <w:highlight w:val="green"/>
          </w:rPr>
          <w:t xml:space="preserve">1 </w:t>
        </w:r>
      </w:ins>
      <w:ins w:id="473" w:author="Liao Kuo" w:date="2026-04-09T15:33:00Z">
        <w:r>
          <w:rPr>
            <w:rFonts w:ascii="Consolas" w:hAnsi="Consolas"/>
            <w:b/>
            <w:highlight w:val="green"/>
          </w:rPr>
          <w:t>6</w:t>
        </w:r>
        <w:r w:rsidRPr="00385852">
          <w:rPr>
            <w:rFonts w:ascii="Consolas" w:hAnsi="Consolas"/>
            <w:b/>
            <w:highlight w:val="green"/>
          </w:rPr>
          <w:t xml:space="preserve"> On</w:t>
        </w:r>
        <w:r>
          <w:rPr>
            <w:rFonts w:ascii="Consolas" w:hAnsi="Consolas"/>
            <w:b/>
            <w:highlight w:val="green"/>
          </w:rPr>
          <w:t>, 15-19 Standby</w:t>
        </w:r>
      </w:ins>
      <w:ins w:id="474" w:author="Z Richard" w:date="2026-04-23T15:09:00Z" w16du:dateUtc="2026-04-23T07:09:00Z">
        <w:r w:rsidR="008030CE">
          <w:rPr>
            <w:rFonts w:ascii="Consolas" w:hAnsi="Consolas" w:hint="eastAsia"/>
            <w:b/>
            <w:highlight w:val="green"/>
          </w:rPr>
          <w:t>,</w:t>
        </w:r>
        <w:r w:rsidR="008030CE" w:rsidRPr="008030CE">
          <w:rPr>
            <w:rFonts w:ascii="Consolas" w:hAnsi="Consolas" w:hint="eastAsia"/>
            <w:b/>
            <w:color w:val="FFFFFF" w:themeColor="background1"/>
            <w:highlight w:val="red"/>
          </w:rPr>
          <w:t xml:space="preserve"> </w:t>
        </w:r>
      </w:ins>
      <w:ins w:id="475"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476" w:author="Z Richard" w:date="2026-04-23T15:09:00Z" w16du:dateUtc="2026-04-23T07:09:00Z">
        <w:r w:rsidR="008030CE" w:rsidRPr="0043183D">
          <w:rPr>
            <w:rFonts w:ascii="Consolas" w:hAnsi="Consolas" w:hint="eastAsia"/>
            <w:b/>
            <w:color w:val="FFFFFF" w:themeColor="background1"/>
            <w:highlight w:val="red"/>
          </w:rPr>
          <w:t>Down</w:t>
        </w:r>
      </w:ins>
    </w:p>
    <w:p w14:paraId="4277ABAF" w14:textId="77777777" w:rsidR="00555047" w:rsidRDefault="002E5D19">
      <w:pPr>
        <w:pStyle w:val="a3"/>
        <w:widowControl/>
      </w:pPr>
      <w:r>
        <w:t>[</w:t>
      </w:r>
      <w:r>
        <w:rPr>
          <w:rFonts w:hint="eastAsia"/>
        </w:rPr>
        <w:t xml:space="preserve"> </w:t>
      </w:r>
      <w:r>
        <w:t>Camelot</w:t>
      </w:r>
      <w:r>
        <w:t>王城的广场上，宝剑插在石中的奇景吸引了很多人的注意。年轻人们纷纷尝试去拔剑，但无一成功。</w:t>
      </w:r>
      <w:r>
        <w:t>]</w:t>
      </w:r>
    </w:p>
    <w:p w14:paraId="0402309E" w14:textId="77777777" w:rsidR="00555047" w:rsidRDefault="00555047">
      <w:pPr>
        <w:ind w:firstLine="440"/>
      </w:pPr>
    </w:p>
    <w:p w14:paraId="630FE148" w14:textId="77777777" w:rsidR="00555047" w:rsidRDefault="002E5D19">
      <w:pPr>
        <w:pStyle w:val="ad"/>
        <w:spacing w:after="62"/>
      </w:pPr>
      <w:r>
        <w:rPr>
          <w:rFonts w:hint="eastAsia"/>
        </w:rPr>
        <w:t>Kay</w:t>
      </w:r>
    </w:p>
    <w:p w14:paraId="734276B9" w14:textId="77777777" w:rsidR="00555047" w:rsidRDefault="002E5D19">
      <w:pPr>
        <w:ind w:firstLine="440"/>
      </w:pPr>
      <w:r>
        <w:rPr>
          <w:rFonts w:hint="eastAsia"/>
        </w:rPr>
        <w:t>Look</w:t>
      </w:r>
      <w:r>
        <w:t>, here we are, Arthur! See</w:t>
      </w:r>
      <w:r>
        <w:rPr>
          <w:rFonts w:hint="eastAsia"/>
        </w:rPr>
        <w:t xml:space="preserve"> h</w:t>
      </w:r>
      <w:r>
        <w:t>ow amazing</w:t>
      </w:r>
      <w:r>
        <w:rPr>
          <w:rFonts w:hint="eastAsia"/>
        </w:rPr>
        <w:t xml:space="preserve"> it is</w:t>
      </w:r>
      <w:r>
        <w:t>, the sword in the stone!</w:t>
      </w:r>
    </w:p>
    <w:p w14:paraId="57D182CE" w14:textId="77777777" w:rsidR="00555047" w:rsidRDefault="002E5D19">
      <w:pPr>
        <w:ind w:firstLine="440"/>
      </w:pPr>
      <w:r>
        <w:t>你看，亚瑟，咱们到了！瞧见没？剑插在石头里，多神奇！</w:t>
      </w:r>
    </w:p>
    <w:p w14:paraId="1B93EC62" w14:textId="77777777" w:rsidR="00555047" w:rsidRDefault="00555047">
      <w:pPr>
        <w:ind w:firstLine="440"/>
      </w:pPr>
    </w:p>
    <w:p w14:paraId="14E03363" w14:textId="77777777" w:rsidR="00555047" w:rsidRDefault="002E5D19">
      <w:pPr>
        <w:pStyle w:val="a3"/>
      </w:pPr>
      <w:r>
        <w:t>[Arthur</w:t>
      </w:r>
      <w:r>
        <w:t>缩在哥哥身后，略带好奇又有些敬畏地望着一众与哥哥年纪相当的强壮青年</w:t>
      </w:r>
      <w:r>
        <w:t>]</w:t>
      </w:r>
    </w:p>
    <w:p w14:paraId="782010E3" w14:textId="77777777" w:rsidR="00555047" w:rsidRPr="002E5D19" w:rsidRDefault="002E5D19">
      <w:pPr>
        <w:ind w:firstLineChars="0" w:firstLine="0"/>
        <w:rPr>
          <w:rFonts w:ascii="Consolas" w:hAnsi="Consolas"/>
          <w:b/>
          <w:rPrChange w:id="477" w:author="Liao Kuo" w:date="2026-04-09T15:33:00Z">
            <w:rPr/>
          </w:rPrChange>
        </w:rPr>
        <w:pPrChange w:id="478" w:author="Liao Kuo" w:date="2026-04-09T15:34:00Z">
          <w:pPr>
            <w:ind w:firstLine="442"/>
          </w:pPr>
        </w:pPrChange>
      </w:pPr>
      <w:ins w:id="479" w:author="Liao Kuo" w:date="2026-04-09T15:33:00Z">
        <w:r>
          <w:rPr>
            <w:rFonts w:ascii="Consolas" w:hAnsi="Consolas"/>
            <w:b/>
            <w:highlight w:val="green"/>
          </w:rPr>
          <w:t>16</w:t>
        </w:r>
        <w:r w:rsidRPr="00385852">
          <w:rPr>
            <w:rFonts w:ascii="Consolas" w:hAnsi="Consolas"/>
            <w:b/>
            <w:highlight w:val="green"/>
          </w:rPr>
          <w:t xml:space="preserve"> On</w:t>
        </w:r>
      </w:ins>
    </w:p>
    <w:p w14:paraId="0134CFF3" w14:textId="77777777" w:rsidR="00555047" w:rsidRDefault="002E5D19">
      <w:pPr>
        <w:pStyle w:val="ad"/>
        <w:spacing w:after="62"/>
      </w:pPr>
      <w:r>
        <w:rPr>
          <w:rFonts w:hint="eastAsia"/>
        </w:rPr>
        <w:t>Bedivere</w:t>
      </w:r>
    </w:p>
    <w:p w14:paraId="621A5DF0" w14:textId="77777777" w:rsidR="00555047" w:rsidRDefault="002E5D19">
      <w:pPr>
        <w:ind w:firstLine="440"/>
      </w:pPr>
      <w:r>
        <w:t>Kay, my friend!</w:t>
      </w:r>
    </w:p>
    <w:p w14:paraId="2892B707" w14:textId="77777777" w:rsidR="00555047" w:rsidRDefault="002E5D19">
      <w:pPr>
        <w:ind w:firstLine="440"/>
      </w:pPr>
      <w:r>
        <w:t>嘿，凯，好久不见！</w:t>
      </w:r>
    </w:p>
    <w:p w14:paraId="1F8449A2" w14:textId="77777777" w:rsidR="00555047" w:rsidRDefault="00555047">
      <w:pPr>
        <w:ind w:firstLine="440"/>
      </w:pPr>
    </w:p>
    <w:p w14:paraId="31098745" w14:textId="77777777" w:rsidR="00555047" w:rsidRDefault="002E5D19">
      <w:pPr>
        <w:pStyle w:val="ad"/>
        <w:spacing w:after="62"/>
      </w:pPr>
      <w:r>
        <w:rPr>
          <w:rFonts w:hint="eastAsia"/>
        </w:rPr>
        <w:t>Kay</w:t>
      </w:r>
    </w:p>
    <w:p w14:paraId="55973D7A" w14:textId="77777777" w:rsidR="00555047" w:rsidRDefault="002E5D19">
      <w:pPr>
        <w:ind w:firstLine="440"/>
      </w:pPr>
      <w:r>
        <w:rPr>
          <w:rFonts w:hint="eastAsia"/>
        </w:rPr>
        <w:t>Brother</w:t>
      </w:r>
      <w:r>
        <w:t>! You</w:t>
      </w:r>
      <w:r>
        <w:rPr>
          <w:rFonts w:hint="eastAsia"/>
        </w:rPr>
        <w:t xml:space="preserve"> have</w:t>
      </w:r>
      <w:r>
        <w:t xml:space="preserve"> tried to pull the sword?</w:t>
      </w:r>
    </w:p>
    <w:p w14:paraId="261E623D" w14:textId="77777777" w:rsidR="00555047" w:rsidRDefault="002E5D19">
      <w:pPr>
        <w:ind w:firstLine="440"/>
      </w:pPr>
      <w:r>
        <w:t>嘿，兄弟！你试过拔这剑了吗？</w:t>
      </w:r>
    </w:p>
    <w:p w14:paraId="76AB8DBB" w14:textId="77777777" w:rsidR="00555047" w:rsidRPr="002E5D19" w:rsidRDefault="002E5D19">
      <w:pPr>
        <w:ind w:firstLineChars="0" w:firstLine="0"/>
        <w:rPr>
          <w:rFonts w:ascii="Consolas" w:hAnsi="Consolas"/>
          <w:b/>
          <w:rPrChange w:id="480" w:author="Liao Kuo" w:date="2026-04-09T15:33:00Z">
            <w:rPr/>
          </w:rPrChange>
        </w:rPr>
        <w:pPrChange w:id="481" w:author="Liao Kuo" w:date="2026-04-09T15:34:00Z">
          <w:pPr>
            <w:ind w:firstLine="442"/>
          </w:pPr>
        </w:pPrChange>
      </w:pPr>
      <w:ins w:id="482" w:author="Liao Kuo" w:date="2026-04-09T15:34:00Z">
        <w:r>
          <w:rPr>
            <w:rFonts w:ascii="Consolas" w:hAnsi="Consolas"/>
            <w:b/>
            <w:highlight w:val="green"/>
          </w:rPr>
          <w:t>17-</w:t>
        </w:r>
      </w:ins>
      <w:ins w:id="483" w:author="Liao Kuo" w:date="2026-04-09T15:33:00Z">
        <w:r>
          <w:rPr>
            <w:rFonts w:ascii="Consolas" w:hAnsi="Consolas"/>
            <w:b/>
            <w:highlight w:val="green"/>
          </w:rPr>
          <w:t>1</w:t>
        </w:r>
      </w:ins>
      <w:ins w:id="484" w:author="Liao Kuo" w:date="2026-04-09T15:34:00Z">
        <w:r>
          <w:rPr>
            <w:rFonts w:ascii="Consolas" w:hAnsi="Consolas"/>
            <w:b/>
            <w:highlight w:val="green"/>
          </w:rPr>
          <w:t>8</w:t>
        </w:r>
      </w:ins>
      <w:ins w:id="485" w:author="Liao Kuo" w:date="2026-04-09T15:33:00Z">
        <w:r w:rsidRPr="00385852">
          <w:rPr>
            <w:rFonts w:ascii="Consolas" w:hAnsi="Consolas"/>
            <w:b/>
            <w:highlight w:val="green"/>
          </w:rPr>
          <w:t xml:space="preserve"> On</w:t>
        </w:r>
      </w:ins>
    </w:p>
    <w:p w14:paraId="2E693B64" w14:textId="77777777" w:rsidR="00555047" w:rsidRDefault="002E5D19">
      <w:pPr>
        <w:pStyle w:val="ad"/>
        <w:spacing w:after="62"/>
      </w:pPr>
      <w:r>
        <w:rPr>
          <w:rFonts w:hint="eastAsia"/>
        </w:rPr>
        <w:t>Tristan</w:t>
      </w:r>
    </w:p>
    <w:p w14:paraId="161839EE" w14:textId="77777777" w:rsidR="00555047" w:rsidRDefault="002E5D19">
      <w:pPr>
        <w:ind w:firstLine="440"/>
      </w:pPr>
      <w:r>
        <w:t xml:space="preserve">All of us </w:t>
      </w:r>
      <w:r>
        <w:rPr>
          <w:rFonts w:hint="eastAsia"/>
        </w:rPr>
        <w:t xml:space="preserve">have </w:t>
      </w:r>
      <w:r>
        <w:t>tried, but, well...</w:t>
      </w:r>
    </w:p>
    <w:p w14:paraId="3A7327B1" w14:textId="77777777" w:rsidR="00555047" w:rsidRDefault="002E5D19">
      <w:pPr>
        <w:ind w:firstLine="440"/>
      </w:pPr>
      <w:r>
        <w:t>我们都试过了，可</w:t>
      </w:r>
      <w:r>
        <w:t xml:space="preserve">…… </w:t>
      </w:r>
      <w:r>
        <w:t>唉</w:t>
      </w:r>
      <w:r>
        <w:t>……</w:t>
      </w:r>
    </w:p>
    <w:p w14:paraId="6EC68F09" w14:textId="77777777" w:rsidR="00555047" w:rsidRDefault="00555047">
      <w:pPr>
        <w:ind w:firstLine="440"/>
      </w:pPr>
    </w:p>
    <w:p w14:paraId="526A2F06" w14:textId="77777777" w:rsidR="00555047" w:rsidRDefault="002E5D19">
      <w:pPr>
        <w:pStyle w:val="ad"/>
        <w:spacing w:after="62"/>
      </w:pPr>
      <w:r>
        <w:rPr>
          <w:rFonts w:hint="eastAsia"/>
        </w:rPr>
        <w:t>Gawain</w:t>
      </w:r>
    </w:p>
    <w:p w14:paraId="4E9AE29A" w14:textId="77777777" w:rsidR="00555047" w:rsidRDefault="002E5D19">
      <w:pPr>
        <w:ind w:firstLine="440"/>
      </w:pPr>
      <w:r>
        <w:t>Have a try, Kay!</w:t>
      </w:r>
    </w:p>
    <w:p w14:paraId="26F41D97" w14:textId="77777777" w:rsidR="00555047" w:rsidRDefault="002E5D19">
      <w:pPr>
        <w:ind w:firstLine="440"/>
      </w:pPr>
      <w:r>
        <w:t>你也试试啊，凯！</w:t>
      </w:r>
    </w:p>
    <w:p w14:paraId="7E1FF60E" w14:textId="77777777" w:rsidR="00555047" w:rsidRDefault="00555047">
      <w:pPr>
        <w:ind w:firstLine="440"/>
      </w:pPr>
    </w:p>
    <w:p w14:paraId="2B2F6CE0" w14:textId="77777777" w:rsidR="00555047" w:rsidRDefault="002E5D19">
      <w:pPr>
        <w:pStyle w:val="ad"/>
        <w:spacing w:after="62"/>
      </w:pPr>
      <w:r>
        <w:rPr>
          <w:rFonts w:hint="eastAsia"/>
        </w:rPr>
        <w:t>Kay</w:t>
      </w:r>
    </w:p>
    <w:p w14:paraId="55709588" w14:textId="77777777" w:rsidR="00555047" w:rsidRDefault="002E5D19">
      <w:pPr>
        <w:ind w:firstLine="440"/>
      </w:pPr>
      <w:r>
        <w:t>If you all failed...</w:t>
      </w:r>
    </w:p>
    <w:p w14:paraId="5B25592C" w14:textId="77777777" w:rsidR="00555047" w:rsidRDefault="002E5D19">
      <w:pPr>
        <w:ind w:firstLine="440"/>
      </w:pPr>
      <w:r>
        <w:t>要是你们都不行的话</w:t>
      </w:r>
      <w:r>
        <w:t>……</w:t>
      </w:r>
    </w:p>
    <w:p w14:paraId="42DAD3DC" w14:textId="77777777" w:rsidR="00555047" w:rsidRPr="002E5D19" w:rsidRDefault="002E5D19">
      <w:pPr>
        <w:ind w:firstLineChars="0" w:firstLine="0"/>
        <w:rPr>
          <w:rFonts w:ascii="Consolas" w:hAnsi="Consolas"/>
          <w:b/>
          <w:rPrChange w:id="486" w:author="Liao Kuo" w:date="2026-04-09T15:34:00Z">
            <w:rPr/>
          </w:rPrChange>
        </w:rPr>
        <w:pPrChange w:id="487" w:author="Liao Kuo" w:date="2026-04-09T15:34:00Z">
          <w:pPr>
            <w:ind w:firstLine="442"/>
          </w:pPr>
        </w:pPrChange>
      </w:pPr>
      <w:ins w:id="488" w:author="Liao Kuo" w:date="2026-04-09T15:34:00Z">
        <w:r>
          <w:rPr>
            <w:rFonts w:ascii="Consolas" w:hAnsi="Consolas"/>
            <w:b/>
            <w:highlight w:val="green"/>
          </w:rPr>
          <w:t>1</w:t>
        </w:r>
      </w:ins>
      <w:ins w:id="489" w:author="Liao Kuo" w:date="2026-04-09T15:36:00Z">
        <w:r>
          <w:rPr>
            <w:rFonts w:ascii="Consolas" w:hAnsi="Consolas"/>
            <w:b/>
            <w:highlight w:val="green"/>
          </w:rPr>
          <w:t>5</w:t>
        </w:r>
      </w:ins>
      <w:ins w:id="490" w:author="Liao Kuo" w:date="2026-04-09T15:34:00Z">
        <w:r w:rsidRPr="00385852">
          <w:rPr>
            <w:rFonts w:ascii="Consolas" w:hAnsi="Consolas"/>
            <w:b/>
            <w:highlight w:val="green"/>
          </w:rPr>
          <w:t xml:space="preserve"> On</w:t>
        </w:r>
      </w:ins>
    </w:p>
    <w:p w14:paraId="5FFE87D2" w14:textId="77777777" w:rsidR="00555047" w:rsidRDefault="002E5D19">
      <w:pPr>
        <w:pStyle w:val="ad"/>
        <w:spacing w:after="62"/>
      </w:pPr>
      <w:r>
        <w:rPr>
          <w:rFonts w:hint="eastAsia"/>
        </w:rPr>
        <w:t>Lamorak</w:t>
      </w:r>
    </w:p>
    <w:p w14:paraId="42AD6884" w14:textId="77777777" w:rsidR="00555047" w:rsidRDefault="002E5D19">
      <w:pPr>
        <w:ind w:firstLine="440"/>
      </w:pPr>
      <w:r>
        <w:t>Just try! Even that boy, your baby brother, come and have a try!</w:t>
      </w:r>
    </w:p>
    <w:p w14:paraId="118F7901" w14:textId="77777777" w:rsidR="00555047" w:rsidRDefault="002E5D19">
      <w:pPr>
        <w:ind w:firstLine="440"/>
      </w:pPr>
      <w:r>
        <w:t>试试嘛！就算是你家这个小不点弟弟，也来试试！</w:t>
      </w:r>
    </w:p>
    <w:p w14:paraId="4821E82A" w14:textId="77777777" w:rsidR="00555047" w:rsidRDefault="00555047">
      <w:pPr>
        <w:ind w:firstLine="440"/>
      </w:pPr>
    </w:p>
    <w:p w14:paraId="57D47410" w14:textId="77777777" w:rsidR="002E5D19" w:rsidRPr="002E5D19" w:rsidRDefault="002E5D19">
      <w:pPr>
        <w:pStyle w:val="ad"/>
        <w:spacing w:after="62"/>
        <w:rPr>
          <w:ins w:id="491" w:author="Liao Kuo" w:date="2026-04-09T15:35:00Z"/>
          <w:b w:val="0"/>
          <w:rPrChange w:id="492" w:author="Liao Kuo" w:date="2026-04-09T15:35:00Z">
            <w:rPr>
              <w:ins w:id="493" w:author="Liao Kuo" w:date="2026-04-09T15:35:00Z"/>
              <w:rFonts w:ascii="Consolas" w:hAnsi="Consolas"/>
              <w:b/>
            </w:rPr>
          </w:rPrChange>
        </w:rPr>
        <w:pPrChange w:id="494" w:author="Liao Kuo" w:date="2026-04-09T15:35:00Z">
          <w:pPr>
            <w:ind w:firstLine="440"/>
          </w:pPr>
        </w:pPrChange>
      </w:pPr>
      <w:r>
        <w:rPr>
          <w:rFonts w:hint="eastAsia"/>
        </w:rPr>
        <w:t>Arthur</w:t>
      </w:r>
      <w:ins w:id="495" w:author="Liao Kuo" w:date="2026-04-09T15:35:00Z">
        <w:r>
          <w:rPr>
            <w:rFonts w:ascii="Consolas" w:hAnsi="Consolas"/>
            <w:highlight w:val="green"/>
          </w:rPr>
          <w:t xml:space="preserve">  </w:t>
        </w:r>
      </w:ins>
    </w:p>
    <w:p w14:paraId="0C757DBB" w14:textId="77777777" w:rsidR="002E5D19" w:rsidRDefault="002E5D19">
      <w:pPr>
        <w:pStyle w:val="ad"/>
        <w:spacing w:after="62"/>
      </w:pPr>
    </w:p>
    <w:p w14:paraId="12652256" w14:textId="77777777" w:rsidR="00555047" w:rsidRDefault="002E5D19">
      <w:pPr>
        <w:ind w:firstLine="440"/>
      </w:pPr>
      <w:r>
        <w:t>Me? I can't...</w:t>
      </w:r>
    </w:p>
    <w:p w14:paraId="4CE307F2" w14:textId="77777777" w:rsidR="00555047" w:rsidDel="008718B2" w:rsidRDefault="002E5D19" w:rsidP="00FC0FD7">
      <w:pPr>
        <w:ind w:firstLine="440"/>
        <w:rPr>
          <w:del w:id="496" w:author="Z Richard" w:date="2026-04-23T15:08:00Z" w16du:dateUtc="2026-04-23T07:08:00Z"/>
        </w:rPr>
      </w:pPr>
      <w:r>
        <w:t>我？我不行的</w:t>
      </w:r>
      <w:r>
        <w:t>……</w:t>
      </w:r>
    </w:p>
    <w:p w14:paraId="78B62B69" w14:textId="77777777" w:rsidR="008718B2" w:rsidRDefault="008718B2">
      <w:pPr>
        <w:ind w:firstLine="440"/>
        <w:rPr>
          <w:ins w:id="497" w:author="Z Richard" w:date="2026-04-23T15:08:00Z" w16du:dateUtc="2026-04-23T07:08:00Z"/>
        </w:rPr>
      </w:pPr>
    </w:p>
    <w:p w14:paraId="3CB4AC6D" w14:textId="77777777" w:rsidR="00555047" w:rsidRDefault="002E5D19" w:rsidP="00FC0FD7">
      <w:pPr>
        <w:ind w:firstLine="440"/>
      </w:pPr>
      <w:del w:id="498" w:author="Z Richard" w:date="2026-04-23T15:08:00Z" w16du:dateUtc="2026-04-23T07:08:00Z">
        <w:r w:rsidDel="00FC0FD7">
          <w:br w:type="page"/>
        </w:r>
      </w:del>
    </w:p>
    <w:p w14:paraId="7A479F72" w14:textId="77777777" w:rsidR="00555047" w:rsidRDefault="002E5D19">
      <w:pPr>
        <w:pStyle w:val="ad"/>
        <w:spacing w:after="62"/>
      </w:pPr>
      <w:r>
        <w:rPr>
          <w:rFonts w:hint="eastAsia"/>
        </w:rPr>
        <w:t>Kay</w:t>
      </w:r>
    </w:p>
    <w:p w14:paraId="28BCCE0E" w14:textId="77777777" w:rsidR="00555047" w:rsidRDefault="002E5D19">
      <w:pPr>
        <w:spacing w:line="300" w:lineRule="exact"/>
        <w:ind w:firstLine="440"/>
      </w:pPr>
      <w:r>
        <w:rPr>
          <w:rFonts w:hint="eastAsia"/>
        </w:rPr>
        <w:t>It</w:t>
      </w:r>
      <w:r>
        <w:t>’</w:t>
      </w:r>
      <w:r>
        <w:rPr>
          <w:rFonts w:hint="eastAsia"/>
        </w:rPr>
        <w:t>s alright</w:t>
      </w:r>
      <w:r>
        <w:t>, Arthur, just try. It doesn't mean anything.</w:t>
      </w:r>
      <w:r>
        <w:rPr>
          <w:rStyle w:val="a4"/>
          <w:rFonts w:hint="eastAsia"/>
        </w:rPr>
        <w:t>（</w:t>
      </w:r>
      <w:r>
        <w:rPr>
          <w:rStyle w:val="a4"/>
        </w:rPr>
        <w:t>说着就想拽</w:t>
      </w:r>
      <w:r>
        <w:rPr>
          <w:rStyle w:val="a4"/>
        </w:rPr>
        <w:t>Arthur</w:t>
      </w:r>
      <w:r>
        <w:rPr>
          <w:rStyle w:val="a4"/>
        </w:rPr>
        <w:t>去试试</w:t>
      </w:r>
      <w:r>
        <w:rPr>
          <w:rStyle w:val="a4"/>
          <w:rFonts w:hint="eastAsia"/>
        </w:rPr>
        <w:t>）</w:t>
      </w:r>
    </w:p>
    <w:p w14:paraId="6E39A974" w14:textId="77777777" w:rsidR="00555047" w:rsidRDefault="002E5D19">
      <w:pPr>
        <w:ind w:firstLine="440"/>
      </w:pPr>
      <w:r>
        <w:t>别怕，亚瑟，就试试而已，没什么大不了的。</w:t>
      </w:r>
    </w:p>
    <w:p w14:paraId="3526B416" w14:textId="77777777" w:rsidR="00555047" w:rsidRPr="002E5D19" w:rsidRDefault="002E5D19">
      <w:pPr>
        <w:ind w:firstLineChars="0" w:firstLine="0"/>
        <w:rPr>
          <w:rFonts w:ascii="Consolas" w:hAnsi="Consolas"/>
          <w:b/>
          <w:rPrChange w:id="499" w:author="Liao Kuo" w:date="2026-04-09T15:35:00Z">
            <w:rPr/>
          </w:rPrChange>
        </w:rPr>
      </w:pPr>
      <w:ins w:id="500" w:author="Liao Kuo" w:date="2026-04-09T15:35:00Z">
        <w:r>
          <w:rPr>
            <w:rFonts w:ascii="Consolas" w:hAnsi="Consolas"/>
            <w:b/>
            <w:highlight w:val="green"/>
          </w:rPr>
          <w:t>3</w:t>
        </w:r>
        <w:r w:rsidRPr="00385852">
          <w:rPr>
            <w:rFonts w:ascii="Consolas" w:hAnsi="Consolas"/>
            <w:b/>
            <w:highlight w:val="green"/>
          </w:rPr>
          <w:t xml:space="preserve"> On</w:t>
        </w:r>
      </w:ins>
    </w:p>
    <w:p w14:paraId="28D78E07" w14:textId="77777777" w:rsidR="00555047" w:rsidDel="002E5D19" w:rsidRDefault="002E5D19">
      <w:pPr>
        <w:ind w:firstLineChars="0" w:firstLine="0"/>
        <w:rPr>
          <w:del w:id="501" w:author="Liao Kuo" w:date="2026-04-09T15:35:00Z"/>
          <w:rStyle w:val="a4"/>
          <w:rFonts w:cs="Times New Roman"/>
        </w:rPr>
      </w:pPr>
      <w:r>
        <w:rPr>
          <w:rStyle w:val="a4"/>
          <w:rFonts w:cs="Times New Roman" w:hint="eastAsia"/>
        </w:rPr>
        <w:t xml:space="preserve">[ </w:t>
      </w:r>
      <w:r>
        <w:rPr>
          <w:rStyle w:val="a4"/>
          <w:rFonts w:cs="Times New Roman" w:hint="eastAsia"/>
        </w:rPr>
        <w:t>一个神秘的吟游诗人忽然来到</w:t>
      </w:r>
      <w:r>
        <w:rPr>
          <w:rStyle w:val="a4"/>
          <w:rFonts w:cs="Times New Roman" w:hint="eastAsia"/>
        </w:rPr>
        <w:t xml:space="preserve"> ]</w:t>
      </w:r>
    </w:p>
    <w:p w14:paraId="70707ACE" w14:textId="77777777" w:rsidR="00555047" w:rsidRDefault="00555047">
      <w:pPr>
        <w:ind w:firstLineChars="0" w:firstLine="0"/>
        <w:pPrChange w:id="502" w:author="Liao Kuo" w:date="2026-04-09T15:35:00Z">
          <w:pPr>
            <w:ind w:firstLine="440"/>
          </w:pPr>
        </w:pPrChange>
      </w:pPr>
    </w:p>
    <w:p w14:paraId="26242FFE" w14:textId="77777777" w:rsidR="00555047" w:rsidRDefault="002E5D19">
      <w:pPr>
        <w:pStyle w:val="ad"/>
        <w:spacing w:after="62"/>
      </w:pPr>
      <w:r>
        <w:rPr>
          <w:rFonts w:hint="eastAsia"/>
        </w:rPr>
        <w:t>The Minstrel</w:t>
      </w:r>
    </w:p>
    <w:p w14:paraId="5551E030" w14:textId="77777777" w:rsidR="00555047" w:rsidRDefault="002E5D19">
      <w:pPr>
        <w:ind w:firstLine="440"/>
      </w:pPr>
      <w:r>
        <w:t>Well, it does mean something.</w:t>
      </w:r>
    </w:p>
    <w:p w14:paraId="41128521" w14:textId="77777777" w:rsidR="00555047" w:rsidRDefault="002E5D19">
      <w:pPr>
        <w:ind w:firstLine="440"/>
      </w:pPr>
      <w:r>
        <w:t>这可真不是</w:t>
      </w:r>
      <w:r>
        <w:t>“</w:t>
      </w:r>
      <w:r>
        <w:t>没什么大不了</w:t>
      </w:r>
      <w:r>
        <w:t>”</w:t>
      </w:r>
      <w:r>
        <w:t>的事。</w:t>
      </w:r>
    </w:p>
    <w:p w14:paraId="7E8A07D8" w14:textId="77777777" w:rsidR="00555047" w:rsidRDefault="00555047">
      <w:pPr>
        <w:ind w:firstLine="440"/>
      </w:pPr>
    </w:p>
    <w:p w14:paraId="105BE6E7" w14:textId="77777777" w:rsidR="00555047" w:rsidRDefault="002E5D19">
      <w:pPr>
        <w:pStyle w:val="ad"/>
        <w:spacing w:after="62"/>
      </w:pPr>
      <w:r>
        <w:rPr>
          <w:rFonts w:hint="eastAsia"/>
        </w:rPr>
        <w:t>Gawain</w:t>
      </w:r>
    </w:p>
    <w:p w14:paraId="30B5E218" w14:textId="77777777" w:rsidR="00555047" w:rsidRDefault="002E5D19">
      <w:pPr>
        <w:ind w:firstLine="440"/>
      </w:pPr>
      <w:r>
        <w:t xml:space="preserve">Oh, a minstrel! What story </w:t>
      </w:r>
      <w:r>
        <w:rPr>
          <w:rFonts w:hint="eastAsia"/>
        </w:rPr>
        <w:t xml:space="preserve">do you have to tell </w:t>
      </w:r>
      <w:r>
        <w:t>today, my friend.</w:t>
      </w:r>
    </w:p>
    <w:p w14:paraId="4CAF72B5" w14:textId="77777777" w:rsidR="00555047" w:rsidRDefault="002E5D19">
      <w:pPr>
        <w:ind w:firstLine="440"/>
      </w:pPr>
      <w:r>
        <w:t>哦，是个吟游诗人！朋友，你今天要讲什么故事？</w:t>
      </w:r>
    </w:p>
    <w:p w14:paraId="01D0683E" w14:textId="77777777" w:rsidR="00555047" w:rsidRDefault="00555047">
      <w:pPr>
        <w:ind w:firstLine="440"/>
      </w:pPr>
    </w:p>
    <w:p w14:paraId="333BC7E0" w14:textId="77777777" w:rsidR="00555047" w:rsidRDefault="002E5D19">
      <w:pPr>
        <w:pStyle w:val="ad"/>
        <w:spacing w:after="62"/>
      </w:pPr>
      <w:r>
        <w:rPr>
          <w:rFonts w:hint="eastAsia"/>
        </w:rPr>
        <w:t>The Minstrel</w:t>
      </w:r>
    </w:p>
    <w:p w14:paraId="176F9C72" w14:textId="77777777" w:rsidR="00555047" w:rsidRDefault="002E5D19">
      <w:pPr>
        <w:ind w:firstLine="440"/>
      </w:pPr>
      <w:r>
        <w:t>Not a story to tell, but an oracle...</w:t>
      </w:r>
    </w:p>
    <w:p w14:paraId="2FD17125" w14:textId="77777777" w:rsidR="00555047" w:rsidRDefault="002E5D19">
      <w:pPr>
        <w:ind w:firstLine="440"/>
      </w:pPr>
      <w:r>
        <w:t>我不是来讲故事的，我有一条神谕要传达</w:t>
      </w:r>
      <w:r>
        <w:t>……</w:t>
      </w:r>
    </w:p>
    <w:p w14:paraId="10EE66F8" w14:textId="77777777" w:rsidR="00555047" w:rsidRDefault="00555047">
      <w:pPr>
        <w:ind w:firstLine="440"/>
      </w:pPr>
    </w:p>
    <w:p w14:paraId="24F0F95C" w14:textId="77777777" w:rsidR="00555047" w:rsidRDefault="002E5D19">
      <w:pPr>
        <w:pStyle w:val="ad"/>
        <w:spacing w:after="62"/>
      </w:pPr>
      <w:r>
        <w:rPr>
          <w:rFonts w:hint="eastAsia"/>
        </w:rPr>
        <w:t>Lamorak</w:t>
      </w:r>
    </w:p>
    <w:p w14:paraId="4B9AF9EA" w14:textId="77777777" w:rsidR="00555047" w:rsidRDefault="002E5D19">
      <w:pPr>
        <w:spacing w:line="300" w:lineRule="exact"/>
        <w:ind w:firstLine="440"/>
      </w:pPr>
      <w:r>
        <w:t>Ha! An oracle</w:t>
      </w:r>
      <w:r>
        <w:rPr>
          <w:rFonts w:hint="eastAsia"/>
        </w:rPr>
        <w:t>.</w:t>
      </w:r>
      <w:r>
        <w:rPr>
          <w:rStyle w:val="a4"/>
          <w:rFonts w:cs="Times New Roman" w:hint="eastAsia"/>
        </w:rPr>
        <w:t>（笑）</w:t>
      </w:r>
    </w:p>
    <w:p w14:paraId="13726864" w14:textId="77777777" w:rsidR="00555047" w:rsidRDefault="002E5D19">
      <w:pPr>
        <w:ind w:firstLine="440"/>
        <w:rPr>
          <w:ins w:id="503" w:author="Liao Kuo" w:date="2026-04-09T15:37:00Z"/>
        </w:rPr>
      </w:pPr>
      <w:r>
        <w:t>哈！神谕都出来了！</w:t>
      </w:r>
    </w:p>
    <w:p w14:paraId="271B8AC3" w14:textId="77777777" w:rsidR="002E5D19" w:rsidRDefault="002E5D19">
      <w:pPr>
        <w:ind w:firstLine="440"/>
      </w:pPr>
    </w:p>
    <w:p w14:paraId="66A72AC9" w14:textId="77777777" w:rsidR="00555047" w:rsidRPr="002E5D19" w:rsidRDefault="002E5D19">
      <w:pPr>
        <w:ind w:firstLineChars="0" w:firstLine="0"/>
        <w:rPr>
          <w:rFonts w:ascii="Consolas" w:hAnsi="Consolas"/>
          <w:b/>
          <w:rPrChange w:id="504" w:author="Liao Kuo" w:date="2026-04-09T15:38:00Z">
            <w:rPr/>
          </w:rPrChange>
        </w:rPr>
        <w:pPrChange w:id="505" w:author="Liao Kuo" w:date="2026-04-09T15:37:00Z">
          <w:pPr>
            <w:ind w:firstLine="442"/>
          </w:pPr>
        </w:pPrChange>
      </w:pPr>
      <w:ins w:id="506" w:author="Liao Kuo" w:date="2026-04-09T15:37:00Z">
        <w:r w:rsidRPr="002E5D19">
          <w:rPr>
            <w:rFonts w:ascii="Consolas" w:hAnsi="Consolas"/>
            <w:b/>
            <w:color w:val="FFFFFF" w:themeColor="background1"/>
            <w:highlight w:val="red"/>
            <w:rPrChange w:id="507" w:author="Liao Kuo" w:date="2026-04-09T15:37:00Z">
              <w:rPr>
                <w:rFonts w:ascii="Consolas" w:hAnsi="Consolas"/>
                <w:b/>
                <w:highlight w:val="green"/>
              </w:rPr>
            </w:rPrChange>
          </w:rPr>
          <w:t>15-19 Off</w:t>
        </w:r>
      </w:ins>
      <w:ins w:id="508" w:author="Liao Kuo" w:date="2026-04-09T15:38:00Z">
        <w:r>
          <w:rPr>
            <w:rFonts w:ascii="Consolas" w:hAnsi="Consolas"/>
            <w:b/>
            <w:color w:val="FFFFFF" w:themeColor="background1"/>
            <w:highlight w:val="red"/>
          </w:rPr>
          <w:t>,</w:t>
        </w:r>
        <w:r w:rsidRPr="002E5D19">
          <w:rPr>
            <w:rFonts w:ascii="Consolas" w:hAnsi="Consolas"/>
            <w:b/>
            <w:highlight w:val="yellow"/>
            <w:rPrChange w:id="509" w:author="Liao Kuo" w:date="2026-04-09T15:38:00Z">
              <w:rPr>
                <w:rFonts w:ascii="Consolas" w:hAnsi="Consolas"/>
                <w:b/>
                <w:highlight w:val="green"/>
              </w:rPr>
            </w:rPrChange>
          </w:rPr>
          <w:t xml:space="preserve"> 1 3 6 Only</w:t>
        </w:r>
      </w:ins>
    </w:p>
    <w:p w14:paraId="362159F4" w14:textId="77777777" w:rsidR="00555047" w:rsidRDefault="002E5D19">
      <w:pPr>
        <w:pStyle w:val="ad"/>
        <w:spacing w:after="62"/>
      </w:pPr>
      <w:r>
        <w:rPr>
          <w:rFonts w:hint="eastAsia"/>
        </w:rPr>
        <w:t>The Minstrel</w:t>
      </w:r>
    </w:p>
    <w:p w14:paraId="3884C5ED" w14:textId="77777777" w:rsidR="00555047" w:rsidRDefault="002E5D19">
      <w:pPr>
        <w:ind w:firstLine="440"/>
      </w:pPr>
      <w:r>
        <w:rPr>
          <w:rFonts w:hint="eastAsia"/>
        </w:rPr>
        <w:t>Yes, a</w:t>
      </w:r>
      <w:r>
        <w:t>n oracle</w:t>
      </w:r>
      <w:r>
        <w:rPr>
          <w:rFonts w:hint="eastAsia"/>
        </w:rPr>
        <w:t>.</w:t>
      </w:r>
      <w:r>
        <w:t xml:space="preserve"> </w:t>
      </w:r>
      <w:r>
        <w:rPr>
          <w:rFonts w:hint="eastAsia"/>
        </w:rPr>
        <w:t xml:space="preserve">But </w:t>
      </w:r>
      <w:r>
        <w:t>first</w:t>
      </w:r>
      <w:r>
        <w:rPr>
          <w:rFonts w:hint="eastAsia"/>
        </w:rPr>
        <w:t xml:space="preserve"> </w:t>
      </w:r>
      <w:r>
        <w:t xml:space="preserve">I hope to know the names of these two young men, seeking to be </w:t>
      </w:r>
      <w:r>
        <w:rPr>
          <w:rFonts w:hint="eastAsia"/>
        </w:rPr>
        <w:t>Britain</w:t>
      </w:r>
      <w:r>
        <w:t>’</w:t>
      </w:r>
      <w:r>
        <w:rPr>
          <w:rFonts w:hint="eastAsia"/>
        </w:rPr>
        <w:t xml:space="preserve">s </w:t>
      </w:r>
      <w:r>
        <w:t>future savior</w:t>
      </w:r>
      <w:r>
        <w:rPr>
          <w:rFonts w:hint="eastAsia"/>
        </w:rPr>
        <w:t>s</w:t>
      </w:r>
      <w:r>
        <w:t xml:space="preserve"> .</w:t>
      </w:r>
    </w:p>
    <w:p w14:paraId="58A9D83B" w14:textId="77777777" w:rsidR="00555047" w:rsidRDefault="002E5D19">
      <w:pPr>
        <w:ind w:firstLine="440"/>
      </w:pPr>
      <w:r>
        <w:t>没错，神谕。不过我想先问问这两位年轻人的名字</w:t>
      </w:r>
      <w:r>
        <w:rPr>
          <w:rFonts w:hint="eastAsia"/>
        </w:rPr>
        <w:t>——</w:t>
      </w:r>
      <w:r>
        <w:t>我想知道，是谁在尝试着，成为不列颠的救世主。</w:t>
      </w:r>
    </w:p>
    <w:p w14:paraId="06D9460D" w14:textId="77777777" w:rsidR="00555047" w:rsidRDefault="00555047">
      <w:pPr>
        <w:ind w:firstLine="440"/>
      </w:pPr>
    </w:p>
    <w:p w14:paraId="58610270" w14:textId="77777777" w:rsidR="00555047" w:rsidRDefault="002E5D19">
      <w:pPr>
        <w:pStyle w:val="ad"/>
        <w:spacing w:after="62"/>
      </w:pPr>
      <w:r>
        <w:rPr>
          <w:rFonts w:hint="eastAsia"/>
        </w:rPr>
        <w:t>Arthur</w:t>
      </w:r>
    </w:p>
    <w:p w14:paraId="1CA778DA" w14:textId="77777777" w:rsidR="00555047" w:rsidRDefault="002E5D19">
      <w:pPr>
        <w:ind w:firstLine="440"/>
      </w:pPr>
      <w:r>
        <w:t>Fu...future savior?</w:t>
      </w:r>
    </w:p>
    <w:p w14:paraId="5FD407D4" w14:textId="77777777" w:rsidR="00555047" w:rsidRDefault="002E5D19">
      <w:pPr>
        <w:ind w:firstLine="440"/>
      </w:pPr>
      <w:r>
        <w:t>救</w:t>
      </w:r>
      <w:r>
        <w:t>……</w:t>
      </w:r>
      <w:r>
        <w:t>救世主？</w:t>
      </w:r>
    </w:p>
    <w:p w14:paraId="643D388A" w14:textId="77777777" w:rsidR="00555047" w:rsidRDefault="00555047">
      <w:pPr>
        <w:ind w:firstLine="440"/>
      </w:pPr>
    </w:p>
    <w:p w14:paraId="1BAEEEE3" w14:textId="77777777" w:rsidR="00555047" w:rsidRDefault="002E5D19">
      <w:pPr>
        <w:pStyle w:val="ad"/>
        <w:spacing w:after="62"/>
      </w:pPr>
      <w:r>
        <w:rPr>
          <w:rFonts w:hint="eastAsia"/>
        </w:rPr>
        <w:t>Kay</w:t>
      </w:r>
    </w:p>
    <w:p w14:paraId="210F2B65" w14:textId="77777777" w:rsidR="00555047" w:rsidRDefault="002E5D19">
      <w:pPr>
        <w:ind w:firstLine="440"/>
      </w:pPr>
      <w:r>
        <w:t xml:space="preserve">Quit listening to </w:t>
      </w:r>
      <w:r>
        <w:rPr>
          <w:rFonts w:hint="eastAsia"/>
        </w:rPr>
        <w:t>this</w:t>
      </w:r>
      <w:r>
        <w:t xml:space="preserve"> nonsense, my dear. Well, we are Kay and Arthur, sons of sir Ector.</w:t>
      </w:r>
    </w:p>
    <w:p w14:paraId="5E008C9E" w14:textId="77777777" w:rsidR="00555047" w:rsidRDefault="002E5D19">
      <w:pPr>
        <w:ind w:firstLine="440"/>
      </w:pPr>
      <w:r>
        <w:t>乖，别听他瞎扯。我们是凯和亚瑟，是埃克托爵士的儿子。</w:t>
      </w:r>
    </w:p>
    <w:p w14:paraId="561F7BD0" w14:textId="77777777" w:rsidR="00555047" w:rsidRDefault="00555047">
      <w:pPr>
        <w:ind w:firstLine="440"/>
      </w:pPr>
    </w:p>
    <w:p w14:paraId="10DDC26B" w14:textId="77777777" w:rsidR="00555047" w:rsidRDefault="002E5D19">
      <w:pPr>
        <w:ind w:firstLine="440"/>
      </w:pPr>
      <w:r>
        <w:rPr>
          <w:rFonts w:hint="eastAsia"/>
        </w:rPr>
        <w:br w:type="page"/>
      </w:r>
    </w:p>
    <w:p w14:paraId="26782CE8" w14:textId="77777777" w:rsidR="00555047" w:rsidRDefault="002E5D19">
      <w:pPr>
        <w:pStyle w:val="ad"/>
        <w:spacing w:after="62"/>
      </w:pPr>
      <w:r>
        <w:rPr>
          <w:rFonts w:hint="eastAsia"/>
        </w:rPr>
        <w:lastRenderedPageBreak/>
        <w:t>Arthur</w:t>
      </w:r>
    </w:p>
    <w:p w14:paraId="6B5F964C" w14:textId="77777777" w:rsidR="00555047" w:rsidRDefault="002E5D19">
      <w:pPr>
        <w:spacing w:line="300" w:lineRule="exact"/>
        <w:ind w:firstLine="440"/>
      </w:pPr>
      <w:r>
        <w:t>Father said not to flaunt his name...</w:t>
      </w:r>
      <w:r>
        <w:rPr>
          <w:rStyle w:val="a4"/>
          <w:rFonts w:cs="Times New Roman" w:hint="eastAsia"/>
        </w:rPr>
        <w:t>（被哥哥拍了一下头）</w:t>
      </w:r>
    </w:p>
    <w:p w14:paraId="4D15CF87" w14:textId="77777777" w:rsidR="00555047" w:rsidRDefault="002E5D19">
      <w:pPr>
        <w:ind w:firstLine="440"/>
      </w:pPr>
      <w:r>
        <w:t>爸爸说了别随便炫耀他的名号</w:t>
      </w:r>
      <w:r>
        <w:t>……</w:t>
      </w:r>
    </w:p>
    <w:p w14:paraId="58C759DD" w14:textId="77777777" w:rsidR="00555047" w:rsidRDefault="00555047">
      <w:pPr>
        <w:ind w:firstLine="440"/>
      </w:pPr>
    </w:p>
    <w:p w14:paraId="72CF5BBB" w14:textId="77777777" w:rsidR="00555047" w:rsidRDefault="002E5D19">
      <w:pPr>
        <w:pStyle w:val="ad"/>
        <w:spacing w:after="62"/>
      </w:pPr>
      <w:r>
        <w:t>The</w:t>
      </w:r>
      <w:r>
        <w:rPr>
          <w:rFonts w:hint="eastAsia"/>
        </w:rPr>
        <w:t xml:space="preserve"> </w:t>
      </w:r>
      <w:r>
        <w:t>Minstrel</w:t>
      </w:r>
    </w:p>
    <w:p w14:paraId="17FF1D15" w14:textId="77777777" w:rsidR="00555047" w:rsidRDefault="002E5D19">
      <w:pPr>
        <w:ind w:firstLine="440"/>
      </w:pPr>
      <w:r>
        <w:t>Sons of sir Ector, sons of Brit</w:t>
      </w:r>
      <w:r>
        <w:rPr>
          <w:rFonts w:hint="eastAsia"/>
        </w:rPr>
        <w:t>ain</w:t>
      </w:r>
      <w:r>
        <w:t>, well, listen.</w:t>
      </w:r>
    </w:p>
    <w:p w14:paraId="310B63C1" w14:textId="77777777" w:rsidR="00555047" w:rsidRDefault="002E5D19">
      <w:pPr>
        <w:ind w:firstLine="440"/>
      </w:pPr>
      <w:r>
        <w:t>埃克托爵士之子，还有你们这群不列颠之子，听着</w:t>
      </w:r>
      <w:r>
        <w:rPr>
          <w:rFonts w:hint="eastAsia"/>
        </w:rPr>
        <w:t>——</w:t>
      </w:r>
    </w:p>
    <w:p w14:paraId="00C272E2" w14:textId="77777777" w:rsidR="00CE2630" w:rsidRDefault="00CE2630" w:rsidP="005D2478">
      <w:pPr>
        <w:ind w:firstLineChars="0" w:firstLine="0"/>
        <w:rPr>
          <w:ins w:id="510" w:author="Z Richard" w:date="2026-04-23T15:10:00Z" w16du:dateUtc="2026-04-23T07:10:00Z"/>
          <w:rFonts w:ascii="Consolas" w:hAnsi="Consolas"/>
          <w:b/>
          <w:highlight w:val="green"/>
        </w:rPr>
      </w:pPr>
    </w:p>
    <w:p w14:paraId="1CFEB4A3" w14:textId="5345DD02" w:rsidR="00555047" w:rsidRPr="005D2478" w:rsidRDefault="00565801">
      <w:pPr>
        <w:ind w:firstLineChars="0" w:firstLine="0"/>
        <w:rPr>
          <w:rFonts w:ascii="Consolas" w:hAnsi="Consolas"/>
          <w:b/>
          <w:rPrChange w:id="511" w:author="Z Richard" w:date="2026-04-23T15:10:00Z" w16du:dateUtc="2026-04-23T07:10:00Z">
            <w:rPr/>
          </w:rPrChange>
        </w:rPr>
        <w:pPrChange w:id="512" w:author="Z Richard" w:date="2026-04-23T15:10:00Z" w16du:dateUtc="2026-04-23T07:10:00Z">
          <w:pPr>
            <w:ind w:firstLine="442"/>
          </w:pPr>
        </w:pPrChange>
      </w:pPr>
      <w:ins w:id="513" w:author="Z Richard" w:date="2026-04-24T02:14:00Z" w16du:dateUtc="2026-04-23T18:14:00Z">
        <w:r>
          <w:rPr>
            <w:rFonts w:ascii="Consolas" w:hAnsi="Consolas" w:hint="eastAsia"/>
            <w:b/>
            <w:highlight w:val="green"/>
          </w:rPr>
          <w:t>伴奏</w:t>
        </w:r>
        <w:r>
          <w:rPr>
            <w:rFonts w:ascii="Consolas" w:hAnsi="Consolas" w:hint="eastAsia"/>
            <w:b/>
            <w:highlight w:val="green"/>
          </w:rPr>
          <w:t>Up</w:t>
        </w:r>
      </w:ins>
    </w:p>
    <w:p w14:paraId="72649CAA" w14:textId="77777777" w:rsidR="00555047" w:rsidRDefault="002E5D19">
      <w:pPr>
        <w:pStyle w:val="ad"/>
        <w:spacing w:after="62"/>
      </w:pPr>
      <w:r>
        <w:rPr>
          <w:rFonts w:hint="eastAsia"/>
        </w:rPr>
        <w:t>The Minstrel</w:t>
      </w:r>
    </w:p>
    <w:p w14:paraId="18DB2297" w14:textId="77777777" w:rsidR="00555047" w:rsidRDefault="002E5D19">
      <w:pPr>
        <w:pStyle w:val="ae"/>
        <w:ind w:firstLine="440"/>
      </w:pPr>
      <w:r>
        <w:t>Hush and hear the words the wind has carried.</w:t>
      </w:r>
    </w:p>
    <w:p w14:paraId="29CAC603" w14:textId="77777777" w:rsidR="00555047" w:rsidRDefault="002E5D19">
      <w:pPr>
        <w:pStyle w:val="ae"/>
        <w:ind w:firstLine="440"/>
      </w:pPr>
      <w:r>
        <w:t>安静！听风捎来的话语</w:t>
      </w:r>
      <w:r>
        <w:rPr>
          <w:rFonts w:hint="eastAsia"/>
        </w:rPr>
        <w:t>——</w:t>
      </w:r>
    </w:p>
    <w:p w14:paraId="631B1BAF" w14:textId="77777777" w:rsidR="00555047" w:rsidRDefault="002E5D19">
      <w:pPr>
        <w:pStyle w:val="ae"/>
        <w:ind w:firstLine="440"/>
      </w:pPr>
      <w:r>
        <w:t>The shadow gnaws at Britain has yet tarried.</w:t>
      </w:r>
    </w:p>
    <w:p w14:paraId="2201E410" w14:textId="77777777" w:rsidR="00555047" w:rsidRDefault="002E5D19">
      <w:pPr>
        <w:pStyle w:val="ae"/>
        <w:ind w:firstLine="440"/>
      </w:pPr>
      <w:r>
        <w:t>啃噬不列颠的阴影，仍在迟迟盘踞</w:t>
      </w:r>
    </w:p>
    <w:p w14:paraId="3D970B56" w14:textId="77777777" w:rsidR="00555047" w:rsidRDefault="002E5D19">
      <w:pPr>
        <w:pStyle w:val="ae"/>
        <w:ind w:firstLine="440"/>
      </w:pPr>
      <w:r>
        <w:t>Uther’s crown has solely lain.</w:t>
      </w:r>
    </w:p>
    <w:p w14:paraId="669AADB1" w14:textId="77777777" w:rsidR="00555047" w:rsidRDefault="002E5D19">
      <w:pPr>
        <w:pStyle w:val="ae"/>
        <w:ind w:firstLine="440"/>
      </w:pPr>
      <w:r>
        <w:t>先王的冠冕落满灰尘</w:t>
      </w:r>
    </w:p>
    <w:p w14:paraId="57065C21" w14:textId="77777777" w:rsidR="00555047" w:rsidRDefault="002E5D19">
      <w:pPr>
        <w:pStyle w:val="ae"/>
        <w:ind w:firstLine="440"/>
      </w:pPr>
      <w:r>
        <w:t>Saxon’s boots crushed on our grains.</w:t>
      </w:r>
    </w:p>
    <w:p w14:paraId="2A094F5B" w14:textId="77777777" w:rsidR="00555047" w:rsidRDefault="002E5D19">
      <w:pPr>
        <w:pStyle w:val="ae"/>
        <w:ind w:firstLine="440"/>
      </w:pPr>
      <w:r>
        <w:t>萨克逊人的铁蹄碾过我们的庄稼</w:t>
      </w:r>
    </w:p>
    <w:p w14:paraId="42362914" w14:textId="77777777" w:rsidR="00555047" w:rsidRDefault="002E5D19">
      <w:pPr>
        <w:pStyle w:val="ae"/>
        <w:ind w:firstLine="440"/>
      </w:pPr>
      <w:r>
        <w:t>Who would save us from the pain?</w:t>
      </w:r>
    </w:p>
    <w:p w14:paraId="32D2C7FF" w14:textId="77777777" w:rsidR="00555047" w:rsidRDefault="002E5D19">
      <w:pPr>
        <w:pStyle w:val="ae"/>
        <w:ind w:firstLine="440"/>
      </w:pPr>
      <w:r>
        <w:t>谁能将我们从苦难中救赎？</w:t>
      </w:r>
    </w:p>
    <w:p w14:paraId="5B4F5268" w14:textId="77777777" w:rsidR="00555047" w:rsidRDefault="002E5D19">
      <w:pPr>
        <w:pStyle w:val="ae"/>
        <w:ind w:firstLine="440"/>
      </w:pPr>
      <w:r>
        <w:t>To our brand new start, rise your heads to look up if you dare.</w:t>
      </w:r>
    </w:p>
    <w:p w14:paraId="0D1958A5" w14:textId="77777777" w:rsidR="00555047" w:rsidRDefault="002E5D19">
      <w:pPr>
        <w:pStyle w:val="ae"/>
        <w:ind w:firstLine="440"/>
      </w:pPr>
      <w:r>
        <w:t>要探寻我们崭新的开端</w:t>
      </w:r>
      <w:r>
        <w:rPr>
          <w:rFonts w:hint="eastAsia"/>
        </w:rPr>
        <w:t>——</w:t>
      </w:r>
      <w:r>
        <w:t>若你有勇气，就抬头仰望</w:t>
      </w:r>
    </w:p>
    <w:p w14:paraId="206A64E5" w14:textId="77777777" w:rsidR="00555047" w:rsidRDefault="002E5D19">
      <w:pPr>
        <w:pStyle w:val="ae"/>
        <w:ind w:firstLine="440"/>
      </w:pPr>
      <w:proofErr w:type="spellStart"/>
      <w:r>
        <w:t>Outta</w:t>
      </w:r>
      <w:proofErr w:type="spellEnd"/>
      <w:r>
        <w:t xml:space="preserve"> tricks of dark, you shall pluck this name out from the air.</w:t>
      </w:r>
    </w:p>
    <w:p w14:paraId="2CAD6C73" w14:textId="77777777" w:rsidR="00555047" w:rsidRDefault="002E5D19">
      <w:pPr>
        <w:pStyle w:val="ae"/>
        <w:ind w:firstLine="440"/>
      </w:pPr>
      <w:r>
        <w:t>挣脱黑暗的诡计，你终将从风中唤出那个名字</w:t>
      </w:r>
    </w:p>
    <w:p w14:paraId="142647A7" w14:textId="77777777" w:rsidR="00555047" w:rsidRDefault="002E5D19">
      <w:pPr>
        <w:pStyle w:val="ae"/>
        <w:ind w:firstLine="440"/>
      </w:pPr>
      <w:r>
        <w:t xml:space="preserve">Surrounded by the ferns, in that stone lies </w:t>
      </w:r>
      <w:proofErr w:type="spellStart"/>
      <w:r>
        <w:t>Caliburn</w:t>
      </w:r>
      <w:proofErr w:type="spellEnd"/>
      <w:r>
        <w:t>.</w:t>
      </w:r>
    </w:p>
    <w:p w14:paraId="1B979D46" w14:textId="77777777" w:rsidR="00555047" w:rsidRDefault="002E5D19">
      <w:pPr>
        <w:pStyle w:val="ae"/>
        <w:ind w:firstLine="440"/>
      </w:pPr>
      <w:r>
        <w:t>蕨类环绕之处，石中剑巍然挺立</w:t>
      </w:r>
    </w:p>
    <w:p w14:paraId="22794479" w14:textId="77777777" w:rsidR="00555047" w:rsidRDefault="002E5D19">
      <w:pPr>
        <w:pStyle w:val="ae"/>
        <w:ind w:firstLine="440"/>
      </w:pPr>
      <w:r>
        <w:t xml:space="preserve">Circled by the </w:t>
      </w:r>
      <w:proofErr w:type="spellStart"/>
      <w:r>
        <w:t>herns</w:t>
      </w:r>
      <w:proofErr w:type="spellEnd"/>
      <w:r>
        <w:t>, the savior to discern.</w:t>
      </w:r>
    </w:p>
    <w:p w14:paraId="214498B8" w14:textId="77777777" w:rsidR="00555047" w:rsidRDefault="002E5D19">
      <w:pPr>
        <w:pStyle w:val="ae"/>
        <w:ind w:firstLine="440"/>
      </w:pPr>
      <w:r>
        <w:t>苍鹭盘旋的地方，自会辨认出救世主的踪迹</w:t>
      </w:r>
    </w:p>
    <w:p w14:paraId="5FA39E9D" w14:textId="77777777" w:rsidR="00555047" w:rsidRDefault="002E5D19">
      <w:pPr>
        <w:pStyle w:val="ae"/>
        <w:ind w:firstLine="440"/>
      </w:pPr>
      <w:r>
        <w:t>What a key to turn.</w:t>
      </w:r>
    </w:p>
    <w:p w14:paraId="2308C9B9" w14:textId="77777777" w:rsidR="00555047" w:rsidRDefault="002E5D19">
      <w:pPr>
        <w:pStyle w:val="ae"/>
        <w:ind w:firstLine="440"/>
      </w:pPr>
      <w:r>
        <w:t>扭转命运的关键密钥</w:t>
      </w:r>
    </w:p>
    <w:p w14:paraId="232F8C22" w14:textId="77777777" w:rsidR="00555047" w:rsidRPr="002E5D19" w:rsidRDefault="002E5D19">
      <w:pPr>
        <w:ind w:firstLineChars="0" w:firstLine="0"/>
        <w:rPr>
          <w:rFonts w:ascii="Consolas" w:hAnsi="Consolas"/>
          <w:b/>
          <w:rPrChange w:id="514" w:author="Liao Kuo" w:date="2026-04-09T15:38:00Z">
            <w:rPr/>
          </w:rPrChange>
        </w:rPr>
        <w:pPrChange w:id="515" w:author="Liao Kuo" w:date="2026-04-09T15:38:00Z">
          <w:pPr>
            <w:ind w:firstLine="442"/>
          </w:pPr>
        </w:pPrChange>
      </w:pPr>
      <w:ins w:id="516" w:author="Liao Kuo" w:date="2026-04-09T15:38:00Z">
        <w:r>
          <w:rPr>
            <w:rFonts w:ascii="Consolas" w:hAnsi="Consolas"/>
            <w:b/>
            <w:highlight w:val="green"/>
          </w:rPr>
          <w:t>5</w:t>
        </w:r>
        <w:r w:rsidRPr="00385852">
          <w:rPr>
            <w:rFonts w:ascii="Consolas" w:hAnsi="Consolas"/>
            <w:b/>
            <w:highlight w:val="green"/>
          </w:rPr>
          <w:t xml:space="preserve"> On</w:t>
        </w:r>
      </w:ins>
    </w:p>
    <w:p w14:paraId="721FCA97" w14:textId="77777777" w:rsidR="00555047" w:rsidRDefault="002E5D19">
      <w:pPr>
        <w:pStyle w:val="a3"/>
      </w:pPr>
      <w:r>
        <w:t>[</w:t>
      </w:r>
      <w:r>
        <w:rPr>
          <w:rFonts w:hint="eastAsia"/>
        </w:rPr>
        <w:t xml:space="preserve"> </w:t>
      </w:r>
      <w:r>
        <w:t>吟游诗人讲述石中剑的意义时，年轻人们都听得热血沸腾，无论是否之前曾经拔过，都纷纷再去尝试了一次是否可以把石中剑拔出。然而，包括</w:t>
      </w:r>
      <w:r>
        <w:t>Kay</w:t>
      </w:r>
      <w:r>
        <w:t>在内的一众青年，都撼动不了那把剑分毫。而就在此时，</w:t>
      </w:r>
      <w:r>
        <w:t>Merlin</w:t>
      </w:r>
      <w:r>
        <w:t>悄悄靠近了站在一旁的</w:t>
      </w:r>
      <w:r>
        <w:t>Arthur</w:t>
      </w:r>
      <w:r>
        <w:rPr>
          <w:rFonts w:hint="eastAsia"/>
        </w:rPr>
        <w:t xml:space="preserve"> </w:t>
      </w:r>
      <w:r>
        <w:t>]</w:t>
      </w:r>
    </w:p>
    <w:p w14:paraId="48AC05AE" w14:textId="77777777" w:rsidR="00555047" w:rsidRDefault="00555047">
      <w:pPr>
        <w:ind w:firstLine="440"/>
      </w:pPr>
    </w:p>
    <w:p w14:paraId="0A62C3C0" w14:textId="77777777" w:rsidR="00555047" w:rsidRDefault="002E5D19">
      <w:pPr>
        <w:pStyle w:val="ad"/>
        <w:spacing w:after="62"/>
      </w:pPr>
      <w:r>
        <w:rPr>
          <w:rFonts w:hint="eastAsia"/>
        </w:rPr>
        <w:t>Merlin</w:t>
      </w:r>
    </w:p>
    <w:p w14:paraId="09FC4092" w14:textId="77777777" w:rsidR="00555047" w:rsidRDefault="002E5D19">
      <w:pPr>
        <w:pStyle w:val="ae"/>
        <w:ind w:firstLine="440"/>
      </w:pPr>
      <w:r>
        <w:t>Does it fascinate? Why you hesitate?</w:t>
      </w:r>
    </w:p>
    <w:p w14:paraId="2D45CDC6" w14:textId="77777777" w:rsidR="00555047" w:rsidRDefault="002E5D19">
      <w:pPr>
        <w:pStyle w:val="ae"/>
        <w:ind w:firstLine="440"/>
      </w:pPr>
      <w:r>
        <w:t>这番图景难道不令你心动？为何还在犹豫？</w:t>
      </w:r>
    </w:p>
    <w:p w14:paraId="69F3E943" w14:textId="77777777" w:rsidR="00555047" w:rsidRDefault="00555047">
      <w:pPr>
        <w:ind w:firstLine="440"/>
      </w:pPr>
    </w:p>
    <w:p w14:paraId="4D48A25B" w14:textId="77777777" w:rsidR="00555047" w:rsidRDefault="002E5D19">
      <w:pPr>
        <w:pStyle w:val="ad"/>
        <w:spacing w:after="62"/>
      </w:pPr>
      <w:r>
        <w:rPr>
          <w:rFonts w:hint="eastAsia"/>
        </w:rPr>
        <w:t>Arthur</w:t>
      </w:r>
    </w:p>
    <w:p w14:paraId="76894FED" w14:textId="77777777" w:rsidR="00555047" w:rsidRDefault="002E5D19">
      <w:pPr>
        <w:pStyle w:val="ae"/>
        <w:ind w:firstLine="440"/>
      </w:pPr>
      <w:r>
        <w:t>I can’t find a sake, I’m always in the shade.</w:t>
      </w:r>
    </w:p>
    <w:p w14:paraId="0CCC3342" w14:textId="77777777" w:rsidR="00555047" w:rsidRDefault="002E5D19">
      <w:pPr>
        <w:pStyle w:val="ae"/>
        <w:ind w:firstLine="440"/>
      </w:pPr>
      <w:r>
        <w:t>我找不到前行的理由</w:t>
      </w:r>
      <w:r>
        <w:rPr>
          <w:rFonts w:hint="eastAsia"/>
        </w:rPr>
        <w:t>——</w:t>
      </w:r>
      <w:r>
        <w:t>我早已习惯藏在阴影之中</w:t>
      </w:r>
    </w:p>
    <w:p w14:paraId="10D71DB5" w14:textId="77777777" w:rsidR="00555047" w:rsidDel="00121EA4" w:rsidRDefault="00555047" w:rsidP="00121EA4">
      <w:pPr>
        <w:ind w:firstLineChars="0" w:firstLine="0"/>
        <w:rPr>
          <w:del w:id="517" w:author="Z Richard" w:date="2026-04-23T15:10:00Z" w16du:dateUtc="2026-04-23T07:10:00Z"/>
        </w:rPr>
      </w:pPr>
    </w:p>
    <w:p w14:paraId="3D7EA969" w14:textId="77777777" w:rsidR="00121EA4" w:rsidRDefault="00121EA4">
      <w:pPr>
        <w:ind w:firstLine="440"/>
        <w:rPr>
          <w:ins w:id="518" w:author="Z Richard" w:date="2026-04-23T15:10:00Z" w16du:dateUtc="2026-04-23T07:10:00Z"/>
        </w:rPr>
      </w:pPr>
    </w:p>
    <w:p w14:paraId="279B5B1C" w14:textId="77777777" w:rsidR="00555047" w:rsidRDefault="002E5D19">
      <w:pPr>
        <w:ind w:firstLineChars="0" w:firstLine="0"/>
        <w:pPrChange w:id="519" w:author="Z Richard" w:date="2026-04-23T15:10:00Z" w16du:dateUtc="2026-04-23T07:10:00Z">
          <w:pPr>
            <w:ind w:firstLine="440"/>
          </w:pPr>
        </w:pPrChange>
      </w:pPr>
      <w:del w:id="520" w:author="Z Richard" w:date="2026-04-23T15:10:00Z" w16du:dateUtc="2026-04-23T07:10:00Z">
        <w:r w:rsidDel="00121EA4">
          <w:rPr>
            <w:rFonts w:hint="eastAsia"/>
          </w:rPr>
          <w:lastRenderedPageBreak/>
          <w:br w:type="page"/>
        </w:r>
      </w:del>
    </w:p>
    <w:p w14:paraId="0E02F70C" w14:textId="77777777" w:rsidR="00555047" w:rsidRDefault="002E5D19">
      <w:pPr>
        <w:pStyle w:val="ad"/>
        <w:spacing w:after="62"/>
      </w:pPr>
      <w:r>
        <w:rPr>
          <w:rFonts w:hint="eastAsia"/>
        </w:rPr>
        <w:t>Merlin</w:t>
      </w:r>
    </w:p>
    <w:p w14:paraId="22CC51D7" w14:textId="77777777" w:rsidR="00555047" w:rsidRDefault="002E5D19">
      <w:pPr>
        <w:pStyle w:val="ae"/>
        <w:ind w:firstLine="440"/>
      </w:pPr>
      <w:r>
        <w:t>What is there to bait is to undertake.</w:t>
      </w:r>
    </w:p>
    <w:p w14:paraId="136C6DB7" w14:textId="77777777" w:rsidR="00555047" w:rsidRDefault="002E5D19">
      <w:pPr>
        <w:pStyle w:val="ae"/>
        <w:ind w:firstLine="440"/>
      </w:pPr>
      <w:r>
        <w:t>使命既至便应承担，也值得去争取</w:t>
      </w:r>
    </w:p>
    <w:p w14:paraId="41B9B955" w14:textId="77777777" w:rsidR="00555047" w:rsidRDefault="00555047">
      <w:pPr>
        <w:ind w:firstLine="440"/>
      </w:pPr>
    </w:p>
    <w:p w14:paraId="0D07C008" w14:textId="77777777" w:rsidR="00555047" w:rsidRDefault="002E5D19">
      <w:pPr>
        <w:pStyle w:val="a3"/>
      </w:pPr>
      <w:r>
        <w:t>[</w:t>
      </w:r>
      <w:r>
        <w:rPr>
          <w:rFonts w:hint="eastAsia"/>
        </w:rPr>
        <w:t xml:space="preserve"> </w:t>
      </w:r>
      <w:r>
        <w:t>Arthur</w:t>
      </w:r>
      <w:r>
        <w:t>受到了</w:t>
      </w:r>
      <w:r>
        <w:t>Merlin</w:t>
      </w:r>
      <w:r>
        <w:t>的鼓舞，似乎有所心动，但仍在原地有所纠结。此时哥哥们都围到了吟游诗人身边，沉浸在他所描绘的场景之中。而在这样无人问津的角落里，</w:t>
      </w:r>
      <w:r>
        <w:t>Arthur</w:t>
      </w:r>
      <w:r>
        <w:t>盯着不远处的石中剑，终于鼓起勇气一点点靠近</w:t>
      </w:r>
      <w:r>
        <w:rPr>
          <w:rFonts w:hint="eastAsia"/>
        </w:rPr>
        <w:t xml:space="preserve"> </w:t>
      </w:r>
      <w:r>
        <w:t>]</w:t>
      </w:r>
    </w:p>
    <w:p w14:paraId="7D5EB7B0" w14:textId="77777777" w:rsidR="00555047" w:rsidRDefault="00555047">
      <w:pPr>
        <w:ind w:firstLine="440"/>
      </w:pPr>
    </w:p>
    <w:p w14:paraId="35B9D166" w14:textId="77777777" w:rsidR="00555047" w:rsidRDefault="002E5D19">
      <w:pPr>
        <w:pStyle w:val="ad"/>
        <w:spacing w:after="62"/>
      </w:pPr>
      <w:r>
        <w:t>The</w:t>
      </w:r>
      <w:r>
        <w:rPr>
          <w:rFonts w:hint="eastAsia"/>
        </w:rPr>
        <w:t xml:space="preserve"> </w:t>
      </w:r>
      <w:r>
        <w:t>Minstrel</w:t>
      </w:r>
    </w:p>
    <w:p w14:paraId="34A316A3" w14:textId="77777777" w:rsidR="00555047" w:rsidRDefault="002E5D19">
      <w:pPr>
        <w:pStyle w:val="ae"/>
        <w:ind w:firstLine="440"/>
      </w:pPr>
      <w:r>
        <w:t>To our brand new start, seek to that iron forged by sacred hands.</w:t>
      </w:r>
    </w:p>
    <w:p w14:paraId="6FA84A39" w14:textId="77777777" w:rsidR="00555047" w:rsidRDefault="002E5D19">
      <w:pPr>
        <w:pStyle w:val="ae"/>
        <w:ind w:firstLine="440"/>
      </w:pPr>
      <w:r>
        <w:t>要探寻我们崭新的开端，就追随那圣手铸就的精铁</w:t>
      </w:r>
    </w:p>
    <w:p w14:paraId="263452D6" w14:textId="77777777" w:rsidR="00555047" w:rsidRDefault="002E5D19">
      <w:pPr>
        <w:pStyle w:val="ae"/>
        <w:ind w:firstLine="440"/>
      </w:pPr>
      <w:r>
        <w:t>Shaped by all the stars, this break of dawn would kiss our land.</w:t>
      </w:r>
    </w:p>
    <w:p w14:paraId="405AA566" w14:textId="77777777" w:rsidR="00555047" w:rsidRDefault="002E5D19">
      <w:pPr>
        <w:pStyle w:val="ae"/>
        <w:ind w:firstLine="440"/>
      </w:pPr>
      <w:r>
        <w:t>经漫天星辰雕琢，破晓之光终将亲吻我们的国土</w:t>
      </w:r>
    </w:p>
    <w:p w14:paraId="708802BC" w14:textId="77777777" w:rsidR="00555047" w:rsidRDefault="002E5D19">
      <w:pPr>
        <w:pStyle w:val="ae"/>
        <w:ind w:firstLine="440"/>
      </w:pPr>
      <w:r>
        <w:t>We seek a weigh of soul, who would stand out, play the role.</w:t>
      </w:r>
    </w:p>
    <w:p w14:paraId="2CDDC77B" w14:textId="77777777" w:rsidR="00555047" w:rsidRDefault="002E5D19">
      <w:pPr>
        <w:pStyle w:val="ae"/>
        <w:ind w:firstLine="440"/>
      </w:pPr>
      <w:r>
        <w:t>我们追寻灵魂的重量，寻觅那挺身而出、践行使命之人</w:t>
      </w:r>
    </w:p>
    <w:p w14:paraId="533A83C9" w14:textId="77777777" w:rsidR="00555047" w:rsidRDefault="002E5D19">
      <w:pPr>
        <w:pStyle w:val="ae"/>
        <w:ind w:firstLine="440"/>
      </w:pPr>
      <w:r>
        <w:t>He would take the toll, and the sword has him extolled.</w:t>
      </w:r>
    </w:p>
    <w:p w14:paraId="06DEA884" w14:textId="77777777" w:rsidR="00555047" w:rsidRDefault="002E5D19">
      <w:pPr>
        <w:pStyle w:val="ae"/>
        <w:ind w:firstLine="440"/>
      </w:pPr>
      <w:r>
        <w:t>他愿承担这份代价，而宝剑亦会将他赞颂</w:t>
      </w:r>
    </w:p>
    <w:p w14:paraId="26F3720C" w14:textId="77777777" w:rsidR="00555047" w:rsidRDefault="002E5D19">
      <w:pPr>
        <w:pStyle w:val="ae"/>
        <w:ind w:firstLine="440"/>
      </w:pPr>
      <w:r>
        <w:t>Not falling here by chance, from the Gods the sword is sent.</w:t>
      </w:r>
    </w:p>
    <w:p w14:paraId="646B02A2" w14:textId="77777777" w:rsidR="00555047" w:rsidRDefault="002E5D19">
      <w:pPr>
        <w:pStyle w:val="ae"/>
        <w:ind w:firstLine="440"/>
      </w:pPr>
      <w:r>
        <w:t>此般际遇绝非偶然，神剑自神明之手降临</w:t>
      </w:r>
    </w:p>
    <w:p w14:paraId="7850FD9B" w14:textId="77777777" w:rsidR="00555047" w:rsidRDefault="002E5D19">
      <w:pPr>
        <w:pStyle w:val="ae"/>
        <w:ind w:firstLine="440"/>
      </w:pPr>
      <w:r>
        <w:t xml:space="preserve">Sing our last lament, </w:t>
      </w:r>
      <w:proofErr w:type="spellStart"/>
      <w:r>
        <w:t>Caliburn</w:t>
      </w:r>
      <w:proofErr w:type="spellEnd"/>
      <w:r>
        <w:t xml:space="preserve"> would find who breaks the chains.</w:t>
      </w:r>
    </w:p>
    <w:p w14:paraId="561E0DB5" w14:textId="77777777" w:rsidR="00555047" w:rsidRDefault="002E5D19">
      <w:pPr>
        <w:pStyle w:val="ae"/>
        <w:ind w:firstLine="440"/>
      </w:pPr>
      <w:r>
        <w:t>唱响最后一次哀叹，石中剑终将寻得打破枷锁之人</w:t>
      </w:r>
    </w:p>
    <w:p w14:paraId="5A00AFE5" w14:textId="77777777" w:rsidR="00555047" w:rsidRDefault="002E5D19">
      <w:pPr>
        <w:pStyle w:val="ae"/>
        <w:ind w:firstLine="440"/>
      </w:pPr>
      <w:r>
        <w:t>He may not be in a cloak, may not in a knightly suit.</w:t>
      </w:r>
    </w:p>
    <w:p w14:paraId="6768C78B" w14:textId="77777777" w:rsidR="00555047" w:rsidRDefault="002E5D19">
      <w:pPr>
        <w:pStyle w:val="ae"/>
        <w:ind w:firstLine="440"/>
      </w:pPr>
      <w:r>
        <w:t>他或许未披华服，亦无骑士盛装加身</w:t>
      </w:r>
    </w:p>
    <w:p w14:paraId="39BC1A28" w14:textId="77777777" w:rsidR="00555047" w:rsidRDefault="002E5D19">
      <w:pPr>
        <w:pStyle w:val="ae"/>
        <w:ind w:firstLine="440"/>
      </w:pPr>
      <w:r>
        <w:t>But would die in name of oak, for his land ready to duel, drain himself to fuel…</w:t>
      </w:r>
    </w:p>
    <w:p w14:paraId="00443146" w14:textId="77777777" w:rsidR="00555047" w:rsidRDefault="002E5D19">
      <w:pPr>
        <w:pStyle w:val="ae"/>
        <w:ind w:firstLine="440"/>
      </w:pPr>
      <w:r>
        <w:t>却愿以橡树之名献身</w:t>
      </w:r>
      <w:r>
        <w:rPr>
          <w:rFonts w:hint="eastAsia"/>
        </w:rPr>
        <w:t>——</w:t>
      </w:r>
      <w:r>
        <w:t>为这片土地，他随时准备对决，倾尽所有，化作燎原之</w:t>
      </w:r>
    </w:p>
    <w:p w14:paraId="5322FB82" w14:textId="77777777" w:rsidR="00555047" w:rsidRDefault="002E5D19">
      <w:pPr>
        <w:pStyle w:val="ae"/>
        <w:ind w:firstLine="440"/>
      </w:pPr>
      <w:r>
        <w:t>火</w:t>
      </w:r>
      <w:r>
        <w:t>……</w:t>
      </w:r>
    </w:p>
    <w:p w14:paraId="00178319" w14:textId="77777777" w:rsidR="00555047" w:rsidRDefault="00555047">
      <w:pPr>
        <w:ind w:firstLine="440"/>
      </w:pPr>
    </w:p>
    <w:p w14:paraId="210D01EB" w14:textId="77777777" w:rsidR="00555047" w:rsidRDefault="002E5D19">
      <w:pPr>
        <w:pStyle w:val="a3"/>
      </w:pPr>
      <w:r>
        <w:t>[</w:t>
      </w:r>
      <w:r>
        <w:rPr>
          <w:rFonts w:hint="eastAsia"/>
        </w:rPr>
        <w:t xml:space="preserve"> </w:t>
      </w:r>
      <w:r>
        <w:t>Arthur</w:t>
      </w:r>
      <w:r>
        <w:t>经过一番心理斗争好不容易握上剑柄，随后完全不费吹灰之力地就把石中剑拔了出来，所有人回头看到这个场面都惊呆了</w:t>
      </w:r>
      <w:r>
        <w:rPr>
          <w:rFonts w:hint="eastAsia"/>
        </w:rPr>
        <w:t xml:space="preserve"> </w:t>
      </w:r>
      <w:r>
        <w:t>]</w:t>
      </w:r>
    </w:p>
    <w:p w14:paraId="0B0F51D1" w14:textId="77777777" w:rsidR="00555047" w:rsidRDefault="00555047">
      <w:pPr>
        <w:ind w:firstLine="440"/>
      </w:pPr>
    </w:p>
    <w:p w14:paraId="65C27DF0" w14:textId="77777777" w:rsidR="00555047" w:rsidRDefault="002E5D19">
      <w:pPr>
        <w:pStyle w:val="ad"/>
        <w:spacing w:after="62"/>
      </w:pPr>
      <w:r>
        <w:rPr>
          <w:rFonts w:hint="eastAsia"/>
        </w:rPr>
        <w:t>Kay</w:t>
      </w:r>
    </w:p>
    <w:p w14:paraId="7166572C" w14:textId="77777777" w:rsidR="00555047" w:rsidRDefault="002E5D19">
      <w:pPr>
        <w:ind w:firstLine="440"/>
      </w:pPr>
      <w:r>
        <w:t>Ar...Arthur???</w:t>
      </w:r>
    </w:p>
    <w:p w14:paraId="7E2B1DE7" w14:textId="77777777" w:rsidR="00555047" w:rsidRDefault="002E5D19">
      <w:pPr>
        <w:ind w:firstLine="440"/>
      </w:pPr>
      <w:r>
        <w:t>……</w:t>
      </w:r>
      <w:r>
        <w:t>亚瑟？？？</w:t>
      </w:r>
    </w:p>
    <w:p w14:paraId="57272EE9" w14:textId="77777777" w:rsidR="00555047" w:rsidRDefault="00555047">
      <w:pPr>
        <w:ind w:firstLine="440"/>
      </w:pPr>
    </w:p>
    <w:p w14:paraId="153F9490" w14:textId="77777777" w:rsidR="00555047" w:rsidRDefault="002E5D19">
      <w:pPr>
        <w:pStyle w:val="ad"/>
        <w:spacing w:after="62"/>
      </w:pPr>
      <w:r>
        <w:rPr>
          <w:rFonts w:hint="eastAsia"/>
        </w:rPr>
        <w:t>The Minstrel</w:t>
      </w:r>
    </w:p>
    <w:p w14:paraId="43330BB7" w14:textId="77777777" w:rsidR="00555047" w:rsidRDefault="002E5D19">
      <w:pPr>
        <w:ind w:firstLine="440"/>
      </w:pPr>
      <w:r>
        <w:t>Arthur...Son of Sir Ector...our great King Arthur the savior!!! All hail King Arthur!!!</w:t>
      </w:r>
    </w:p>
    <w:p w14:paraId="18553630" w14:textId="77777777" w:rsidR="00555047" w:rsidRDefault="002E5D19">
      <w:pPr>
        <w:ind w:firstLine="440"/>
      </w:pPr>
      <w:r>
        <w:t>亚瑟</w:t>
      </w:r>
      <w:r>
        <w:t>……</w:t>
      </w:r>
      <w:r>
        <w:t>埃克托爵士之子</w:t>
      </w:r>
      <w:r>
        <w:t>……</w:t>
      </w:r>
      <w:r>
        <w:t>伟大的救世主亚瑟王！！！亚瑟王万岁！！！</w:t>
      </w:r>
    </w:p>
    <w:p w14:paraId="180C8696" w14:textId="77777777" w:rsidR="00555047" w:rsidRDefault="00555047">
      <w:pPr>
        <w:ind w:firstLine="440"/>
      </w:pPr>
    </w:p>
    <w:p w14:paraId="3393F658" w14:textId="77777777" w:rsidR="00555047" w:rsidRDefault="002E5D19">
      <w:pPr>
        <w:pStyle w:val="a3"/>
      </w:pPr>
      <w:r>
        <w:t>[</w:t>
      </w:r>
      <w:r>
        <w:rPr>
          <w:rFonts w:hint="eastAsia"/>
        </w:rPr>
        <w:t xml:space="preserve"> </w:t>
      </w:r>
      <w:r>
        <w:t>众人陆续从愣怔中醒神，相继高呼着</w:t>
      </w:r>
      <w:r>
        <w:t>King Arthur</w:t>
      </w:r>
      <w:r>
        <w:t>而恭敬地向这个稚气未脱的年轻人行礼，</w:t>
      </w:r>
      <w:r>
        <w:t>Arthur</w:t>
      </w:r>
      <w:r>
        <w:t>不知所措，无助地站在原地</w:t>
      </w:r>
      <w:r>
        <w:rPr>
          <w:rFonts w:hint="eastAsia"/>
        </w:rPr>
        <w:t>——</w:t>
      </w:r>
      <w:r>
        <w:t>甚至没来得及从石头上爬下来</w:t>
      </w:r>
      <w:r>
        <w:rPr>
          <w:rFonts w:hint="eastAsia"/>
        </w:rPr>
        <w:t xml:space="preserve"> </w:t>
      </w:r>
      <w:r>
        <w:t>]</w:t>
      </w:r>
    </w:p>
    <w:p w14:paraId="4E5E5D3E" w14:textId="77777777" w:rsidR="00555047" w:rsidRPr="002E5D19" w:rsidRDefault="002E5D19">
      <w:pPr>
        <w:ind w:firstLineChars="0" w:firstLine="0"/>
        <w:rPr>
          <w:rFonts w:ascii="Consolas" w:hAnsi="Consolas"/>
          <w:b/>
          <w:rPrChange w:id="521" w:author="Liao Kuo" w:date="2026-04-09T15:39:00Z">
            <w:rPr/>
          </w:rPrChange>
        </w:rPr>
        <w:pPrChange w:id="522" w:author="Liao Kuo" w:date="2026-04-09T15:39:00Z">
          <w:pPr>
            <w:ind w:firstLine="442"/>
          </w:pPr>
        </w:pPrChange>
      </w:pPr>
      <w:ins w:id="523" w:author="Liao Kuo" w:date="2026-04-09T15:39:00Z">
        <w:r>
          <w:rPr>
            <w:rFonts w:ascii="Consolas" w:hAnsi="Consolas"/>
            <w:b/>
            <w:color w:val="FFFFFF" w:themeColor="background1"/>
            <w:highlight w:val="red"/>
          </w:rPr>
          <w:t xml:space="preserve">3 6 </w:t>
        </w:r>
        <w:r w:rsidRPr="00385852">
          <w:rPr>
            <w:rFonts w:ascii="Consolas" w:hAnsi="Consolas"/>
            <w:b/>
            <w:color w:val="FFFFFF" w:themeColor="background1"/>
            <w:highlight w:val="red"/>
          </w:rPr>
          <w:t>Off</w:t>
        </w:r>
        <w:r>
          <w:rPr>
            <w:rFonts w:ascii="Consolas" w:hAnsi="Consolas"/>
            <w:b/>
            <w:color w:val="FFFFFF" w:themeColor="background1"/>
            <w:highlight w:val="red"/>
          </w:rPr>
          <w:t>,</w:t>
        </w:r>
        <w:r w:rsidRPr="00385852">
          <w:rPr>
            <w:rFonts w:ascii="Consolas" w:hAnsi="Consolas"/>
            <w:b/>
            <w:highlight w:val="yellow"/>
          </w:rPr>
          <w:t xml:space="preserve"> 1 </w:t>
        </w:r>
        <w:r>
          <w:rPr>
            <w:rFonts w:ascii="Consolas" w:hAnsi="Consolas"/>
            <w:b/>
            <w:highlight w:val="yellow"/>
          </w:rPr>
          <w:t>5</w:t>
        </w:r>
        <w:r w:rsidRPr="00385852">
          <w:rPr>
            <w:rFonts w:ascii="Consolas" w:hAnsi="Consolas"/>
            <w:b/>
            <w:highlight w:val="yellow"/>
          </w:rPr>
          <w:t xml:space="preserve"> Only</w:t>
        </w:r>
      </w:ins>
    </w:p>
    <w:p w14:paraId="152BF41C" w14:textId="77777777" w:rsidR="00555047" w:rsidRDefault="002E5D19">
      <w:pPr>
        <w:pStyle w:val="1"/>
        <w:spacing w:before="156" w:after="156"/>
      </w:pPr>
      <w:bookmarkStart w:id="524" w:name="_Toc25600"/>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4</w:t>
      </w:r>
      <w:r>
        <w:t xml:space="preserve"> </w:t>
      </w:r>
      <w:r>
        <w:rPr>
          <w:rFonts w:hint="eastAsia"/>
        </w:rPr>
        <w:t xml:space="preserve"> </w:t>
      </w:r>
      <w:r>
        <w:t xml:space="preserve">My </w:t>
      </w:r>
      <w:r>
        <w:rPr>
          <w:rFonts w:hint="eastAsia"/>
        </w:rPr>
        <w:t>W</w:t>
      </w:r>
      <w:r>
        <w:t>ay</w:t>
      </w:r>
      <w:bookmarkEnd w:id="524"/>
    </w:p>
    <w:p w14:paraId="52408ED1" w14:textId="0DA9D4A4" w:rsidR="00555047" w:rsidRPr="0086450B" w:rsidRDefault="00BE00EB" w:rsidP="008D4B8D">
      <w:pPr>
        <w:ind w:firstLineChars="0" w:firstLine="0"/>
        <w:rPr>
          <w:ins w:id="525" w:author="Z Richard" w:date="2026-04-23T15:11:00Z" w16du:dateUtc="2026-04-23T07:11:00Z"/>
          <w:rFonts w:ascii="Consolas" w:hAnsi="Consolas"/>
          <w:b/>
          <w:color w:val="215E99" w:themeColor="text2" w:themeTint="BF"/>
          <w:rPrChange w:id="526" w:author="Z Richard" w:date="2026-04-23T15:17:00Z" w16du:dateUtc="2026-04-23T07:17:00Z">
            <w:rPr>
              <w:ins w:id="527" w:author="Z Richard" w:date="2026-04-23T15:11:00Z" w16du:dateUtc="2026-04-23T07:11:00Z"/>
              <w:rFonts w:ascii="Consolas" w:hAnsi="Consolas"/>
              <w:b/>
              <w:highlight w:val="yellow"/>
            </w:rPr>
          </w:rPrChange>
        </w:rPr>
      </w:pPr>
      <w:ins w:id="528" w:author="Z Richard" w:date="2026-04-23T15:11:00Z" w16du:dateUtc="2026-04-23T07:11:00Z">
        <w:r w:rsidRPr="0086450B">
          <w:rPr>
            <w:rFonts w:ascii="Consolas" w:hAnsi="Consolas"/>
            <w:b/>
            <w:color w:val="215E99" w:themeColor="text2" w:themeTint="BF"/>
            <w:rPrChange w:id="529" w:author="Z Richard" w:date="2026-04-23T15:17:00Z" w16du:dateUtc="2026-04-23T07:17:00Z">
              <w:rPr>
                <w:rFonts w:ascii="Consolas" w:hAnsi="Consolas"/>
                <w:b/>
                <w:highlight w:val="yellow"/>
              </w:rPr>
            </w:rPrChange>
          </w:rPr>
          <w:t>Merlin (5)</w:t>
        </w:r>
        <w:r w:rsidRPr="0086450B">
          <w:rPr>
            <w:rFonts w:ascii="Consolas" w:hAnsi="Consolas" w:hint="eastAsia"/>
            <w:b/>
            <w:color w:val="215E99" w:themeColor="text2" w:themeTint="BF"/>
            <w:rPrChange w:id="530" w:author="Z Richard" w:date="2026-04-23T15:17:00Z" w16du:dateUtc="2026-04-23T07:17:00Z">
              <w:rPr>
                <w:rFonts w:ascii="Consolas" w:hAnsi="Consolas" w:hint="eastAsia"/>
                <w:b/>
                <w:highlight w:val="yellow"/>
              </w:rPr>
            </w:rPrChange>
          </w:rPr>
          <w:t>、</w:t>
        </w:r>
        <w:r w:rsidRPr="0086450B">
          <w:rPr>
            <w:rFonts w:ascii="Consolas" w:hAnsi="Consolas"/>
            <w:b/>
            <w:color w:val="215E99" w:themeColor="text2" w:themeTint="BF"/>
            <w:rPrChange w:id="531" w:author="Z Richard" w:date="2026-04-23T15:17:00Z" w16du:dateUtc="2026-04-23T07:17:00Z">
              <w:rPr>
                <w:rFonts w:ascii="Consolas" w:hAnsi="Consolas"/>
                <w:b/>
                <w:highlight w:val="yellow"/>
              </w:rPr>
            </w:rPrChange>
          </w:rPr>
          <w:t xml:space="preserve">Arthur (1) </w:t>
        </w:r>
        <w:r w:rsidRPr="0086450B">
          <w:rPr>
            <w:rFonts w:ascii="Consolas" w:hAnsi="Consolas" w:hint="eastAsia"/>
            <w:b/>
            <w:color w:val="215E99" w:themeColor="text2" w:themeTint="BF"/>
            <w:rPrChange w:id="532" w:author="Z Richard" w:date="2026-04-23T15:17:00Z" w16du:dateUtc="2026-04-23T07:17:00Z">
              <w:rPr>
                <w:rFonts w:ascii="Consolas" w:hAnsi="Consolas" w:hint="eastAsia"/>
                <w:b/>
                <w:highlight w:val="yellow"/>
              </w:rPr>
            </w:rPrChange>
          </w:rPr>
          <w:t>唱</w:t>
        </w:r>
      </w:ins>
    </w:p>
    <w:p w14:paraId="07A618E1" w14:textId="6C56DCF6" w:rsidR="008D4B8D" w:rsidRPr="00EB596D" w:rsidRDefault="00565801">
      <w:pPr>
        <w:ind w:firstLineChars="0" w:firstLine="0"/>
        <w:rPr>
          <w:ins w:id="533" w:author="Z Richard" w:date="2026-04-23T22:49:00Z" w16du:dateUtc="2026-04-23T14:49:00Z"/>
          <w:rFonts w:ascii="Consolas" w:hAnsi="Consolas"/>
          <w:b/>
          <w:rPrChange w:id="534" w:author="Z Richard" w:date="2026-04-23T22:49:00Z" w16du:dateUtc="2026-04-23T14:49:00Z">
            <w:rPr>
              <w:ins w:id="535" w:author="Z Richard" w:date="2026-04-23T22:49:00Z" w16du:dateUtc="2026-04-23T14:49:00Z"/>
              <w:rFonts w:ascii="Consolas" w:hAnsi="Consolas"/>
              <w:b/>
              <w:highlight w:val="yellow"/>
            </w:rPr>
          </w:rPrChange>
        </w:rPr>
      </w:pPr>
      <w:ins w:id="536" w:author="Z Richard" w:date="2026-04-24T02:14:00Z" w16du:dateUtc="2026-04-23T18:14:00Z">
        <w:r>
          <w:rPr>
            <w:rFonts w:ascii="Consolas" w:hAnsi="Consolas" w:hint="eastAsia"/>
            <w:b/>
            <w:highlight w:val="green"/>
          </w:rPr>
          <w:t>伴奏</w:t>
        </w:r>
        <w:r>
          <w:rPr>
            <w:rFonts w:ascii="Consolas" w:hAnsi="Consolas" w:hint="eastAsia"/>
            <w:b/>
            <w:highlight w:val="green"/>
          </w:rPr>
          <w:t>Up</w:t>
        </w:r>
      </w:ins>
      <w:ins w:id="537" w:author="Z Richard" w:date="2026-04-23T22:49:00Z" w16du:dateUtc="2026-04-23T14:49:00Z">
        <w:r w:rsidR="00EB596D" w:rsidRPr="00EB596D">
          <w:rPr>
            <w:rFonts w:ascii="Consolas" w:hAnsi="Consolas"/>
            <w:b/>
            <w:highlight w:val="green"/>
            <w:rPrChange w:id="538" w:author="Z Richard" w:date="2026-04-23T22:49:00Z" w16du:dateUtc="2026-04-23T14:49:00Z">
              <w:rPr>
                <w:rFonts w:ascii="Consolas" w:hAnsi="Consolas"/>
                <w:b/>
              </w:rPr>
            </w:rPrChange>
          </w:rPr>
          <w:t xml:space="preserve"> </w:t>
        </w:r>
      </w:ins>
      <w:ins w:id="539" w:author="Z Richard" w:date="2026-04-24T02:11:00Z" w16du:dateUtc="2026-04-23T18:11:00Z">
        <w:r w:rsidR="00717AA2">
          <w:rPr>
            <w:rFonts w:ascii="Consolas" w:hAnsi="Consolas" w:hint="eastAsia"/>
            <w:b/>
            <w:highlight w:val="green"/>
          </w:rPr>
          <w:t>额外加</w:t>
        </w:r>
      </w:ins>
      <w:ins w:id="540" w:author="Z Richard" w:date="2026-04-23T22:50:00Z" w16du:dateUtc="2026-04-23T14:50:00Z">
        <w:r w:rsidR="00E44F6D">
          <w:rPr>
            <w:rFonts w:ascii="Consolas" w:hAnsi="Consolas" w:hint="eastAsia"/>
            <w:b/>
            <w:highlight w:val="green"/>
          </w:rPr>
          <w:t>1</w:t>
        </w:r>
      </w:ins>
      <w:ins w:id="541" w:author="Z Richard" w:date="2026-04-23T22:49:00Z" w16du:dateUtc="2026-04-23T14:49:00Z">
        <w:r w:rsidR="00EB596D" w:rsidRPr="00EB596D">
          <w:rPr>
            <w:rFonts w:ascii="Consolas" w:hAnsi="Consolas"/>
            <w:b/>
            <w:highlight w:val="green"/>
            <w:rPrChange w:id="542" w:author="Z Richard" w:date="2026-04-23T22:49:00Z" w16du:dateUtc="2026-04-23T14:49:00Z">
              <w:rPr>
                <w:rFonts w:ascii="Consolas" w:hAnsi="Consolas"/>
                <w:b/>
              </w:rPr>
            </w:rPrChange>
          </w:rPr>
          <w:t>-</w:t>
        </w:r>
      </w:ins>
      <w:ins w:id="543" w:author="Z Richard" w:date="2026-04-23T22:50:00Z" w16du:dateUtc="2026-04-23T14:50:00Z">
        <w:r w:rsidR="00E44F6D">
          <w:rPr>
            <w:rFonts w:ascii="Consolas" w:hAnsi="Consolas" w:hint="eastAsia"/>
            <w:b/>
            <w:highlight w:val="green"/>
          </w:rPr>
          <w:t>2</w:t>
        </w:r>
      </w:ins>
      <w:ins w:id="544" w:author="Z Richard" w:date="2026-04-23T22:49:00Z" w16du:dateUtc="2026-04-23T14:49:00Z">
        <w:r w:rsidR="00EB596D" w:rsidRPr="00EB596D">
          <w:rPr>
            <w:rFonts w:ascii="Consolas" w:hAnsi="Consolas"/>
            <w:b/>
            <w:highlight w:val="green"/>
            <w:rPrChange w:id="545" w:author="Z Richard" w:date="2026-04-23T22:49:00Z" w16du:dateUtc="2026-04-23T14:49:00Z">
              <w:rPr>
                <w:rFonts w:ascii="Consolas" w:hAnsi="Consolas"/>
                <w:b/>
              </w:rPr>
            </w:rPrChange>
          </w:rPr>
          <w:t>db</w:t>
        </w:r>
      </w:ins>
    </w:p>
    <w:p w14:paraId="5E1E1C33" w14:textId="77777777" w:rsidR="00EB596D" w:rsidRPr="008D4B8D" w:rsidRDefault="00EB596D">
      <w:pPr>
        <w:ind w:firstLineChars="0" w:firstLine="0"/>
        <w:rPr>
          <w:rFonts w:ascii="Consolas" w:hAnsi="Consolas"/>
          <w:b/>
          <w:highlight w:val="yellow"/>
          <w:rPrChange w:id="546" w:author="Z Richard" w:date="2026-04-23T15:11:00Z" w16du:dateUtc="2026-04-23T07:11:00Z">
            <w:rPr/>
          </w:rPrChange>
        </w:rPr>
        <w:pPrChange w:id="547" w:author="Z Richard" w:date="2026-04-23T15:11:00Z" w16du:dateUtc="2026-04-23T07:11:00Z">
          <w:pPr>
            <w:ind w:firstLine="440"/>
          </w:pPr>
        </w:pPrChange>
      </w:pPr>
    </w:p>
    <w:p w14:paraId="11B3CE0E" w14:textId="77777777" w:rsidR="00555047" w:rsidRDefault="002E5D19">
      <w:pPr>
        <w:pStyle w:val="ad"/>
        <w:spacing w:after="62"/>
      </w:pPr>
      <w:r>
        <w:rPr>
          <w:rFonts w:hint="eastAsia"/>
        </w:rPr>
        <w:t>Arthur</w:t>
      </w:r>
    </w:p>
    <w:p w14:paraId="39F4B8AB" w14:textId="77777777" w:rsidR="00555047" w:rsidRDefault="002E5D19">
      <w:pPr>
        <w:pStyle w:val="ae"/>
        <w:ind w:firstLine="440"/>
      </w:pPr>
      <w:r>
        <w:t>What if I don’t know who I am?</w:t>
      </w:r>
    </w:p>
    <w:p w14:paraId="7C5D39D4" w14:textId="77777777" w:rsidR="00555047" w:rsidRDefault="002E5D19">
      <w:pPr>
        <w:pStyle w:val="ae"/>
        <w:ind w:firstLine="440"/>
      </w:pPr>
      <w:r>
        <w:t>若我连自己是谁都不知晓，该如何是好？</w:t>
      </w:r>
    </w:p>
    <w:p w14:paraId="1F8085AF" w14:textId="77777777" w:rsidR="00555047" w:rsidRDefault="002E5D19">
      <w:pPr>
        <w:pStyle w:val="ae"/>
        <w:ind w:firstLine="440"/>
      </w:pPr>
      <w:r>
        <w:t>What if I mess up my own name?</w:t>
      </w:r>
    </w:p>
    <w:p w14:paraId="2095543B" w14:textId="77777777" w:rsidR="00555047" w:rsidRDefault="002E5D19">
      <w:pPr>
        <w:pStyle w:val="ae"/>
        <w:ind w:firstLine="440"/>
      </w:pPr>
      <w:r>
        <w:t>若我甚至忘却自己的姓名，又该怎么办？</w:t>
      </w:r>
    </w:p>
    <w:p w14:paraId="1BCD241E" w14:textId="77777777" w:rsidR="00555047" w:rsidRDefault="002E5D19">
      <w:pPr>
        <w:pStyle w:val="ae"/>
        <w:ind w:firstLine="440"/>
      </w:pPr>
      <w:r>
        <w:t>Entangled with unexpected fame, the blame, turns to exclaim.</w:t>
      </w:r>
    </w:p>
    <w:p w14:paraId="27EF4DB8" w14:textId="77777777" w:rsidR="00555047" w:rsidRDefault="002E5D19">
      <w:pPr>
        <w:pStyle w:val="ae"/>
        <w:ind w:firstLine="440"/>
      </w:pPr>
      <w:r>
        <w:t>意外卷入这不曾预料的声名，曾经的指责都化作惊叹</w:t>
      </w:r>
    </w:p>
    <w:p w14:paraId="228555E0" w14:textId="77777777" w:rsidR="00555047" w:rsidRDefault="002E5D19">
      <w:pPr>
        <w:pStyle w:val="ae"/>
        <w:ind w:firstLine="440"/>
      </w:pPr>
      <w:r>
        <w:t>The throne stands still calls up a game.</w:t>
      </w:r>
    </w:p>
    <w:p w14:paraId="703C3788" w14:textId="77777777" w:rsidR="00555047" w:rsidRDefault="002E5D19">
      <w:pPr>
        <w:pStyle w:val="ae"/>
        <w:ind w:firstLine="440"/>
      </w:pPr>
      <w:r>
        <w:t>王座静静矗立，召唤一场命运的博弈</w:t>
      </w:r>
    </w:p>
    <w:p w14:paraId="512B4F58" w14:textId="77777777" w:rsidR="00555047" w:rsidRDefault="002E5D19">
      <w:pPr>
        <w:pStyle w:val="ae"/>
        <w:ind w:firstLine="440"/>
      </w:pPr>
      <w:r>
        <w:t>While I at once caught up with flame.</w:t>
      </w:r>
    </w:p>
    <w:p w14:paraId="058FD563" w14:textId="77777777" w:rsidR="00555047" w:rsidRDefault="002E5D19">
      <w:pPr>
        <w:pStyle w:val="ae"/>
        <w:ind w:firstLine="440"/>
      </w:pPr>
      <w:r>
        <w:t>而我骤然被卷入这烈火</w:t>
      </w:r>
    </w:p>
    <w:p w14:paraId="79F9F873" w14:textId="77777777" w:rsidR="00555047" w:rsidRDefault="002E5D19">
      <w:pPr>
        <w:pStyle w:val="ae"/>
        <w:ind w:firstLine="440"/>
      </w:pPr>
      <w:r>
        <w:t>Am I to lamed? Am I to shame?</w:t>
      </w:r>
    </w:p>
    <w:p w14:paraId="05BD4A8B" w14:textId="77777777" w:rsidR="00555047" w:rsidRDefault="002E5D19">
      <w:pPr>
        <w:pStyle w:val="ae"/>
        <w:ind w:firstLine="440"/>
      </w:pPr>
      <w:r>
        <w:t>我是否会一败涂地？蒙受耻辱？</w:t>
      </w:r>
    </w:p>
    <w:p w14:paraId="49E1663A" w14:textId="77777777" w:rsidR="00555047" w:rsidRDefault="002E5D19">
      <w:pPr>
        <w:pStyle w:val="ae"/>
        <w:ind w:firstLine="440"/>
      </w:pPr>
      <w:r>
        <w:t>Am I the sheep to tame?</w:t>
      </w:r>
    </w:p>
    <w:p w14:paraId="671B8D98" w14:textId="77777777" w:rsidR="00555047" w:rsidRDefault="002E5D19">
      <w:pPr>
        <w:pStyle w:val="ae"/>
        <w:ind w:firstLine="440"/>
      </w:pPr>
      <w:r>
        <w:t>我的命运难道如同那待宰羔羊？</w:t>
      </w:r>
    </w:p>
    <w:p w14:paraId="2713E7D9" w14:textId="77777777" w:rsidR="00555047" w:rsidRDefault="00555047">
      <w:pPr>
        <w:ind w:firstLine="440"/>
      </w:pPr>
    </w:p>
    <w:p w14:paraId="41B22B53" w14:textId="77777777" w:rsidR="00555047" w:rsidRDefault="002E5D19">
      <w:pPr>
        <w:pStyle w:val="ad"/>
        <w:spacing w:after="62"/>
      </w:pPr>
      <w:r>
        <w:rPr>
          <w:rFonts w:hint="eastAsia"/>
        </w:rPr>
        <w:t>Merlin</w:t>
      </w:r>
    </w:p>
    <w:p w14:paraId="6B34F188" w14:textId="77777777" w:rsidR="00555047" w:rsidRDefault="002E5D19">
      <w:pPr>
        <w:pStyle w:val="ae"/>
        <w:ind w:firstLine="440"/>
      </w:pPr>
      <w:r>
        <w:t>My child, quick come bow and pray, consecrate to the Saint Grail.</w:t>
      </w:r>
    </w:p>
    <w:p w14:paraId="6922DB33" w14:textId="77777777" w:rsidR="00555047" w:rsidRDefault="002E5D19">
      <w:pPr>
        <w:pStyle w:val="ae"/>
        <w:ind w:firstLine="440"/>
      </w:pPr>
      <w:r>
        <w:t>我的孩子，快屈膝祈祷，向圣杯献上虔诚</w:t>
      </w:r>
    </w:p>
    <w:p w14:paraId="794029D6" w14:textId="77777777" w:rsidR="00555047" w:rsidRDefault="002E5D19">
      <w:pPr>
        <w:pStyle w:val="ae"/>
        <w:ind w:firstLine="440"/>
      </w:pPr>
      <w:r>
        <w:t>From Lord bestowed his grace, evil souls have no place to stay.</w:t>
      </w:r>
    </w:p>
    <w:p w14:paraId="2D91EFAE" w14:textId="77777777" w:rsidR="00555047" w:rsidRDefault="002E5D19">
      <w:pPr>
        <w:pStyle w:val="ae"/>
        <w:ind w:firstLine="440"/>
      </w:pPr>
      <w:r>
        <w:t>主已赐予你恩典，邪恶之魂便无处容身</w:t>
      </w:r>
    </w:p>
    <w:p w14:paraId="52A4A048" w14:textId="77777777" w:rsidR="00555047" w:rsidRDefault="002E5D19">
      <w:pPr>
        <w:pStyle w:val="ae"/>
        <w:ind w:firstLine="440"/>
      </w:pPr>
      <w:r>
        <w:t>Open up, look above, look high, you’re meant to be sacrificed.</w:t>
      </w:r>
    </w:p>
    <w:p w14:paraId="10A5BB3B" w14:textId="77777777" w:rsidR="00555047" w:rsidRDefault="002E5D19">
      <w:pPr>
        <w:pStyle w:val="ae"/>
        <w:ind w:firstLine="440"/>
      </w:pPr>
      <w:r>
        <w:t>敞开心扉，抬头仰望</w:t>
      </w:r>
      <w:r>
        <w:t xml:space="preserve"> </w:t>
      </w:r>
      <w:r>
        <w:rPr>
          <w:rFonts w:hint="eastAsia"/>
        </w:rPr>
        <w:t>——</w:t>
      </w:r>
      <w:r>
        <w:t xml:space="preserve"> </w:t>
      </w:r>
      <w:r>
        <w:t>你注定为这使命而献身</w:t>
      </w:r>
    </w:p>
    <w:p w14:paraId="410C8E71" w14:textId="77777777" w:rsidR="00555047" w:rsidRDefault="002E5D19">
      <w:pPr>
        <w:pStyle w:val="ae"/>
        <w:ind w:firstLine="440"/>
      </w:pPr>
      <w:r>
        <w:t>Burn your soul, save your Camelot, you are to be memorized.</w:t>
      </w:r>
    </w:p>
    <w:p w14:paraId="19C14DE2" w14:textId="77777777" w:rsidR="00555047" w:rsidRDefault="002E5D19">
      <w:pPr>
        <w:pStyle w:val="ae"/>
        <w:ind w:firstLine="440"/>
      </w:pPr>
      <w:r>
        <w:t>燃尽你的灵魂，拯救你的王国，你终将被世人铭记</w:t>
      </w:r>
    </w:p>
    <w:p w14:paraId="27D59FDC" w14:textId="77777777" w:rsidR="00555047" w:rsidRDefault="002E5D19">
      <w:pPr>
        <w:pStyle w:val="ae"/>
        <w:ind w:firstLine="440"/>
      </w:pPr>
      <w:r>
        <w:t>He who with the noblest heart, will one day complete your task.</w:t>
      </w:r>
    </w:p>
    <w:p w14:paraId="49627CB5" w14:textId="77777777" w:rsidR="00555047" w:rsidRDefault="002E5D19">
      <w:pPr>
        <w:pStyle w:val="ae"/>
        <w:ind w:firstLine="440"/>
      </w:pPr>
      <w:r>
        <w:t>终有一天，拥有最崇高心灵之人，会完成你赐下的使命</w:t>
      </w:r>
    </w:p>
    <w:p w14:paraId="62571806" w14:textId="77777777" w:rsidR="00555047" w:rsidRDefault="002E5D19">
      <w:pPr>
        <w:pStyle w:val="ae"/>
        <w:ind w:firstLine="440"/>
      </w:pPr>
      <w:r>
        <w:t>By you, that young man would raise, and the knight you would embrace.</w:t>
      </w:r>
    </w:p>
    <w:p w14:paraId="42418A14" w14:textId="77777777" w:rsidR="00555047" w:rsidRDefault="002E5D19">
      <w:pPr>
        <w:pStyle w:val="ae"/>
        <w:ind w:firstLine="440"/>
      </w:pPr>
      <w:r>
        <w:t>那年轻人将因你之名而崛起，而你也将张开双臂将这骑士紧紧拥抱</w:t>
      </w:r>
    </w:p>
    <w:p w14:paraId="675AEA52" w14:textId="77777777" w:rsidR="00555047" w:rsidRDefault="002E5D19">
      <w:pPr>
        <w:pStyle w:val="ae"/>
        <w:ind w:firstLine="440"/>
      </w:pPr>
      <w:r>
        <w:t>The Grail would help and burns up the mess.</w:t>
      </w:r>
    </w:p>
    <w:p w14:paraId="25DC2974" w14:textId="77777777" w:rsidR="00555047" w:rsidRDefault="002E5D19">
      <w:pPr>
        <w:pStyle w:val="ae"/>
        <w:ind w:firstLine="440"/>
      </w:pPr>
      <w:r>
        <w:t>圣杯会施以援手，燃尽世间混沌</w:t>
      </w:r>
    </w:p>
    <w:p w14:paraId="0A2EFC91" w14:textId="77777777" w:rsidR="00555047" w:rsidRDefault="002E5D19">
      <w:pPr>
        <w:pStyle w:val="ae"/>
        <w:ind w:firstLine="440"/>
      </w:pPr>
      <w:r>
        <w:t>Your land would be flourish and blessed.</w:t>
      </w:r>
    </w:p>
    <w:p w14:paraId="479C0DB5" w14:textId="77777777" w:rsidR="00555047" w:rsidRDefault="002E5D19">
      <w:pPr>
        <w:pStyle w:val="ae"/>
        <w:ind w:firstLine="440"/>
      </w:pPr>
      <w:r>
        <w:t>你的国土终将繁荣昌盛，蒙受庇佑</w:t>
      </w:r>
    </w:p>
    <w:p w14:paraId="48C6BA16" w14:textId="77777777" w:rsidR="00555047" w:rsidRDefault="002E5D19">
      <w:pPr>
        <w:pStyle w:val="ae"/>
        <w:ind w:firstLine="440"/>
      </w:pPr>
      <w:r>
        <w:t>And it will bring…the peace.</w:t>
      </w:r>
    </w:p>
    <w:p w14:paraId="0ADDB5F6" w14:textId="77777777" w:rsidR="00555047" w:rsidRDefault="002E5D19">
      <w:pPr>
        <w:pStyle w:val="ae"/>
        <w:ind w:firstLine="440"/>
      </w:pPr>
      <w:r>
        <w:t>它终将带来</w:t>
      </w:r>
      <w:r>
        <w:t xml:space="preserve">…… </w:t>
      </w:r>
      <w:r>
        <w:t>和平</w:t>
      </w:r>
    </w:p>
    <w:p w14:paraId="769A5B48" w14:textId="77777777" w:rsidR="00555047" w:rsidRPr="002E5D19" w:rsidRDefault="002E5D19">
      <w:pPr>
        <w:ind w:firstLineChars="0" w:firstLine="0"/>
        <w:rPr>
          <w:rFonts w:ascii="Consolas" w:hAnsi="Consolas"/>
          <w:b/>
          <w:rPrChange w:id="548" w:author="Liao Kuo" w:date="2026-04-09T15:40:00Z">
            <w:rPr/>
          </w:rPrChange>
        </w:rPr>
        <w:pPrChange w:id="549" w:author="Liao Kuo" w:date="2026-04-09T15:40:00Z">
          <w:pPr>
            <w:ind w:firstLine="442"/>
          </w:pPr>
        </w:pPrChange>
      </w:pPr>
      <w:ins w:id="550" w:author="Liao Kuo" w:date="2026-04-09T15:40:00Z">
        <w:r w:rsidRPr="00385852">
          <w:rPr>
            <w:rFonts w:ascii="Consolas" w:hAnsi="Consolas"/>
            <w:b/>
            <w:color w:val="FFFFFF" w:themeColor="background1"/>
            <w:highlight w:val="red"/>
          </w:rPr>
          <w:t>5 Off</w:t>
        </w:r>
        <w:r>
          <w:rPr>
            <w:rFonts w:ascii="Consolas" w:hAnsi="Consolas"/>
            <w:b/>
            <w:color w:val="FFFFFF" w:themeColor="background1"/>
            <w:highlight w:val="red"/>
          </w:rPr>
          <w:t>,</w:t>
        </w:r>
        <w:r w:rsidRPr="00385852">
          <w:rPr>
            <w:rFonts w:ascii="Consolas" w:hAnsi="Consolas"/>
            <w:b/>
            <w:highlight w:val="yellow"/>
          </w:rPr>
          <w:t xml:space="preserve"> 1 Only</w:t>
        </w:r>
      </w:ins>
    </w:p>
    <w:p w14:paraId="1AACCCD9" w14:textId="77777777" w:rsidR="00555047" w:rsidRDefault="002E5D19">
      <w:pPr>
        <w:pStyle w:val="ad"/>
        <w:spacing w:after="62"/>
      </w:pPr>
      <w:r>
        <w:rPr>
          <w:rFonts w:hint="eastAsia"/>
        </w:rPr>
        <w:t>Arthur</w:t>
      </w:r>
    </w:p>
    <w:p w14:paraId="723B65B0" w14:textId="77777777" w:rsidR="00555047" w:rsidRDefault="002E5D19">
      <w:pPr>
        <w:pStyle w:val="ae"/>
        <w:ind w:firstLine="440"/>
      </w:pPr>
      <w:r>
        <w:t>Well though my faith goes on to sway</w:t>
      </w:r>
    </w:p>
    <w:p w14:paraId="6BB90E5D" w14:textId="79A5620F" w:rsidR="00555047" w:rsidDel="00F028D7" w:rsidRDefault="002E5D19">
      <w:pPr>
        <w:pStyle w:val="ae"/>
        <w:ind w:firstLine="440"/>
        <w:rPr>
          <w:del w:id="551" w:author="Z Richard" w:date="2026-04-23T22:50:00Z" w16du:dateUtc="2026-04-23T14:50:00Z"/>
        </w:rPr>
        <w:sectPr w:rsidR="00555047" w:rsidDel="00F028D7">
          <w:footerReference w:type="default" r:id="rId10"/>
          <w:type w:val="continuous"/>
          <w:pgSz w:w="11900" w:h="16840"/>
          <w:pgMar w:top="1440" w:right="1800" w:bottom="1440" w:left="1800" w:header="851" w:footer="992" w:gutter="0"/>
          <w:pgNumType w:start="1"/>
          <w:cols w:space="425"/>
          <w:docGrid w:type="lines" w:linePitch="312"/>
        </w:sectPr>
      </w:pPr>
      <w:r>
        <w:lastRenderedPageBreak/>
        <w:t>尽管我的信念仍在摇摆不定</w:t>
      </w:r>
    </w:p>
    <w:p w14:paraId="39598968" w14:textId="77777777" w:rsidR="00F028D7" w:rsidRDefault="00F028D7">
      <w:pPr>
        <w:pStyle w:val="ae"/>
        <w:ind w:firstLine="440"/>
        <w:rPr>
          <w:ins w:id="552" w:author="Z Richard" w:date="2026-04-23T22:50:00Z" w16du:dateUtc="2026-04-23T14:50:00Z"/>
        </w:rPr>
      </w:pPr>
    </w:p>
    <w:p w14:paraId="356908B0" w14:textId="73951528" w:rsidR="00555047" w:rsidRDefault="002E5D19">
      <w:pPr>
        <w:pStyle w:val="ae"/>
        <w:ind w:firstLine="440"/>
      </w:pPr>
      <w:r>
        <w:t>I must set on and take the weigh</w:t>
      </w:r>
    </w:p>
    <w:p w14:paraId="197F0801" w14:textId="77777777" w:rsidR="00555047" w:rsidRDefault="002E5D19">
      <w:pPr>
        <w:pStyle w:val="ae"/>
        <w:ind w:firstLine="440"/>
      </w:pPr>
      <w:r>
        <w:t>但我必须踏上征程，扛起这份责任</w:t>
      </w:r>
    </w:p>
    <w:p w14:paraId="3962CD74" w14:textId="77777777" w:rsidR="00555047" w:rsidRDefault="002E5D19">
      <w:pPr>
        <w:pStyle w:val="ae"/>
        <w:ind w:firstLine="440"/>
      </w:pPr>
      <w:r>
        <w:t>To rescue my land from decay</w:t>
      </w:r>
    </w:p>
    <w:p w14:paraId="1E70B2BC" w14:textId="77777777" w:rsidR="00555047" w:rsidRDefault="002E5D19">
      <w:pPr>
        <w:pStyle w:val="ae"/>
        <w:ind w:firstLine="440"/>
      </w:pPr>
      <w:r>
        <w:t>从衰败中拯救我的国土</w:t>
      </w:r>
      <w:r>
        <w:t xml:space="preserve"> </w:t>
      </w:r>
      <w:r>
        <w:rPr>
          <w:rFonts w:hint="eastAsia"/>
        </w:rPr>
        <w:t>——</w:t>
      </w:r>
    </w:p>
    <w:p w14:paraId="648596BC" w14:textId="77777777" w:rsidR="00555047" w:rsidRDefault="002E5D19">
      <w:pPr>
        <w:pStyle w:val="ae"/>
        <w:ind w:firstLine="440"/>
      </w:pPr>
      <w:r>
        <w:t>My way…my way…</w:t>
      </w:r>
    </w:p>
    <w:p w14:paraId="73F48C3A" w14:textId="77777777" w:rsidR="00555047" w:rsidRDefault="002E5D19">
      <w:pPr>
        <w:pStyle w:val="ae"/>
        <w:ind w:firstLine="440"/>
      </w:pPr>
      <w:r>
        <w:t>这便是</w:t>
      </w:r>
      <w:r>
        <w:t>……</w:t>
      </w:r>
      <w:r>
        <w:t>我的前路</w:t>
      </w:r>
      <w:r>
        <w:t>……</w:t>
      </w:r>
    </w:p>
    <w:p w14:paraId="07B4766C" w14:textId="77777777" w:rsidR="00555047" w:rsidRDefault="00555047">
      <w:pPr>
        <w:ind w:firstLine="440"/>
      </w:pPr>
    </w:p>
    <w:p w14:paraId="312FCFB2" w14:textId="77777777" w:rsidR="00555047" w:rsidRDefault="002E5D19">
      <w:pPr>
        <w:pStyle w:val="1"/>
        <w:spacing w:before="156" w:after="156"/>
      </w:pPr>
      <w:bookmarkStart w:id="553" w:name="_Toc14877"/>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5</w:t>
      </w:r>
      <w:r>
        <w:rPr>
          <w:rFonts w:hint="eastAsia"/>
        </w:rPr>
        <w:t xml:space="preserve">  </w:t>
      </w:r>
      <w:r>
        <w:t xml:space="preserve">Oh </w:t>
      </w:r>
      <w:r>
        <w:rPr>
          <w:rFonts w:hint="eastAsia"/>
        </w:rPr>
        <w:t>M</w:t>
      </w:r>
      <w:r>
        <w:t xml:space="preserve">y </w:t>
      </w:r>
      <w:r>
        <w:rPr>
          <w:rFonts w:hint="eastAsia"/>
        </w:rPr>
        <w:t>P</w:t>
      </w:r>
      <w:r>
        <w:t>rincess</w:t>
      </w:r>
      <w:bookmarkEnd w:id="553"/>
    </w:p>
    <w:p w14:paraId="6FB04E40" w14:textId="72149F50" w:rsidR="003E1CEF" w:rsidRPr="00170DCF" w:rsidRDefault="00A56017">
      <w:pPr>
        <w:ind w:firstLineChars="0" w:firstLine="0"/>
        <w:rPr>
          <w:ins w:id="554" w:author="Z Richard" w:date="2026-04-23T15:17:00Z" w16du:dateUtc="2026-04-23T07:17:00Z"/>
          <w:rFonts w:ascii="Consolas" w:hAnsi="Consolas"/>
          <w:b/>
          <w:color w:val="215E99" w:themeColor="text2" w:themeTint="BF"/>
          <w:rPrChange w:id="555" w:author="Z Richard" w:date="2026-04-23T15:34:00Z" w16du:dateUtc="2026-04-23T07:34:00Z">
            <w:rPr>
              <w:ins w:id="556" w:author="Z Richard" w:date="2026-04-23T15:17:00Z" w16du:dateUtc="2026-04-23T07:17:00Z"/>
              <w:rFonts w:ascii="Consolas" w:hAnsi="Consolas"/>
              <w:b/>
              <w:color w:val="000000" w:themeColor="text1"/>
              <w:highlight w:val="green"/>
            </w:rPr>
          </w:rPrChange>
        </w:rPr>
      </w:pPr>
      <w:ins w:id="557" w:author="Z Richard" w:date="2026-04-23T15:36:00Z" w16du:dateUtc="2026-04-23T07:36:00Z">
        <w:r>
          <w:rPr>
            <w:rFonts w:ascii="Consolas" w:hAnsi="Consolas" w:hint="eastAsia"/>
            <w:b/>
            <w:color w:val="215E99" w:themeColor="text2" w:themeTint="BF"/>
          </w:rPr>
          <w:t>Guinevere</w:t>
        </w:r>
        <w:r w:rsidR="001B5D19">
          <w:rPr>
            <w:rFonts w:ascii="Consolas" w:hAnsi="Consolas" w:hint="eastAsia"/>
            <w:b/>
            <w:color w:val="215E99" w:themeColor="text2" w:themeTint="BF"/>
          </w:rPr>
          <w:t xml:space="preserve"> (2)</w:t>
        </w:r>
        <w:r>
          <w:rPr>
            <w:rFonts w:ascii="Consolas" w:hAnsi="Consolas" w:hint="eastAsia"/>
            <w:b/>
            <w:color w:val="215E99" w:themeColor="text2" w:themeTint="BF"/>
          </w:rPr>
          <w:t>、</w:t>
        </w:r>
      </w:ins>
      <w:ins w:id="558" w:author="Z Richard" w:date="2026-04-23T15:34:00Z" w16du:dateUtc="2026-04-23T07:34:00Z">
        <w:r w:rsidR="003E23E5" w:rsidRPr="00170DCF">
          <w:rPr>
            <w:rFonts w:ascii="Consolas" w:hAnsi="Consolas"/>
            <w:b/>
            <w:color w:val="215E99" w:themeColor="text2" w:themeTint="BF"/>
            <w:rPrChange w:id="559" w:author="Z Richard" w:date="2026-04-23T15:34:00Z" w16du:dateUtc="2026-04-23T07:34:00Z">
              <w:rPr>
                <w:rFonts w:ascii="Consolas" w:hAnsi="Consolas"/>
                <w:b/>
                <w:color w:val="000000" w:themeColor="text1"/>
                <w:highlight w:val="green"/>
              </w:rPr>
            </w:rPrChange>
          </w:rPr>
          <w:t xml:space="preserve">Chorus </w:t>
        </w:r>
      </w:ins>
      <w:ins w:id="560" w:author="Z Richard" w:date="2026-04-23T15:42:00Z" w16du:dateUtc="2026-04-23T07:42:00Z">
        <w:r w:rsidR="00707CEC">
          <w:rPr>
            <w:rFonts w:ascii="Consolas" w:hAnsi="Consolas" w:hint="eastAsia"/>
            <w:b/>
            <w:color w:val="215E99" w:themeColor="text2" w:themeTint="BF"/>
          </w:rPr>
          <w:t>A</w:t>
        </w:r>
      </w:ins>
      <w:ins w:id="561" w:author="Z Richard" w:date="2026-04-23T15:34:00Z" w16du:dateUtc="2026-04-23T07:34:00Z">
        <w:r w:rsidR="003E23E5" w:rsidRPr="00170DCF">
          <w:rPr>
            <w:rFonts w:ascii="Consolas" w:hAnsi="Consolas"/>
            <w:b/>
            <w:color w:val="215E99" w:themeColor="text2" w:themeTint="BF"/>
            <w:rPrChange w:id="562" w:author="Z Richard" w:date="2026-04-23T15:34:00Z" w16du:dateUtc="2026-04-23T07:34:00Z">
              <w:rPr>
                <w:rFonts w:ascii="Consolas" w:hAnsi="Consolas"/>
                <w:b/>
                <w:color w:val="000000" w:themeColor="text1"/>
                <w:highlight w:val="green"/>
              </w:rPr>
            </w:rPrChange>
          </w:rPr>
          <w:t xml:space="preserve"> (7-10)</w:t>
        </w:r>
        <w:r w:rsidR="00F01F15" w:rsidRPr="00170DCF">
          <w:rPr>
            <w:rFonts w:ascii="Consolas" w:hAnsi="Consolas"/>
            <w:b/>
            <w:color w:val="215E99" w:themeColor="text2" w:themeTint="BF"/>
            <w:rPrChange w:id="563" w:author="Z Richard" w:date="2026-04-23T15:34:00Z" w16du:dateUtc="2026-04-23T07:34:00Z">
              <w:rPr>
                <w:rFonts w:ascii="Consolas" w:hAnsi="Consolas"/>
                <w:b/>
                <w:color w:val="000000" w:themeColor="text1"/>
                <w:highlight w:val="green"/>
              </w:rPr>
            </w:rPrChange>
          </w:rPr>
          <w:t xml:space="preserve"> </w:t>
        </w:r>
        <w:r w:rsidR="003E23E5" w:rsidRPr="00170DCF">
          <w:rPr>
            <w:rFonts w:ascii="Consolas" w:hAnsi="Consolas" w:hint="eastAsia"/>
            <w:b/>
            <w:color w:val="215E99" w:themeColor="text2" w:themeTint="BF"/>
            <w:rPrChange w:id="564" w:author="Z Richard" w:date="2026-04-23T15:34:00Z" w16du:dateUtc="2026-04-23T07:34:00Z">
              <w:rPr>
                <w:rFonts w:ascii="Consolas" w:hAnsi="Consolas" w:hint="eastAsia"/>
                <w:b/>
                <w:color w:val="000000" w:themeColor="text1"/>
                <w:highlight w:val="green"/>
              </w:rPr>
            </w:rPrChange>
          </w:rPr>
          <w:t>唱</w:t>
        </w:r>
      </w:ins>
      <w:ins w:id="565" w:author="Z Richard" w:date="2026-04-23T15:35:00Z" w16du:dateUtc="2026-04-23T07:35:00Z">
        <w:r w:rsidR="00174E24">
          <w:rPr>
            <w:rFonts w:ascii="Consolas" w:hAnsi="Consolas" w:hint="eastAsia"/>
            <w:b/>
            <w:color w:val="215E99" w:themeColor="text2" w:themeTint="BF"/>
          </w:rPr>
          <w:t xml:space="preserve"> </w:t>
        </w:r>
      </w:ins>
      <w:ins w:id="566" w:author="Z Richard" w:date="2026-04-23T15:34:00Z" w16du:dateUtc="2026-04-23T07:34:00Z">
        <w:r w:rsidR="00332EDC">
          <w:rPr>
            <w:rFonts w:ascii="Consolas" w:hAnsi="Consolas" w:hint="eastAsia"/>
            <w:b/>
            <w:color w:val="215E99" w:themeColor="text2" w:themeTint="BF"/>
          </w:rPr>
          <w:t>(</w:t>
        </w:r>
      </w:ins>
      <w:ins w:id="567" w:author="Z Richard" w:date="2026-04-23T15:36:00Z" w16du:dateUtc="2026-04-23T07:36:00Z">
        <w:r w:rsidR="00B15921">
          <w:rPr>
            <w:rFonts w:ascii="Consolas" w:hAnsi="Consolas" w:hint="eastAsia"/>
            <w:b/>
            <w:color w:val="215E99" w:themeColor="text2" w:themeTint="BF"/>
          </w:rPr>
          <w:t>Chorus</w:t>
        </w:r>
      </w:ins>
      <w:ins w:id="568" w:author="Z Richard" w:date="2026-04-23T15:43:00Z" w16du:dateUtc="2026-04-23T07:43:00Z">
        <w:r w:rsidR="00EE1E24">
          <w:rPr>
            <w:rFonts w:ascii="Consolas" w:hAnsi="Consolas" w:hint="eastAsia"/>
            <w:b/>
            <w:color w:val="215E99" w:themeColor="text2" w:themeTint="BF"/>
          </w:rPr>
          <w:t xml:space="preserve"> A</w:t>
        </w:r>
      </w:ins>
      <w:ins w:id="569" w:author="Z Richard" w:date="2026-04-23T15:36:00Z" w16du:dateUtc="2026-04-23T07:36:00Z">
        <w:r w:rsidR="00B15921">
          <w:rPr>
            <w:rFonts w:ascii="Consolas" w:hAnsi="Consolas" w:hint="eastAsia"/>
            <w:b/>
            <w:color w:val="215E99" w:themeColor="text2" w:themeTint="BF"/>
          </w:rPr>
          <w:t>有</w:t>
        </w:r>
      </w:ins>
      <w:ins w:id="570" w:author="Z Richard" w:date="2026-04-23T15:38:00Z" w16du:dateUtc="2026-04-23T07:38:00Z">
        <w:r w:rsidR="00CD3447">
          <w:rPr>
            <w:rFonts w:ascii="Consolas" w:hAnsi="Consolas" w:hint="eastAsia"/>
            <w:b/>
            <w:color w:val="215E99" w:themeColor="text2" w:themeTint="BF"/>
          </w:rPr>
          <w:t>独唱与</w:t>
        </w:r>
      </w:ins>
      <w:ins w:id="571" w:author="Z Richard" w:date="2026-04-23T15:36:00Z" w16du:dateUtc="2026-04-23T07:36:00Z">
        <w:r w:rsidR="00B15921">
          <w:rPr>
            <w:rFonts w:ascii="Consolas" w:hAnsi="Consolas" w:hint="eastAsia"/>
            <w:b/>
            <w:color w:val="215E99" w:themeColor="text2" w:themeTint="BF"/>
          </w:rPr>
          <w:t>合唱</w:t>
        </w:r>
      </w:ins>
      <w:ins w:id="572" w:author="Z Richard" w:date="2026-04-23T15:34:00Z" w16du:dateUtc="2026-04-23T07:34:00Z">
        <w:r w:rsidR="00332EDC">
          <w:rPr>
            <w:rFonts w:ascii="Consolas" w:hAnsi="Consolas" w:hint="eastAsia"/>
            <w:b/>
            <w:color w:val="215E99" w:themeColor="text2" w:themeTint="BF"/>
          </w:rPr>
          <w:t>)</w:t>
        </w:r>
      </w:ins>
    </w:p>
    <w:p w14:paraId="78973BCB" w14:textId="364B5FB1" w:rsidR="0033570F" w:rsidRPr="0033570F" w:rsidRDefault="0033570F">
      <w:pPr>
        <w:ind w:firstLineChars="0" w:firstLine="0"/>
        <w:rPr>
          <w:ins w:id="573" w:author="Z Richard" w:date="2026-04-23T15:17:00Z" w16du:dateUtc="2026-04-23T07:17:00Z"/>
          <w:rFonts w:ascii="Consolas" w:hAnsi="Consolas"/>
          <w:b/>
          <w:rPrChange w:id="574" w:author="Z Richard" w:date="2026-04-23T22:50:00Z" w16du:dateUtc="2026-04-23T14:50:00Z">
            <w:rPr>
              <w:ins w:id="575" w:author="Z Richard" w:date="2026-04-23T15:17:00Z" w16du:dateUtc="2026-04-23T07:17:00Z"/>
              <w:rFonts w:ascii="Consolas" w:hAnsi="Consolas"/>
              <w:b/>
              <w:color w:val="000000" w:themeColor="text1"/>
              <w:highlight w:val="green"/>
            </w:rPr>
          </w:rPrChange>
        </w:rPr>
      </w:pPr>
      <w:ins w:id="576" w:author="Z Richard" w:date="2026-04-23T22:50:00Z" w16du:dateUtc="2026-04-23T14:50:00Z">
        <w:r>
          <w:rPr>
            <w:rFonts w:ascii="Consolas" w:hAnsi="Consolas" w:hint="eastAsia"/>
            <w:b/>
            <w:highlight w:val="green"/>
          </w:rPr>
          <w:t>伴奏</w:t>
        </w:r>
        <w:r w:rsidRPr="00256991">
          <w:rPr>
            <w:rFonts w:ascii="Consolas" w:hAnsi="Consolas" w:hint="eastAsia"/>
            <w:b/>
            <w:highlight w:val="green"/>
          </w:rPr>
          <w:t xml:space="preserve"> </w:t>
        </w:r>
        <w:r w:rsidRPr="00256991">
          <w:rPr>
            <w:rFonts w:ascii="Consolas" w:hAnsi="Consolas" w:hint="eastAsia"/>
            <w:b/>
            <w:highlight w:val="green"/>
          </w:rPr>
          <w:t>降</w:t>
        </w:r>
        <w:r w:rsidRPr="00256991">
          <w:rPr>
            <w:rFonts w:ascii="Consolas" w:hAnsi="Consolas"/>
            <w:b/>
            <w:highlight w:val="green"/>
            <w:rPrChange w:id="577" w:author="Z Richard" w:date="2026-04-23T22:51:00Z" w16du:dateUtc="2026-04-23T14:51:00Z">
              <w:rPr>
                <w:rFonts w:ascii="Consolas" w:hAnsi="Consolas"/>
                <w:b/>
              </w:rPr>
            </w:rPrChange>
          </w:rPr>
          <w:t xml:space="preserve">1-2db </w:t>
        </w:r>
        <w:r w:rsidRPr="00256991">
          <w:rPr>
            <w:rFonts w:ascii="Consolas" w:hAnsi="Consolas" w:hint="eastAsia"/>
            <w:b/>
            <w:highlight w:val="green"/>
          </w:rPr>
          <w:t>至</w:t>
        </w:r>
      </w:ins>
      <w:ins w:id="578" w:author="Z Richard" w:date="2026-04-23T22:51:00Z" w16du:dateUtc="2026-04-23T14:51:00Z">
        <w:r w:rsidRPr="00256991">
          <w:rPr>
            <w:rFonts w:ascii="Consolas" w:hAnsi="Consolas" w:hint="eastAsia"/>
            <w:b/>
            <w:highlight w:val="green"/>
          </w:rPr>
          <w:t>正常</w:t>
        </w:r>
        <w:r w:rsidRPr="00256991">
          <w:rPr>
            <w:rFonts w:ascii="Consolas" w:hAnsi="Consolas"/>
            <w:b/>
            <w:highlight w:val="green"/>
            <w:rPrChange w:id="579" w:author="Z Richard" w:date="2026-04-23T22:51:00Z" w16du:dateUtc="2026-04-23T14:51:00Z">
              <w:rPr>
                <w:rFonts w:ascii="Consolas" w:hAnsi="Consolas"/>
                <w:b/>
              </w:rPr>
            </w:rPrChange>
          </w:rPr>
          <w:t xml:space="preserve"> Up</w:t>
        </w:r>
      </w:ins>
    </w:p>
    <w:p w14:paraId="123FBDED" w14:textId="06BEF13C" w:rsidR="00555047" w:rsidRPr="002E5D19" w:rsidRDefault="002E5D19">
      <w:pPr>
        <w:ind w:firstLineChars="0" w:firstLine="0"/>
        <w:rPr>
          <w:rFonts w:ascii="Consolas" w:hAnsi="Consolas"/>
          <w:b/>
          <w:color w:val="000000" w:themeColor="text1"/>
          <w:rPrChange w:id="580" w:author="Liao Kuo" w:date="2026-04-09T15:41:00Z">
            <w:rPr/>
          </w:rPrChange>
        </w:rPr>
        <w:pPrChange w:id="581" w:author="Liao Kuo" w:date="2026-04-09T15:41:00Z">
          <w:pPr>
            <w:ind w:firstLine="442"/>
          </w:pPr>
        </w:pPrChange>
      </w:pPr>
      <w:ins w:id="582" w:author="Liao Kuo" w:date="2026-04-09T15:40:00Z">
        <w:r w:rsidRPr="002E5D19">
          <w:rPr>
            <w:rFonts w:ascii="Consolas" w:hAnsi="Consolas"/>
            <w:b/>
            <w:color w:val="000000" w:themeColor="text1"/>
            <w:highlight w:val="green"/>
            <w:rPrChange w:id="583" w:author="Liao Kuo" w:date="2026-04-09T15:40:00Z">
              <w:rPr>
                <w:rFonts w:ascii="Consolas" w:hAnsi="Consolas"/>
                <w:b/>
                <w:highlight w:val="yellow"/>
              </w:rPr>
            </w:rPrChange>
          </w:rPr>
          <w:t>7-10 On</w:t>
        </w:r>
      </w:ins>
    </w:p>
    <w:p w14:paraId="3265F3E8" w14:textId="77777777" w:rsidR="00555047" w:rsidRDefault="002E5D19">
      <w:pPr>
        <w:pStyle w:val="ad"/>
        <w:spacing w:after="62"/>
      </w:pPr>
      <w:r>
        <w:rPr>
          <w:rFonts w:hint="eastAsia"/>
        </w:rPr>
        <w:t>Elaine</w:t>
      </w:r>
      <w:ins w:id="584" w:author="Liao Kuo" w:date="2026-04-09T15:41:00Z">
        <w:r w:rsidR="00C97083">
          <w:t xml:space="preserve"> 9</w:t>
        </w:r>
      </w:ins>
    </w:p>
    <w:p w14:paraId="0C4AD7B6" w14:textId="77777777" w:rsidR="00555047" w:rsidRDefault="002E5D19">
      <w:pPr>
        <w:ind w:firstLine="440"/>
      </w:pPr>
      <w:r>
        <w:t xml:space="preserve">Have you heard? The Lord is selecting </w:t>
      </w:r>
      <w:r>
        <w:rPr>
          <w:rFonts w:hint="eastAsia"/>
        </w:rPr>
        <w:t xml:space="preserve">a </w:t>
      </w:r>
      <w:r>
        <w:t xml:space="preserve">husband for Princess Guinevere! Who do you think </w:t>
      </w:r>
      <w:r>
        <w:rPr>
          <w:rFonts w:hint="eastAsia"/>
        </w:rPr>
        <w:t>it will</w:t>
      </w:r>
      <w:r>
        <w:t xml:space="preserve"> be?</w:t>
      </w:r>
    </w:p>
    <w:p w14:paraId="2E421F16" w14:textId="77777777" w:rsidR="00555047" w:rsidRDefault="002E5D19">
      <w:pPr>
        <w:ind w:firstLine="440"/>
      </w:pPr>
      <w:r>
        <w:t>听说了吗！领主要为桂妮薇儿小姐选夫了！你们觉得谁会成为她的夫君？</w:t>
      </w:r>
    </w:p>
    <w:p w14:paraId="39AF4AC9" w14:textId="77777777" w:rsidR="00555047" w:rsidRDefault="00555047">
      <w:pPr>
        <w:ind w:firstLine="440"/>
      </w:pPr>
    </w:p>
    <w:p w14:paraId="14D4D8EA" w14:textId="77777777" w:rsidR="00555047" w:rsidRDefault="002E5D19">
      <w:pPr>
        <w:pStyle w:val="ad"/>
        <w:spacing w:after="62"/>
      </w:pPr>
      <w:r>
        <w:rPr>
          <w:rFonts w:hint="eastAsia"/>
        </w:rPr>
        <w:t>Agnes</w:t>
      </w:r>
      <w:ins w:id="585" w:author="Liao Kuo" w:date="2026-04-09T15:41:00Z">
        <w:r w:rsidR="00C97083">
          <w:t xml:space="preserve"> 7</w:t>
        </w:r>
      </w:ins>
    </w:p>
    <w:p w14:paraId="44923EF5" w14:textId="77777777" w:rsidR="00555047" w:rsidRDefault="002E5D19">
      <w:pPr>
        <w:pStyle w:val="ae"/>
        <w:ind w:firstLine="440"/>
      </w:pPr>
      <w:r>
        <w:t>Hush, Elaine, mind the words you say.</w:t>
      </w:r>
    </w:p>
    <w:p w14:paraId="39860E74" w14:textId="77777777" w:rsidR="00555047" w:rsidRDefault="002E5D19">
      <w:pPr>
        <w:pStyle w:val="ae"/>
        <w:ind w:firstLine="440"/>
      </w:pPr>
      <w:r>
        <w:t>安静，伊莲，说话注意分寸</w:t>
      </w:r>
    </w:p>
    <w:p w14:paraId="66E53C9F" w14:textId="77777777" w:rsidR="00555047" w:rsidRDefault="002E5D19">
      <w:pPr>
        <w:pStyle w:val="ae"/>
        <w:ind w:firstLine="440"/>
      </w:pPr>
      <w:r>
        <w:t>Who to love is command to obey.</w:t>
      </w:r>
    </w:p>
    <w:p w14:paraId="0353A0B8" w14:textId="77777777" w:rsidR="00555047" w:rsidRDefault="002E5D19">
      <w:pPr>
        <w:pStyle w:val="ae"/>
        <w:ind w:firstLine="440"/>
      </w:pPr>
      <w:r>
        <w:t>小姐该爱谁，得听凭主上的旨意</w:t>
      </w:r>
    </w:p>
    <w:p w14:paraId="3A49571C" w14:textId="77777777" w:rsidR="00555047" w:rsidRDefault="00555047">
      <w:pPr>
        <w:ind w:firstLine="440"/>
      </w:pPr>
    </w:p>
    <w:p w14:paraId="2A9FA3B8" w14:textId="77777777" w:rsidR="00555047" w:rsidRDefault="002E5D19">
      <w:pPr>
        <w:pStyle w:val="ad"/>
        <w:spacing w:after="62"/>
      </w:pPr>
      <w:r>
        <w:rPr>
          <w:rFonts w:hint="eastAsia"/>
        </w:rPr>
        <w:t>Isolde</w:t>
      </w:r>
      <w:ins w:id="586" w:author="Liao Kuo" w:date="2026-04-09T15:41:00Z">
        <w:r w:rsidR="00C97083">
          <w:t xml:space="preserve"> 10</w:t>
        </w:r>
      </w:ins>
    </w:p>
    <w:p w14:paraId="49588C74" w14:textId="77777777" w:rsidR="00555047" w:rsidRDefault="002E5D19">
      <w:pPr>
        <w:pStyle w:val="ae"/>
        <w:ind w:firstLine="440"/>
      </w:pPr>
      <w:r>
        <w:t>Who to chase, upon which to wait, yet come what may.</w:t>
      </w:r>
    </w:p>
    <w:p w14:paraId="65112A56" w14:textId="77777777" w:rsidR="00555047" w:rsidRDefault="002E5D19">
      <w:pPr>
        <w:pStyle w:val="ae"/>
        <w:ind w:firstLine="440"/>
      </w:pPr>
      <w:r>
        <w:t>该追谁、该等谁，终究是天意难违</w:t>
      </w:r>
    </w:p>
    <w:p w14:paraId="5E920A2B" w14:textId="77777777" w:rsidR="00555047" w:rsidRDefault="00555047">
      <w:pPr>
        <w:ind w:firstLine="440"/>
      </w:pPr>
    </w:p>
    <w:p w14:paraId="239D072A" w14:textId="77777777" w:rsidR="00555047" w:rsidRDefault="002E5D19">
      <w:pPr>
        <w:pStyle w:val="ad"/>
        <w:spacing w:after="62"/>
      </w:pPr>
      <w:r>
        <w:rPr>
          <w:rFonts w:hint="eastAsia"/>
        </w:rPr>
        <w:t>Elaine</w:t>
      </w:r>
      <w:ins w:id="587" w:author="Liao Kuo" w:date="2026-04-09T15:41:00Z">
        <w:r w:rsidR="00C97083">
          <w:t xml:space="preserve"> 9</w:t>
        </w:r>
      </w:ins>
    </w:p>
    <w:p w14:paraId="5A288D2E" w14:textId="77777777" w:rsidR="00555047" w:rsidRDefault="002E5D19">
      <w:pPr>
        <w:pStyle w:val="ae"/>
        <w:ind w:firstLine="440"/>
      </w:pPr>
      <w:r>
        <w:t>Could it be, that she meets the King?</w:t>
      </w:r>
    </w:p>
    <w:p w14:paraId="60BCFD05" w14:textId="77777777" w:rsidR="00555047" w:rsidRDefault="002E5D19">
      <w:pPr>
        <w:pStyle w:val="ae"/>
        <w:ind w:firstLine="440"/>
      </w:pPr>
      <w:r>
        <w:t>有没有可能</w:t>
      </w:r>
      <w:r>
        <w:t xml:space="preserve">…… </w:t>
      </w:r>
      <w:r>
        <w:t>她会嫁给国王？</w:t>
      </w:r>
    </w:p>
    <w:p w14:paraId="4D438474" w14:textId="77777777" w:rsidR="00555047" w:rsidRDefault="002E5D19">
      <w:pPr>
        <w:pStyle w:val="ae"/>
        <w:ind w:firstLine="440"/>
      </w:pPr>
      <w:r>
        <w:t>To the throne, maybe perfect to cling!</w:t>
      </w:r>
    </w:p>
    <w:p w14:paraId="323D359A" w14:textId="77777777" w:rsidR="00555047" w:rsidRDefault="002E5D19">
      <w:pPr>
        <w:pStyle w:val="ae"/>
        <w:ind w:firstLine="440"/>
      </w:pPr>
      <w:r>
        <w:t>若她能登上王后之位，这是多好一门亲事！</w:t>
      </w:r>
    </w:p>
    <w:p w14:paraId="713E1827" w14:textId="77777777" w:rsidR="00555047" w:rsidRDefault="00555047">
      <w:pPr>
        <w:ind w:firstLine="440"/>
      </w:pPr>
    </w:p>
    <w:p w14:paraId="76318DBF" w14:textId="77777777" w:rsidR="00555047" w:rsidRDefault="002E5D19">
      <w:pPr>
        <w:pStyle w:val="ad"/>
        <w:spacing w:after="62"/>
      </w:pPr>
      <w:r>
        <w:rPr>
          <w:rFonts w:hint="eastAsia"/>
        </w:rPr>
        <w:t>Brigid</w:t>
      </w:r>
      <w:ins w:id="588" w:author="Liao Kuo" w:date="2026-04-09T15:41:00Z">
        <w:r w:rsidR="00C97083">
          <w:t xml:space="preserve"> 8</w:t>
        </w:r>
      </w:ins>
    </w:p>
    <w:p w14:paraId="6617C2B5" w14:textId="77777777" w:rsidR="00555047" w:rsidRDefault="002E5D19">
      <w:pPr>
        <w:pStyle w:val="ae"/>
        <w:ind w:firstLine="440"/>
      </w:pPr>
      <w:r>
        <w:t>Who is it to touch her heartstrings, is not the thing.</w:t>
      </w:r>
    </w:p>
    <w:p w14:paraId="3895905E" w14:textId="77777777" w:rsidR="00555047" w:rsidRDefault="002E5D19">
      <w:pPr>
        <w:pStyle w:val="ae"/>
        <w:ind w:firstLine="440"/>
      </w:pPr>
      <w:r>
        <w:t>谁能拨动她的心弦根本不重要</w:t>
      </w:r>
    </w:p>
    <w:p w14:paraId="5CD02E3A" w14:textId="77777777" w:rsidR="00555047" w:rsidRDefault="002E5D19">
      <w:pPr>
        <w:pStyle w:val="ae"/>
        <w:ind w:firstLine="440"/>
      </w:pPr>
      <w:r>
        <w:t>Just wait for the ring.</w:t>
      </w:r>
    </w:p>
    <w:p w14:paraId="398A5D3C" w14:textId="77777777" w:rsidR="00555047" w:rsidRDefault="002E5D19">
      <w:pPr>
        <w:pStyle w:val="ae"/>
        <w:ind w:firstLine="440"/>
      </w:pPr>
      <w:r>
        <w:t>等着戴上婚戒即可</w:t>
      </w:r>
    </w:p>
    <w:p w14:paraId="0C278B6F" w14:textId="77777777" w:rsidR="00555047" w:rsidRDefault="00555047">
      <w:pPr>
        <w:ind w:firstLine="440"/>
      </w:pPr>
    </w:p>
    <w:p w14:paraId="641CE37C" w14:textId="77777777" w:rsidR="00555047" w:rsidRDefault="002E5D19">
      <w:pPr>
        <w:pStyle w:val="ad"/>
        <w:spacing w:after="62"/>
      </w:pPr>
      <w:r>
        <w:rPr>
          <w:rFonts w:hint="eastAsia"/>
        </w:rPr>
        <w:t>Chorus</w:t>
      </w:r>
      <w:r>
        <w:rPr>
          <w:rFonts w:hint="eastAsia"/>
        </w:rPr>
        <w:t>【</w:t>
      </w:r>
      <w:r>
        <w:rPr>
          <w:rFonts w:hint="eastAsia"/>
        </w:rPr>
        <w:t>A</w:t>
      </w:r>
      <w:r>
        <w:rPr>
          <w:rFonts w:hint="eastAsia"/>
        </w:rPr>
        <w:t>】</w:t>
      </w:r>
    </w:p>
    <w:p w14:paraId="434FF4CC" w14:textId="77777777" w:rsidR="00555047" w:rsidRDefault="002E5D19">
      <w:pPr>
        <w:pStyle w:val="ae"/>
        <w:ind w:firstLine="440"/>
      </w:pPr>
      <w:r>
        <w:t>Kiss the man your father treats.</w:t>
      </w:r>
    </w:p>
    <w:p w14:paraId="6D6F0D66" w14:textId="77777777" w:rsidR="00555047" w:rsidRDefault="002E5D19">
      <w:pPr>
        <w:pStyle w:val="ae"/>
        <w:ind w:firstLine="440"/>
      </w:pPr>
      <w:r>
        <w:t>亲吻父亲盛情款待之人</w:t>
      </w:r>
    </w:p>
    <w:p w14:paraId="5861F358" w14:textId="77777777" w:rsidR="00555047" w:rsidRDefault="002E5D19">
      <w:pPr>
        <w:pStyle w:val="ae"/>
        <w:ind w:firstLine="440"/>
      </w:pPr>
      <w:r>
        <w:t>Do just as his wish.</w:t>
      </w:r>
    </w:p>
    <w:p w14:paraId="40C16962" w14:textId="77777777" w:rsidR="00555047" w:rsidRDefault="002E5D19">
      <w:pPr>
        <w:pStyle w:val="ae"/>
        <w:ind w:firstLine="440"/>
      </w:pPr>
      <w:r>
        <w:t>一举一动都按他的旨意</w:t>
      </w:r>
    </w:p>
    <w:p w14:paraId="56F4BC73" w14:textId="77777777" w:rsidR="00555047" w:rsidRDefault="002E5D19">
      <w:pPr>
        <w:pStyle w:val="ae"/>
        <w:ind w:firstLine="440"/>
      </w:pPr>
      <w:r>
        <w:t>Make him happy with your tears.</w:t>
      </w:r>
    </w:p>
    <w:p w14:paraId="05EE7E8B" w14:textId="77777777" w:rsidR="00555047" w:rsidRDefault="002E5D19">
      <w:pPr>
        <w:pStyle w:val="ae"/>
        <w:ind w:firstLine="440"/>
      </w:pPr>
      <w:r>
        <w:t>用你的泪水换得他的欢心</w:t>
      </w:r>
    </w:p>
    <w:p w14:paraId="29794A27" w14:textId="77777777" w:rsidR="00555047" w:rsidRDefault="002E5D19">
      <w:pPr>
        <w:pStyle w:val="ae"/>
        <w:ind w:firstLine="440"/>
      </w:pPr>
      <w:r>
        <w:t>Your mission to complete.</w:t>
      </w:r>
    </w:p>
    <w:p w14:paraId="2D1E81BA" w14:textId="77777777" w:rsidR="00555047" w:rsidRDefault="002E5D19">
      <w:pPr>
        <w:pStyle w:val="ae"/>
        <w:ind w:firstLine="440"/>
      </w:pPr>
      <w:r>
        <w:t>这便是你必须完成的使命</w:t>
      </w:r>
    </w:p>
    <w:p w14:paraId="066381F5" w14:textId="77777777" w:rsidR="00555047" w:rsidRDefault="00C97083">
      <w:pPr>
        <w:ind w:firstLineChars="0" w:firstLine="0"/>
        <w:pPrChange w:id="589" w:author="Liao Kuo" w:date="2026-04-09T15:41:00Z">
          <w:pPr>
            <w:ind w:firstLine="442"/>
          </w:pPr>
        </w:pPrChange>
      </w:pPr>
      <w:ins w:id="590" w:author="Liao Kuo" w:date="2026-04-09T15:41:00Z">
        <w:r>
          <w:rPr>
            <w:rFonts w:ascii="Consolas" w:hAnsi="Consolas"/>
            <w:b/>
            <w:color w:val="000000" w:themeColor="text1"/>
            <w:highlight w:val="green"/>
          </w:rPr>
          <w:t>2</w:t>
        </w:r>
        <w:r w:rsidRPr="00385852">
          <w:rPr>
            <w:rFonts w:ascii="Consolas" w:hAnsi="Consolas"/>
            <w:b/>
            <w:color w:val="000000" w:themeColor="text1"/>
            <w:highlight w:val="green"/>
          </w:rPr>
          <w:t xml:space="preserve"> On</w:t>
        </w:r>
      </w:ins>
    </w:p>
    <w:p w14:paraId="327D4F20" w14:textId="77777777" w:rsidR="00555047" w:rsidRDefault="002E5D19">
      <w:pPr>
        <w:ind w:firstLine="440"/>
      </w:pPr>
      <w:r>
        <w:rPr>
          <w:rFonts w:hint="eastAsia"/>
        </w:rPr>
        <w:br w:type="page"/>
      </w:r>
    </w:p>
    <w:p w14:paraId="0C513E2B" w14:textId="77777777" w:rsidR="00555047" w:rsidRDefault="002E5D19">
      <w:pPr>
        <w:pStyle w:val="ad"/>
        <w:spacing w:after="62"/>
      </w:pPr>
      <w:r>
        <w:rPr>
          <w:rFonts w:hint="eastAsia"/>
        </w:rPr>
        <w:lastRenderedPageBreak/>
        <w:t>Guinevere</w:t>
      </w:r>
    </w:p>
    <w:p w14:paraId="23CAAC4C" w14:textId="77777777" w:rsidR="00555047" w:rsidRDefault="002E5D19">
      <w:pPr>
        <w:pStyle w:val="ae"/>
        <w:ind w:firstLine="440"/>
      </w:pPr>
      <w:r>
        <w:t>Hear the talk of my man to be</w:t>
      </w:r>
    </w:p>
    <w:p w14:paraId="3140ADB0" w14:textId="77777777" w:rsidR="00555047" w:rsidRDefault="002E5D19">
      <w:pPr>
        <w:pStyle w:val="ae"/>
        <w:ind w:firstLine="440"/>
      </w:pPr>
      <w:r>
        <w:t>听着人们议论我未来的夫君</w:t>
      </w:r>
    </w:p>
    <w:p w14:paraId="1953F6C2" w14:textId="77777777" w:rsidR="00555047" w:rsidRDefault="002E5D19">
      <w:pPr>
        <w:pStyle w:val="ae"/>
        <w:ind w:firstLine="440"/>
      </w:pPr>
      <w:r>
        <w:t>Hear the argues far to appease</w:t>
      </w:r>
    </w:p>
    <w:p w14:paraId="452E1E55" w14:textId="77777777" w:rsidR="00555047" w:rsidRDefault="002E5D19">
      <w:pPr>
        <w:pStyle w:val="ae"/>
        <w:ind w:firstLine="440"/>
      </w:pPr>
      <w:r>
        <w:t>听着他们无休无止的争论</w:t>
      </w:r>
    </w:p>
    <w:p w14:paraId="154E8304" w14:textId="77777777" w:rsidR="00555047" w:rsidRDefault="002E5D19">
      <w:pPr>
        <w:pStyle w:val="ae"/>
        <w:ind w:firstLine="440"/>
      </w:pPr>
      <w:r>
        <w:t>Guinevere, good commodity, for benefit.</w:t>
      </w:r>
    </w:p>
    <w:p w14:paraId="0004E5A8" w14:textId="77777777" w:rsidR="00555047" w:rsidRDefault="002E5D19">
      <w:pPr>
        <w:pStyle w:val="ae"/>
        <w:ind w:firstLine="440"/>
      </w:pPr>
      <w:r>
        <w:t>桂妮薇儿，多好的筹码，只为交换更好的利益</w:t>
      </w:r>
    </w:p>
    <w:p w14:paraId="56EB1028" w14:textId="77777777" w:rsidR="00555047" w:rsidRDefault="002E5D19">
      <w:pPr>
        <w:pStyle w:val="ae"/>
        <w:ind w:firstLine="440"/>
      </w:pPr>
      <w:r>
        <w:t>Is it true that my life’s destined just to meet what is so expected.</w:t>
      </w:r>
    </w:p>
    <w:p w14:paraId="12D7BC3B" w14:textId="77777777" w:rsidR="00555047" w:rsidRDefault="002E5D19">
      <w:pPr>
        <w:pStyle w:val="ae"/>
        <w:ind w:firstLine="440"/>
      </w:pPr>
      <w:r>
        <w:t>难道我的人生注定只为满足别人的期许</w:t>
      </w:r>
    </w:p>
    <w:p w14:paraId="795CE1C5" w14:textId="77777777" w:rsidR="00555047" w:rsidRDefault="002E5D19">
      <w:pPr>
        <w:pStyle w:val="ae"/>
        <w:ind w:firstLine="440"/>
      </w:pPr>
      <w:r>
        <w:t xml:space="preserve">Complimented for my submit, then to be </w:t>
      </w:r>
      <w:proofErr w:type="spellStart"/>
      <w:r>
        <w:t>wed‘ed</w:t>
      </w:r>
      <w:proofErr w:type="spellEnd"/>
      <w:r>
        <w:t>, then heirs are bred.</w:t>
      </w:r>
    </w:p>
    <w:p w14:paraId="7B4E4790" w14:textId="77777777" w:rsidR="00555047" w:rsidRDefault="002E5D19">
      <w:pPr>
        <w:pStyle w:val="ae"/>
        <w:ind w:firstLine="440"/>
      </w:pPr>
      <w:r>
        <w:t>因顺从而被称赞，嫁为人妇，生儿育女</w:t>
      </w:r>
    </w:p>
    <w:p w14:paraId="051C490A" w14:textId="77777777" w:rsidR="00555047" w:rsidRDefault="00555047">
      <w:pPr>
        <w:ind w:firstLine="440"/>
      </w:pPr>
    </w:p>
    <w:p w14:paraId="292AC380" w14:textId="77777777" w:rsidR="00555047" w:rsidRDefault="002E5D19">
      <w:pPr>
        <w:pStyle w:val="ad"/>
        <w:spacing w:after="62"/>
      </w:pPr>
      <w:r>
        <w:rPr>
          <w:rFonts w:hint="eastAsia"/>
        </w:rPr>
        <w:t>Chorus</w:t>
      </w:r>
      <w:r>
        <w:rPr>
          <w:rFonts w:hint="eastAsia"/>
        </w:rPr>
        <w:t>【</w:t>
      </w:r>
      <w:r>
        <w:rPr>
          <w:rFonts w:hint="eastAsia"/>
        </w:rPr>
        <w:t>A</w:t>
      </w:r>
      <w:r>
        <w:rPr>
          <w:rFonts w:hint="eastAsia"/>
        </w:rPr>
        <w:t>】</w:t>
      </w:r>
    </w:p>
    <w:p w14:paraId="689AC82F" w14:textId="77777777" w:rsidR="00555047" w:rsidRDefault="002E5D19">
      <w:pPr>
        <w:pStyle w:val="ae"/>
        <w:ind w:firstLine="440"/>
      </w:pPr>
      <w:r>
        <w:t>Oh my princess, now get dressed</w:t>
      </w:r>
    </w:p>
    <w:p w14:paraId="14FEA63E" w14:textId="77777777" w:rsidR="00555047" w:rsidRDefault="002E5D19">
      <w:pPr>
        <w:pStyle w:val="ae"/>
        <w:ind w:firstLine="440"/>
      </w:pPr>
      <w:r>
        <w:t>我的公主，快快梳妆打扮</w:t>
      </w:r>
    </w:p>
    <w:p w14:paraId="083C52F9" w14:textId="77777777" w:rsidR="00555047" w:rsidRDefault="00555047">
      <w:pPr>
        <w:ind w:firstLine="440"/>
      </w:pPr>
    </w:p>
    <w:p w14:paraId="0D47C1A6" w14:textId="77777777" w:rsidR="00555047" w:rsidRDefault="002E5D19">
      <w:pPr>
        <w:pStyle w:val="ad"/>
        <w:spacing w:after="62"/>
      </w:pPr>
      <w:r>
        <w:rPr>
          <w:rFonts w:hint="eastAsia"/>
        </w:rPr>
        <w:t>Guinevere</w:t>
      </w:r>
    </w:p>
    <w:p w14:paraId="14DCB0B5" w14:textId="77777777" w:rsidR="00555047" w:rsidRDefault="002E5D19">
      <w:pPr>
        <w:pStyle w:val="ae"/>
        <w:ind w:firstLine="440"/>
      </w:pPr>
      <w:r>
        <w:t>How can I be seen?</w:t>
      </w:r>
    </w:p>
    <w:p w14:paraId="7173DA74" w14:textId="77777777" w:rsidR="00555047" w:rsidRDefault="002E5D19">
      <w:pPr>
        <w:pStyle w:val="ae"/>
        <w:ind w:firstLine="440"/>
      </w:pPr>
      <w:r>
        <w:t>我要如何才能被看见？</w:t>
      </w:r>
    </w:p>
    <w:p w14:paraId="04909805" w14:textId="77777777" w:rsidR="00555047" w:rsidRDefault="00555047">
      <w:pPr>
        <w:ind w:firstLine="440"/>
      </w:pPr>
    </w:p>
    <w:p w14:paraId="3A249F4E" w14:textId="77777777" w:rsidR="00555047" w:rsidRDefault="002E5D19">
      <w:pPr>
        <w:pStyle w:val="ad"/>
        <w:spacing w:after="62"/>
      </w:pPr>
      <w:r>
        <w:rPr>
          <w:rFonts w:hint="eastAsia"/>
        </w:rPr>
        <w:t>Chorus</w:t>
      </w:r>
      <w:r>
        <w:rPr>
          <w:rFonts w:hint="eastAsia"/>
        </w:rPr>
        <w:t>【</w:t>
      </w:r>
      <w:r>
        <w:rPr>
          <w:rFonts w:hint="eastAsia"/>
        </w:rPr>
        <w:t>A</w:t>
      </w:r>
      <w:r>
        <w:rPr>
          <w:rFonts w:hint="eastAsia"/>
        </w:rPr>
        <w:t>】</w:t>
      </w:r>
    </w:p>
    <w:p w14:paraId="2A00429D" w14:textId="77777777" w:rsidR="00555047" w:rsidRDefault="002E5D19">
      <w:pPr>
        <w:pStyle w:val="ae"/>
        <w:ind w:firstLine="440"/>
      </w:pPr>
      <w:r>
        <w:t>Thought of selfish to confess.</w:t>
      </w:r>
    </w:p>
    <w:p w14:paraId="67083B41" w14:textId="77777777" w:rsidR="00555047" w:rsidRDefault="002E5D19">
      <w:pPr>
        <w:pStyle w:val="ae"/>
        <w:ind w:firstLine="440"/>
      </w:pPr>
      <w:r>
        <w:t>心中有可耻私欲就该忏悔</w:t>
      </w:r>
    </w:p>
    <w:p w14:paraId="41D60B9F" w14:textId="77777777" w:rsidR="00555047" w:rsidRDefault="00555047">
      <w:pPr>
        <w:ind w:firstLine="440"/>
      </w:pPr>
    </w:p>
    <w:p w14:paraId="4B88B8E3" w14:textId="77777777" w:rsidR="00555047" w:rsidRDefault="002E5D19">
      <w:pPr>
        <w:pStyle w:val="ad"/>
        <w:spacing w:after="62"/>
      </w:pPr>
      <w:r>
        <w:rPr>
          <w:rFonts w:hint="eastAsia"/>
        </w:rPr>
        <w:t>Guinevere</w:t>
      </w:r>
    </w:p>
    <w:p w14:paraId="5729CC68" w14:textId="77777777" w:rsidR="00555047" w:rsidRDefault="002E5D19">
      <w:pPr>
        <w:pStyle w:val="ae"/>
        <w:ind w:firstLine="440"/>
      </w:pPr>
      <w:r>
        <w:t>The authentic side of me.</w:t>
      </w:r>
    </w:p>
    <w:p w14:paraId="799399DA" w14:textId="77777777" w:rsidR="00555047" w:rsidRDefault="002E5D19">
      <w:pPr>
        <w:pStyle w:val="ae"/>
        <w:ind w:firstLine="440"/>
      </w:pPr>
      <w:r>
        <w:t>被看见最真实的自我</w:t>
      </w:r>
    </w:p>
    <w:p w14:paraId="2E824BDD" w14:textId="77777777" w:rsidR="00555047" w:rsidRDefault="00555047">
      <w:pPr>
        <w:ind w:firstLine="440"/>
      </w:pPr>
    </w:p>
    <w:p w14:paraId="57A526F0" w14:textId="77777777" w:rsidR="00555047" w:rsidRDefault="002E5D19">
      <w:pPr>
        <w:pStyle w:val="ad"/>
        <w:spacing w:after="62"/>
      </w:pPr>
      <w:r>
        <w:rPr>
          <w:rFonts w:hint="eastAsia"/>
        </w:rPr>
        <w:t>Chorus</w:t>
      </w:r>
      <w:r>
        <w:rPr>
          <w:rFonts w:hint="eastAsia"/>
        </w:rPr>
        <w:t>【</w:t>
      </w:r>
      <w:r>
        <w:rPr>
          <w:rFonts w:hint="eastAsia"/>
        </w:rPr>
        <w:t>A</w:t>
      </w:r>
      <w:r>
        <w:rPr>
          <w:rFonts w:hint="eastAsia"/>
        </w:rPr>
        <w:t>】</w:t>
      </w:r>
    </w:p>
    <w:p w14:paraId="75D3B43A" w14:textId="77777777" w:rsidR="00555047" w:rsidRDefault="002E5D19">
      <w:pPr>
        <w:pStyle w:val="ae"/>
        <w:ind w:firstLine="440"/>
      </w:pPr>
      <w:r>
        <w:t>Oh my princess, now get dressed</w:t>
      </w:r>
    </w:p>
    <w:p w14:paraId="55B61C9D" w14:textId="77777777" w:rsidR="00555047" w:rsidRDefault="002E5D19">
      <w:pPr>
        <w:pStyle w:val="ae"/>
        <w:ind w:firstLine="440"/>
      </w:pPr>
      <w:r>
        <w:t>我的公主，快快梳妆打扮</w:t>
      </w:r>
    </w:p>
    <w:p w14:paraId="4674A381" w14:textId="77777777" w:rsidR="00555047" w:rsidRDefault="002E5D19">
      <w:pPr>
        <w:pStyle w:val="ae"/>
        <w:ind w:firstLine="440"/>
      </w:pPr>
      <w:r>
        <w:t>Take the caress, take the bless.</w:t>
      </w:r>
    </w:p>
    <w:p w14:paraId="03B157FF" w14:textId="77777777" w:rsidR="00555047" w:rsidRDefault="002E5D19">
      <w:pPr>
        <w:pStyle w:val="ae"/>
        <w:ind w:firstLine="440"/>
      </w:pPr>
      <w:r>
        <w:t>承受爱抚，接受赐福</w:t>
      </w:r>
    </w:p>
    <w:p w14:paraId="458973BB" w14:textId="77777777" w:rsidR="00555047" w:rsidRDefault="002E5D19">
      <w:pPr>
        <w:pStyle w:val="ae"/>
        <w:ind w:firstLine="440"/>
      </w:pPr>
      <w:r>
        <w:t>There your master prays for heirs.</w:t>
      </w:r>
    </w:p>
    <w:p w14:paraId="45299936" w14:textId="77777777" w:rsidR="00555047" w:rsidRDefault="002E5D19">
      <w:pPr>
        <w:pStyle w:val="ae"/>
        <w:ind w:firstLine="440"/>
      </w:pPr>
      <w:r>
        <w:t>你的主人正期盼子孙兴旺</w:t>
      </w:r>
    </w:p>
    <w:p w14:paraId="67E78302" w14:textId="77777777" w:rsidR="00555047" w:rsidRDefault="002E5D19">
      <w:pPr>
        <w:pStyle w:val="ae"/>
        <w:ind w:firstLine="440"/>
      </w:pPr>
      <w:r>
        <w:t>Just do as what is said.</w:t>
      </w:r>
    </w:p>
    <w:p w14:paraId="3799CE20" w14:textId="77777777" w:rsidR="00555047" w:rsidRDefault="002E5D19">
      <w:pPr>
        <w:pStyle w:val="ae"/>
        <w:ind w:firstLine="440"/>
      </w:pPr>
      <w:r>
        <w:t>乖乖听命行事就好</w:t>
      </w:r>
    </w:p>
    <w:p w14:paraId="228578C5" w14:textId="77777777" w:rsidR="00555047" w:rsidRDefault="00555047">
      <w:pPr>
        <w:ind w:firstLine="440"/>
      </w:pPr>
    </w:p>
    <w:p w14:paraId="7576DA8E" w14:textId="77777777" w:rsidR="00555047" w:rsidRDefault="002E5D19">
      <w:pPr>
        <w:pStyle w:val="ad"/>
        <w:spacing w:after="62"/>
      </w:pPr>
      <w:r>
        <w:rPr>
          <w:rFonts w:hint="eastAsia"/>
        </w:rPr>
        <w:t>Guinevere</w:t>
      </w:r>
    </w:p>
    <w:p w14:paraId="6BAB743E" w14:textId="77777777" w:rsidR="00555047" w:rsidRDefault="002E5D19">
      <w:pPr>
        <w:pStyle w:val="ae"/>
        <w:ind w:firstLine="440"/>
      </w:pPr>
      <w:r>
        <w:t>Must I do what is said?</w:t>
      </w:r>
    </w:p>
    <w:p w14:paraId="2B9755B4" w14:textId="77777777" w:rsidR="00555047" w:rsidRDefault="002E5D19">
      <w:pPr>
        <w:pStyle w:val="ae"/>
        <w:ind w:firstLine="440"/>
        <w:rPr>
          <w:ins w:id="591" w:author="Liao Kuo" w:date="2026-04-09T15:41:00Z"/>
        </w:rPr>
      </w:pPr>
      <w:r>
        <w:t>我只能听命行事吗？</w:t>
      </w:r>
    </w:p>
    <w:p w14:paraId="67BF9283" w14:textId="6917885F" w:rsidR="00C97083" w:rsidRPr="00C97083" w:rsidRDefault="00C97083">
      <w:pPr>
        <w:pStyle w:val="ae"/>
        <w:ind w:firstLineChars="0" w:firstLine="0"/>
        <w:pPrChange w:id="592" w:author="Liao Kuo" w:date="2026-04-09T15:41:00Z">
          <w:pPr>
            <w:pStyle w:val="ae"/>
            <w:ind w:firstLine="442"/>
          </w:pPr>
        </w:pPrChange>
      </w:pPr>
      <w:ins w:id="593" w:author="Liao Kuo" w:date="2026-04-09T15:41:00Z">
        <w:r w:rsidRPr="00C97083">
          <w:rPr>
            <w:rFonts w:ascii="Consolas" w:hAnsi="Consolas"/>
            <w:b/>
            <w:color w:val="FFFFFF" w:themeColor="background1"/>
            <w:highlight w:val="red"/>
            <w:rPrChange w:id="594" w:author="Liao Kuo" w:date="2026-04-09T15:42:00Z">
              <w:rPr>
                <w:rFonts w:ascii="Consolas" w:hAnsi="Consolas"/>
                <w:b/>
                <w:color w:val="000000" w:themeColor="text1"/>
                <w:highlight w:val="green"/>
              </w:rPr>
            </w:rPrChange>
          </w:rPr>
          <w:t>2 7 8 9 10 Off</w:t>
        </w:r>
      </w:ins>
      <w:ins w:id="595" w:author="Z Richard" w:date="2026-04-23T15:51:00Z" w16du:dateUtc="2026-04-23T07:51:00Z">
        <w:r w:rsidR="005E126B">
          <w:rPr>
            <w:rFonts w:ascii="Consolas" w:hAnsi="Consolas" w:hint="eastAsia"/>
            <w:b/>
            <w:color w:val="FFFFFF" w:themeColor="background1"/>
            <w:highlight w:val="red"/>
          </w:rPr>
          <w:t xml:space="preserve">, </w:t>
        </w:r>
      </w:ins>
      <w:ins w:id="596"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597" w:author="Z Richard" w:date="2026-04-23T15:51:00Z" w16du:dateUtc="2026-04-23T07:51:00Z">
        <w:r w:rsidR="005E126B">
          <w:rPr>
            <w:rFonts w:ascii="Consolas" w:hAnsi="Consolas" w:hint="eastAsia"/>
            <w:b/>
            <w:color w:val="FFFFFF" w:themeColor="background1"/>
            <w:highlight w:val="red"/>
          </w:rPr>
          <w:t>Down</w:t>
        </w:r>
      </w:ins>
      <w:ins w:id="598" w:author="Liao Kuo" w:date="2026-04-09T15:42:00Z">
        <w:r>
          <w:rPr>
            <w:rFonts w:ascii="Consolas" w:hAnsi="Consolas"/>
            <w:b/>
            <w:color w:val="FFFFFF" w:themeColor="background1"/>
            <w:highlight w:val="red"/>
          </w:rPr>
          <w:t>,</w:t>
        </w:r>
        <w:r w:rsidRPr="00D036E5">
          <w:rPr>
            <w:rFonts w:ascii="Consolas" w:hAnsi="Consolas"/>
            <w:b/>
            <w:color w:val="FFFFFF" w:themeColor="background1"/>
            <w:highlight w:val="green"/>
            <w:rPrChange w:id="599" w:author="Z Richard" w:date="2026-04-23T16:32:00Z" w16du:dateUtc="2026-04-23T08:32:00Z">
              <w:rPr>
                <w:rFonts w:ascii="Consolas" w:hAnsi="Consolas"/>
                <w:b/>
                <w:color w:val="FFFFFF" w:themeColor="background1"/>
                <w:highlight w:val="red"/>
              </w:rPr>
            </w:rPrChange>
          </w:rPr>
          <w:t xml:space="preserve"> </w:t>
        </w:r>
        <w:r w:rsidRPr="00C97083">
          <w:rPr>
            <w:rFonts w:ascii="Consolas" w:hAnsi="Consolas"/>
            <w:b/>
            <w:highlight w:val="green"/>
            <w:rPrChange w:id="600" w:author="Liao Kuo" w:date="2026-04-09T15:42:00Z">
              <w:rPr>
                <w:rFonts w:ascii="Consolas" w:hAnsi="Consolas"/>
                <w:b/>
                <w:color w:val="FFFFFF" w:themeColor="background1"/>
                <w:highlight w:val="red"/>
              </w:rPr>
            </w:rPrChange>
          </w:rPr>
          <w:t>1 3 On</w:t>
        </w:r>
      </w:ins>
    </w:p>
    <w:p w14:paraId="3B64874D" w14:textId="77777777" w:rsidR="00555047" w:rsidRDefault="002E5D19">
      <w:pPr>
        <w:pStyle w:val="1"/>
        <w:spacing w:before="156" w:after="156"/>
      </w:pPr>
      <w:bookmarkStart w:id="601" w:name="_Toc9129"/>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6</w:t>
      </w:r>
      <w:r>
        <w:t xml:space="preserve"> </w:t>
      </w:r>
      <w:r>
        <w:rPr>
          <w:rFonts w:hint="eastAsia"/>
        </w:rPr>
        <w:t xml:space="preserve"> </w:t>
      </w:r>
      <w:r>
        <w:t xml:space="preserve">The </w:t>
      </w:r>
      <w:r>
        <w:rPr>
          <w:rFonts w:hint="eastAsia"/>
        </w:rPr>
        <w:t>E</w:t>
      </w:r>
      <w:r>
        <w:t>ncounter</w:t>
      </w:r>
      <w:bookmarkEnd w:id="601"/>
    </w:p>
    <w:p w14:paraId="1AA77B67" w14:textId="43E81591" w:rsidR="00555047" w:rsidRDefault="002455F9" w:rsidP="00A00C76">
      <w:pPr>
        <w:ind w:firstLineChars="0" w:firstLine="0"/>
        <w:rPr>
          <w:ins w:id="602" w:author="Z Richard" w:date="2026-04-23T15:38:00Z" w16du:dateUtc="2026-04-23T07:38:00Z"/>
        </w:rPr>
      </w:pPr>
      <w:ins w:id="603" w:author="Z Richard" w:date="2026-04-23T15:39:00Z" w16du:dateUtc="2026-04-23T07:39:00Z">
        <w:r w:rsidRPr="0043183D">
          <w:rPr>
            <w:rFonts w:ascii="Consolas" w:hAnsi="Consolas" w:hint="eastAsia"/>
            <w:b/>
            <w:color w:val="215E99" w:themeColor="text2" w:themeTint="BF"/>
          </w:rPr>
          <w:t>台词戏，涉及演员</w:t>
        </w:r>
        <w:r w:rsidRPr="0043183D">
          <w:rPr>
            <w:rFonts w:ascii="Consolas" w:hAnsi="Consolas" w:hint="eastAsia"/>
            <w:b/>
            <w:color w:val="215E99" w:themeColor="text2" w:themeTint="BF"/>
          </w:rPr>
          <w:t>Arthur (1)</w:t>
        </w:r>
      </w:ins>
      <w:ins w:id="604" w:author="Z Richard" w:date="2026-04-23T15:42:00Z" w16du:dateUtc="2026-04-23T07:42:00Z">
        <w:r w:rsidR="00FE3A02" w:rsidRPr="0043183D">
          <w:rPr>
            <w:rFonts w:ascii="Consolas" w:hAnsi="Consolas" w:hint="eastAsia"/>
            <w:b/>
            <w:color w:val="215E99" w:themeColor="text2" w:themeTint="BF"/>
          </w:rPr>
          <w:t>、</w:t>
        </w:r>
        <w:r w:rsidR="00FE3A02">
          <w:rPr>
            <w:rFonts w:ascii="Consolas" w:hAnsi="Consolas" w:hint="eastAsia"/>
            <w:b/>
            <w:color w:val="215E99" w:themeColor="text2" w:themeTint="BF"/>
          </w:rPr>
          <w:t>Guinevere</w:t>
        </w:r>
        <w:r w:rsidR="00620E65">
          <w:rPr>
            <w:rFonts w:ascii="Consolas" w:hAnsi="Consolas" w:hint="eastAsia"/>
            <w:b/>
            <w:color w:val="215E99" w:themeColor="text2" w:themeTint="BF"/>
          </w:rPr>
          <w:t xml:space="preserve"> </w:t>
        </w:r>
        <w:r w:rsidR="00FE3A02" w:rsidRPr="0043183D">
          <w:rPr>
            <w:rFonts w:ascii="Consolas" w:hAnsi="Consolas" w:hint="eastAsia"/>
            <w:b/>
            <w:color w:val="215E99" w:themeColor="text2" w:themeTint="BF"/>
          </w:rPr>
          <w:t>(</w:t>
        </w:r>
        <w:r w:rsidR="00F45327">
          <w:rPr>
            <w:rFonts w:ascii="Consolas" w:hAnsi="Consolas" w:hint="eastAsia"/>
            <w:b/>
            <w:color w:val="215E99" w:themeColor="text2" w:themeTint="BF"/>
          </w:rPr>
          <w:t>2</w:t>
        </w:r>
        <w:r w:rsidR="00FE3A02" w:rsidRPr="0043183D">
          <w:rPr>
            <w:rFonts w:ascii="Consolas" w:hAnsi="Consolas" w:hint="eastAsia"/>
            <w:b/>
            <w:color w:val="215E99" w:themeColor="text2" w:themeTint="BF"/>
          </w:rPr>
          <w:t>)</w:t>
        </w:r>
      </w:ins>
      <w:ins w:id="605" w:author="Z Richard" w:date="2026-04-23T15:41:00Z" w16du:dateUtc="2026-04-23T07:41:00Z">
        <w:r w:rsidR="00FE3A02">
          <w:rPr>
            <w:rFonts w:ascii="Consolas" w:hAnsi="Consolas" w:hint="eastAsia"/>
            <w:b/>
            <w:color w:val="215E99" w:themeColor="text2" w:themeTint="BF"/>
          </w:rPr>
          <w:t>、</w:t>
        </w:r>
        <w:r w:rsidR="00FE3A02">
          <w:rPr>
            <w:rFonts w:ascii="Consolas" w:hAnsi="Consolas" w:hint="eastAsia"/>
            <w:b/>
            <w:color w:val="215E99" w:themeColor="text2" w:themeTint="BF"/>
          </w:rPr>
          <w:t>LOC</w:t>
        </w:r>
      </w:ins>
      <w:ins w:id="606" w:author="Z Richard" w:date="2026-04-23T15:39:00Z" w16du:dateUtc="2026-04-23T07:39:00Z">
        <w:r w:rsidRPr="0043183D">
          <w:rPr>
            <w:rFonts w:ascii="Consolas" w:hAnsi="Consolas" w:hint="eastAsia"/>
            <w:b/>
            <w:color w:val="215E99" w:themeColor="text2" w:themeTint="BF"/>
          </w:rPr>
          <w:t xml:space="preserve"> (3)</w:t>
        </w:r>
      </w:ins>
      <w:ins w:id="607" w:author="Z Richard" w:date="2026-04-23T15:42:00Z" w16du:dateUtc="2026-04-23T07:42:00Z">
        <w:r w:rsidR="000F402A">
          <w:rPr>
            <w:rFonts w:ascii="Consolas" w:hAnsi="Consolas" w:hint="eastAsia"/>
            <w:b/>
            <w:color w:val="215E99" w:themeColor="text2" w:themeTint="BF"/>
          </w:rPr>
          <w:t>、</w:t>
        </w:r>
      </w:ins>
      <w:ins w:id="608" w:author="Z Richard" w:date="2026-04-23T15:45:00Z" w16du:dateUtc="2026-04-23T07:45:00Z">
        <w:r w:rsidR="007946CF">
          <w:rPr>
            <w:rFonts w:ascii="Consolas" w:hAnsi="Consolas" w:hint="eastAsia"/>
            <w:b/>
            <w:color w:val="215E99" w:themeColor="text2" w:themeTint="BF"/>
          </w:rPr>
          <w:t>Isolde</w:t>
        </w:r>
      </w:ins>
      <w:ins w:id="609" w:author="Z Richard" w:date="2026-04-23T15:42:00Z" w16du:dateUtc="2026-04-23T07:42:00Z">
        <w:r w:rsidR="000F402A">
          <w:rPr>
            <w:rFonts w:ascii="Consolas" w:hAnsi="Consolas" w:hint="eastAsia"/>
            <w:b/>
            <w:color w:val="215E99" w:themeColor="text2" w:themeTint="BF"/>
          </w:rPr>
          <w:t xml:space="preserve"> </w:t>
        </w:r>
      </w:ins>
      <w:ins w:id="610" w:author="Z Richard" w:date="2026-04-23T15:39:00Z" w16du:dateUtc="2026-04-23T07:39:00Z">
        <w:r w:rsidRPr="0043183D">
          <w:rPr>
            <w:rFonts w:ascii="Consolas" w:hAnsi="Consolas" w:hint="eastAsia"/>
            <w:b/>
            <w:color w:val="215E99" w:themeColor="text2" w:themeTint="BF"/>
          </w:rPr>
          <w:t>(</w:t>
        </w:r>
      </w:ins>
      <w:ins w:id="611" w:author="Z Richard" w:date="2026-04-23T15:42:00Z" w16du:dateUtc="2026-04-23T07:42:00Z">
        <w:r w:rsidR="000F402A">
          <w:rPr>
            <w:rFonts w:ascii="Consolas" w:hAnsi="Consolas" w:hint="eastAsia"/>
            <w:b/>
            <w:color w:val="215E99" w:themeColor="text2" w:themeTint="BF"/>
          </w:rPr>
          <w:t>10</w:t>
        </w:r>
      </w:ins>
      <w:ins w:id="612" w:author="Z Richard" w:date="2026-04-23T15:39:00Z" w16du:dateUtc="2026-04-23T07:39:00Z">
        <w:r w:rsidRPr="0043183D">
          <w:rPr>
            <w:rFonts w:ascii="Consolas" w:hAnsi="Consolas" w:hint="eastAsia"/>
            <w:b/>
            <w:color w:val="215E99" w:themeColor="text2" w:themeTint="BF"/>
          </w:rPr>
          <w:t>)</w:t>
        </w:r>
      </w:ins>
    </w:p>
    <w:p w14:paraId="4A114826" w14:textId="77777777" w:rsidR="00A420BB" w:rsidRDefault="00A420BB">
      <w:pPr>
        <w:ind w:firstLineChars="0" w:firstLine="0"/>
        <w:pPrChange w:id="613" w:author="Z Richard" w:date="2026-04-23T15:38:00Z" w16du:dateUtc="2026-04-23T07:38:00Z">
          <w:pPr>
            <w:ind w:firstLine="440"/>
          </w:pPr>
        </w:pPrChange>
      </w:pPr>
    </w:p>
    <w:p w14:paraId="2635DD82" w14:textId="77777777" w:rsidR="00555047" w:rsidRDefault="002E5D19">
      <w:pPr>
        <w:pStyle w:val="ad"/>
        <w:spacing w:after="62"/>
      </w:pPr>
      <w:r>
        <w:rPr>
          <w:rFonts w:hint="eastAsia"/>
        </w:rPr>
        <w:t xml:space="preserve">Lord of </w:t>
      </w:r>
      <w:proofErr w:type="spellStart"/>
      <w:r>
        <w:rPr>
          <w:rFonts w:hint="eastAsia"/>
        </w:rPr>
        <w:t>Camelide</w:t>
      </w:r>
      <w:proofErr w:type="spellEnd"/>
      <w:ins w:id="614" w:author="Liao Kuo" w:date="2026-04-09T15:42:00Z">
        <w:r w:rsidR="00C97083">
          <w:t xml:space="preserve"> 3</w:t>
        </w:r>
      </w:ins>
    </w:p>
    <w:p w14:paraId="7B7F9BD0" w14:textId="77777777" w:rsidR="00555047" w:rsidRDefault="002E5D19">
      <w:pPr>
        <w:ind w:firstLine="440"/>
      </w:pPr>
      <w:r>
        <w:t>My liege King Arthur! By God’s blessing, mine eyes scarce dare believe they behold thy royal presence!</w:t>
      </w:r>
    </w:p>
    <w:p w14:paraId="698987BA" w14:textId="77777777" w:rsidR="00555047" w:rsidRDefault="002E5D19">
      <w:pPr>
        <w:ind w:firstLine="440"/>
      </w:pPr>
      <w:r>
        <w:t>我的陛下哎！老天爷开眼啊！小臣这双眼睛，简直不敢相信自己瞅着的是您这金贵的御容！</w:t>
      </w:r>
    </w:p>
    <w:p w14:paraId="5C28CC80" w14:textId="77777777" w:rsidR="00555047" w:rsidRDefault="00555047">
      <w:pPr>
        <w:ind w:firstLine="440"/>
      </w:pPr>
    </w:p>
    <w:p w14:paraId="243A33DA" w14:textId="77777777" w:rsidR="00555047" w:rsidRDefault="002E5D19">
      <w:pPr>
        <w:pStyle w:val="ad"/>
        <w:spacing w:after="62"/>
      </w:pPr>
      <w:r>
        <w:rPr>
          <w:rFonts w:hint="eastAsia"/>
        </w:rPr>
        <w:t>Arthur</w:t>
      </w:r>
      <w:ins w:id="615" w:author="Liao Kuo" w:date="2026-04-09T15:42:00Z">
        <w:r w:rsidR="00C97083">
          <w:t xml:space="preserve"> 1</w:t>
        </w:r>
      </w:ins>
    </w:p>
    <w:p w14:paraId="67E3F481" w14:textId="77777777" w:rsidR="00555047" w:rsidRDefault="002E5D19">
      <w:pPr>
        <w:ind w:firstLine="440"/>
      </w:pPr>
      <w:r>
        <w:t>Uh...My pleasure...?</w:t>
      </w:r>
    </w:p>
    <w:p w14:paraId="2F27EF8D" w14:textId="77777777" w:rsidR="00555047" w:rsidRDefault="002E5D19">
      <w:pPr>
        <w:ind w:firstLine="440"/>
      </w:pPr>
      <w:r>
        <w:t>呃</w:t>
      </w:r>
      <w:r>
        <w:t>……</w:t>
      </w:r>
      <w:r>
        <w:t>我也很荣幸？</w:t>
      </w:r>
    </w:p>
    <w:p w14:paraId="2A1DC346" w14:textId="77777777" w:rsidR="00555047" w:rsidRDefault="00555047">
      <w:pPr>
        <w:ind w:firstLine="440"/>
      </w:pPr>
    </w:p>
    <w:p w14:paraId="52D9201B"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6EB1972E" w14:textId="77777777" w:rsidR="00555047" w:rsidRDefault="002E5D19">
      <w:pPr>
        <w:spacing w:afterLines="20" w:after="62"/>
        <w:ind w:firstLine="440"/>
      </w:pPr>
      <w:r>
        <w:t xml:space="preserve">I, </w:t>
      </w:r>
      <w:proofErr w:type="spellStart"/>
      <w:r>
        <w:t>Leodgrance</w:t>
      </w:r>
      <w:proofErr w:type="spellEnd"/>
      <w:r>
        <w:t xml:space="preserve"> of </w:t>
      </w:r>
      <w:proofErr w:type="spellStart"/>
      <w:r>
        <w:t>Cameliard</w:t>
      </w:r>
      <w:proofErr w:type="spellEnd"/>
      <w:r>
        <w:t>, have knelt in prayer these three dawns past, that the Lord might guide thy journey safe from storm and foe—and lo, He hath heard!</w:t>
      </w:r>
      <w:r>
        <w:rPr>
          <w:rFonts w:hint="eastAsia"/>
        </w:rPr>
        <w:t xml:space="preserve"> </w:t>
      </w:r>
      <w:r>
        <w:t>My halls have been swept with sage, my tables laid with bread baked from our finest grain, and my knights stand armed not for war, but in honor to guard thy rest this night.</w:t>
      </w:r>
    </w:p>
    <w:p w14:paraId="2E01A4B7" w14:textId="77777777" w:rsidR="00555047" w:rsidRDefault="002E5D19">
      <w:pPr>
        <w:ind w:firstLine="440"/>
      </w:pPr>
      <w:r>
        <w:t>小臣是卡梅利亚的廖德宽！过去三天亮天儿，我就没直过腿，天天跪着祷告，求上帝保佑您路上别遇着狂风暴雨，也别碰着不长眼的敌人</w:t>
      </w:r>
      <w:r>
        <w:t xml:space="preserve"> </w:t>
      </w:r>
      <w:r>
        <w:rPr>
          <w:rFonts w:hint="eastAsia"/>
        </w:rPr>
        <w:t>——</w:t>
      </w:r>
      <w:r>
        <w:t xml:space="preserve"> </w:t>
      </w:r>
      <w:r>
        <w:t>您猜怎么着？上帝还真听见了！小臣家的厅堂，用鼠尾草扫了一遍又一遍，连缝儿都没落下！桌子上摆的面包，是用咱最好的粮食烤的，香得能勾魂！小臣的骑士们都挎着刀呢</w:t>
      </w:r>
      <w:r>
        <w:t xml:space="preserve"> </w:t>
      </w:r>
      <w:r>
        <w:rPr>
          <w:rFonts w:hint="eastAsia"/>
        </w:rPr>
        <w:t>——</w:t>
      </w:r>
      <w:r>
        <w:t xml:space="preserve"> </w:t>
      </w:r>
      <w:r>
        <w:t>可别误会，不是要打仗！是今儿晚上要给您守夜，护着您睡个安稳觉，这可是咱的荣耀！</w:t>
      </w:r>
    </w:p>
    <w:p w14:paraId="1018D4A1" w14:textId="77777777" w:rsidR="00555047" w:rsidRDefault="00555047">
      <w:pPr>
        <w:ind w:firstLine="440"/>
      </w:pPr>
    </w:p>
    <w:p w14:paraId="23A1D74B" w14:textId="77777777" w:rsidR="00555047" w:rsidRDefault="002E5D19">
      <w:pPr>
        <w:pStyle w:val="ad"/>
        <w:spacing w:after="62"/>
      </w:pPr>
      <w:r>
        <w:rPr>
          <w:rFonts w:hint="eastAsia"/>
        </w:rPr>
        <w:t>Arthur</w:t>
      </w:r>
    </w:p>
    <w:p w14:paraId="12CD1192" w14:textId="77777777" w:rsidR="00555047" w:rsidRDefault="002E5D19">
      <w:pPr>
        <w:ind w:firstLine="440"/>
      </w:pPr>
      <w:r>
        <w:t>Well...thank you...</w:t>
      </w:r>
    </w:p>
    <w:p w14:paraId="6027BFCA" w14:textId="77777777" w:rsidR="00555047" w:rsidRDefault="002E5D19">
      <w:pPr>
        <w:ind w:firstLine="440"/>
      </w:pPr>
      <w:r>
        <w:t>那啥</w:t>
      </w:r>
      <w:r>
        <w:t>……</w:t>
      </w:r>
      <w:r>
        <w:t>谢谢你啊</w:t>
      </w:r>
      <w:r>
        <w:t>……</w:t>
      </w:r>
    </w:p>
    <w:p w14:paraId="6FF59999" w14:textId="77777777" w:rsidR="00555047" w:rsidRDefault="00555047">
      <w:pPr>
        <w:ind w:firstLine="440"/>
      </w:pPr>
    </w:p>
    <w:p w14:paraId="3C126E08"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2A13EEAB" w14:textId="77777777" w:rsidR="00555047" w:rsidRDefault="002E5D19">
      <w:pPr>
        <w:spacing w:afterLines="20" w:after="62"/>
        <w:ind w:firstLine="440"/>
      </w:pPr>
      <w:r>
        <w:t>No gratitude do I ask, my King! Thy coming is a grace beyond measure to my household and my people.</w:t>
      </w:r>
      <w:r>
        <w:rPr>
          <w:rFonts w:hint="eastAsia"/>
        </w:rPr>
        <w:t xml:space="preserve"> </w:t>
      </w:r>
      <w:r>
        <w:t>Speak thy will, O King—and know this: my sword, my lands, and my very life are thine to command, now and always. All hail King Arthur, Protector of Britain!</w:t>
      </w:r>
    </w:p>
    <w:p w14:paraId="59B7CDB7" w14:textId="77777777" w:rsidR="00555047" w:rsidRDefault="002E5D19">
      <w:pPr>
        <w:ind w:firstLine="440"/>
      </w:pPr>
      <w:r>
        <w:t>吾王！小臣可不敢要您谢！您能来，对我们一家子、对咱这儿的老百姓来说，那真是天大的恩典，八辈子修来的福！您尽管吩咐！吾王！您记好了：小臣的刀、小臣的地，连小臣这条小命，全都是您的！您让往东，小臣绝不往西，这辈子都这样！亚瑟王万岁！不列颠的守护神万岁！</w:t>
      </w:r>
    </w:p>
    <w:p w14:paraId="7B5BDD23" w14:textId="77777777" w:rsidR="00555047" w:rsidRDefault="00555047">
      <w:pPr>
        <w:ind w:firstLine="440"/>
      </w:pPr>
    </w:p>
    <w:p w14:paraId="0E3F8AFE" w14:textId="77777777" w:rsidR="00555047" w:rsidRDefault="002E5D19">
      <w:pPr>
        <w:pStyle w:val="ad"/>
        <w:spacing w:after="62"/>
      </w:pPr>
      <w:r>
        <w:rPr>
          <w:rFonts w:hint="eastAsia"/>
        </w:rPr>
        <w:t>Arthur</w:t>
      </w:r>
    </w:p>
    <w:p w14:paraId="36C3EEBE" w14:textId="77777777" w:rsidR="00555047" w:rsidRDefault="002E5D19">
      <w:pPr>
        <w:ind w:firstLine="440"/>
      </w:pPr>
      <w:r>
        <w:t>Ah...is dinner ready...? We've travelled far...</w:t>
      </w:r>
    </w:p>
    <w:p w14:paraId="15AAB8E8" w14:textId="77777777" w:rsidR="00555047" w:rsidRDefault="002E5D19">
      <w:pPr>
        <w:ind w:firstLine="440"/>
      </w:pPr>
      <w:r>
        <w:t>呃</w:t>
      </w:r>
      <w:r>
        <w:t>……</w:t>
      </w:r>
      <w:r>
        <w:t>晚饭好了吗？我们赶了一路</w:t>
      </w:r>
      <w:r>
        <w:t>……</w:t>
      </w:r>
    </w:p>
    <w:p w14:paraId="51845381" w14:textId="77777777" w:rsidR="00555047" w:rsidRDefault="00555047">
      <w:pPr>
        <w:ind w:firstLine="440"/>
      </w:pPr>
    </w:p>
    <w:p w14:paraId="5C8450AE" w14:textId="77777777" w:rsidR="00555047" w:rsidRDefault="00555047">
      <w:pPr>
        <w:pStyle w:val="ad"/>
        <w:spacing w:after="62"/>
      </w:pPr>
    </w:p>
    <w:p w14:paraId="5B1814BA"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45E00487" w14:textId="77777777" w:rsidR="00555047" w:rsidRDefault="002E5D19">
      <w:pPr>
        <w:spacing w:afterLines="20" w:after="62"/>
        <w:ind w:firstLine="440"/>
      </w:pPr>
      <w:r>
        <w:t>As the sun dips low and paints the western skies with gold—marking the end of thy weary journey—let me bear glad tidings:</w:t>
      </w:r>
      <w:r>
        <w:rPr>
          <w:rFonts w:hint="eastAsia"/>
        </w:rPr>
        <w:t xml:space="preserve"> </w:t>
      </w:r>
      <w:r>
        <w:t>the halls of my hold stand ready to cradle thy rest, and the feast we have labored over awaits thee, warm and full.</w:t>
      </w:r>
    </w:p>
    <w:p w14:paraId="3E1A8A88" w14:textId="77777777" w:rsidR="00555047" w:rsidRDefault="002E5D19">
      <w:pPr>
        <w:ind w:firstLine="440"/>
      </w:pPr>
      <w:r>
        <w:t>您瞧！太阳都沉到西边儿去了，把天染得跟撒了金粉似的</w:t>
      </w:r>
      <w:r>
        <w:t xml:space="preserve"> </w:t>
      </w:r>
      <w:r>
        <w:rPr>
          <w:rFonts w:hint="eastAsia"/>
        </w:rPr>
        <w:t>——</w:t>
      </w:r>
      <w:r>
        <w:t xml:space="preserve"> </w:t>
      </w:r>
      <w:r>
        <w:t>这说明您这一路累坏了，总算到地方啦！小臣有个天大的好消息要跟您说：小臣城堡的大厅，早就收拾得妥妥帖帖，就等您进去歇着，跟揣进暖被窝似的！咱忙活大半天准备的宴席，也热乎着呢，菜多得能堆成山，就等您动筷子！</w:t>
      </w:r>
    </w:p>
    <w:p w14:paraId="1B4154EE" w14:textId="77777777" w:rsidR="00555047" w:rsidRDefault="00555047">
      <w:pPr>
        <w:ind w:firstLineChars="0" w:firstLine="0"/>
        <w:pPrChange w:id="616" w:author="Liao Kuo" w:date="2026-04-09T15:43:00Z">
          <w:pPr>
            <w:ind w:firstLine="440"/>
          </w:pPr>
        </w:pPrChange>
      </w:pPr>
    </w:p>
    <w:p w14:paraId="3463F9EA" w14:textId="77777777" w:rsidR="00555047" w:rsidRDefault="002E5D19">
      <w:pPr>
        <w:pStyle w:val="a3"/>
      </w:pPr>
      <w:r>
        <w:t>[</w:t>
      </w:r>
      <w:r>
        <w:rPr>
          <w:rFonts w:hint="eastAsia"/>
        </w:rPr>
        <w:t xml:space="preserve"> </w:t>
      </w:r>
      <w:r>
        <w:t>Arthur</w:t>
      </w:r>
      <w:r>
        <w:t>以为他说完了</w:t>
      </w:r>
      <w:r>
        <w:rPr>
          <w:rFonts w:hint="eastAsia"/>
        </w:rPr>
        <w:t xml:space="preserve"> </w:t>
      </w:r>
      <w:r>
        <w:t>]</w:t>
      </w:r>
    </w:p>
    <w:p w14:paraId="7A775C79" w14:textId="77777777" w:rsidR="00555047" w:rsidRDefault="00555047">
      <w:pPr>
        <w:ind w:firstLine="440"/>
      </w:pPr>
    </w:p>
    <w:p w14:paraId="50237F53" w14:textId="77777777" w:rsidR="00555047" w:rsidRDefault="002E5D19">
      <w:pPr>
        <w:pStyle w:val="ad"/>
        <w:spacing w:after="62"/>
      </w:pPr>
      <w:r>
        <w:rPr>
          <w:rFonts w:hint="eastAsia"/>
        </w:rPr>
        <w:t>Arthur</w:t>
      </w:r>
    </w:p>
    <w:p w14:paraId="7CD8663F" w14:textId="77777777" w:rsidR="00555047" w:rsidRDefault="002E5D19">
      <w:pPr>
        <w:spacing w:line="300" w:lineRule="exact"/>
        <w:ind w:firstLine="440"/>
      </w:pPr>
      <w:r>
        <w:rPr>
          <w:rStyle w:val="a4"/>
        </w:rPr>
        <w:t>（以为自己终于能吃上饭了）</w:t>
      </w:r>
      <w:r>
        <w:t xml:space="preserve">That would be </w:t>
      </w:r>
      <w:r>
        <w:rPr>
          <w:rFonts w:hint="eastAsia"/>
        </w:rPr>
        <w:t>much appreciated</w:t>
      </w:r>
      <w:r>
        <w:t>...</w:t>
      </w:r>
    </w:p>
    <w:p w14:paraId="14D76996" w14:textId="77777777" w:rsidR="00555047" w:rsidRDefault="002E5D19">
      <w:pPr>
        <w:ind w:firstLine="440"/>
      </w:pPr>
      <w:r>
        <w:rPr>
          <w:rFonts w:hint="eastAsia"/>
        </w:rPr>
        <w:t>那</w:t>
      </w:r>
      <w:r>
        <w:t>真</w:t>
      </w:r>
      <w:r>
        <w:rPr>
          <w:rFonts w:hint="eastAsia"/>
        </w:rPr>
        <w:t>是</w:t>
      </w:r>
      <w:r>
        <w:t>不错</w:t>
      </w:r>
      <w:r>
        <w:t>……</w:t>
      </w:r>
    </w:p>
    <w:p w14:paraId="26FA6C25" w14:textId="77777777" w:rsidR="00555047" w:rsidRDefault="00555047">
      <w:pPr>
        <w:ind w:firstLine="440"/>
      </w:pPr>
    </w:p>
    <w:p w14:paraId="70139A4F"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3B13C4DB" w14:textId="77777777" w:rsidR="00555047" w:rsidRDefault="002E5D19">
      <w:pPr>
        <w:spacing w:line="300" w:lineRule="exact"/>
        <w:ind w:firstLine="440"/>
      </w:pPr>
      <w:r>
        <w:rPr>
          <w:rStyle w:val="a4"/>
        </w:rPr>
        <w:t>（沉迷于自己的语言艺术已经难以自拔）</w:t>
      </w:r>
      <w:r>
        <w:t>Our cook hath tended the fires since midday, and our household servants have laid the high table with our finest linen...</w:t>
      </w:r>
    </w:p>
    <w:p w14:paraId="0073DEA7" w14:textId="77777777" w:rsidR="00555047" w:rsidRDefault="002E5D19">
      <w:pPr>
        <w:ind w:firstLine="440"/>
      </w:pPr>
      <w:r>
        <w:t>咱家厨子从晌午就守着灶台，火都没敢灭！家里的仆人把高桌铺得倍</w:t>
      </w:r>
      <w:r>
        <w:rPr>
          <w:rFonts w:hint="eastAsia"/>
          <w:sz w:val="24"/>
          <w:szCs w:val="21"/>
        </w:rPr>
        <w:t>儿</w:t>
      </w:r>
      <w:r>
        <w:t>讲究，用的是最好的亚麻布</w:t>
      </w:r>
      <w:r>
        <w:t>……</w:t>
      </w:r>
    </w:p>
    <w:p w14:paraId="78315F04" w14:textId="77777777" w:rsidR="00555047" w:rsidRDefault="00C97083">
      <w:pPr>
        <w:ind w:firstLineChars="0" w:firstLine="0"/>
        <w:pPrChange w:id="617" w:author="Liao Kuo" w:date="2026-04-09T15:43:00Z">
          <w:pPr>
            <w:ind w:firstLine="442"/>
          </w:pPr>
        </w:pPrChange>
      </w:pPr>
      <w:ins w:id="618" w:author="Liao Kuo" w:date="2026-04-09T15:43:00Z">
        <w:r>
          <w:rPr>
            <w:rFonts w:ascii="Consolas" w:hAnsi="Consolas"/>
            <w:b/>
            <w:color w:val="000000" w:themeColor="text1"/>
            <w:highlight w:val="green"/>
          </w:rPr>
          <w:t>1</w:t>
        </w:r>
        <w:r w:rsidRPr="00385852">
          <w:rPr>
            <w:rFonts w:ascii="Consolas" w:hAnsi="Consolas"/>
            <w:b/>
            <w:color w:val="000000" w:themeColor="text1"/>
            <w:highlight w:val="green"/>
          </w:rPr>
          <w:t>0 On</w:t>
        </w:r>
      </w:ins>
    </w:p>
    <w:p w14:paraId="19171F0F" w14:textId="77777777" w:rsidR="00555047" w:rsidRDefault="002E5D19">
      <w:pPr>
        <w:pStyle w:val="a3"/>
      </w:pPr>
      <w:r>
        <w:t>[</w:t>
      </w:r>
      <w:r>
        <w:rPr>
          <w:rFonts w:hint="eastAsia"/>
        </w:rPr>
        <w:t xml:space="preserve"> </w:t>
      </w:r>
      <w:r>
        <w:t>Arthur</w:t>
      </w:r>
      <w:r>
        <w:t>受不了了</w:t>
      </w:r>
      <w:r>
        <w:rPr>
          <w:rFonts w:hint="eastAsia"/>
        </w:rPr>
        <w:t xml:space="preserve"> </w:t>
      </w:r>
      <w:r>
        <w:t>]</w:t>
      </w:r>
    </w:p>
    <w:p w14:paraId="270F322E" w14:textId="77777777" w:rsidR="00555047" w:rsidRDefault="00555047">
      <w:pPr>
        <w:ind w:firstLine="440"/>
      </w:pPr>
    </w:p>
    <w:p w14:paraId="0D04DD3D" w14:textId="77777777" w:rsidR="00555047" w:rsidRDefault="002E5D19">
      <w:pPr>
        <w:pStyle w:val="ad"/>
        <w:spacing w:after="62"/>
      </w:pPr>
      <w:r>
        <w:rPr>
          <w:rFonts w:hint="eastAsia"/>
        </w:rPr>
        <w:t>Arthur</w:t>
      </w:r>
    </w:p>
    <w:p w14:paraId="0EA82E6D" w14:textId="77777777" w:rsidR="00555047" w:rsidRDefault="002E5D19">
      <w:pPr>
        <w:spacing w:line="300" w:lineRule="exact"/>
        <w:ind w:firstLine="440"/>
      </w:pPr>
      <w:r>
        <w:rPr>
          <w:rStyle w:val="a4"/>
        </w:rPr>
        <w:t>（转而问领主身边的随侍）</w:t>
      </w:r>
      <w:r>
        <w:t>Where is the dining hall?</w:t>
      </w:r>
    </w:p>
    <w:p w14:paraId="6509C717" w14:textId="77777777" w:rsidR="00555047" w:rsidRDefault="002E5D19">
      <w:pPr>
        <w:ind w:firstLine="440"/>
      </w:pPr>
      <w:r>
        <w:t>请问餐厅怎么走？</w:t>
      </w:r>
    </w:p>
    <w:p w14:paraId="43279FBD" w14:textId="77777777" w:rsidR="00555047" w:rsidRDefault="00555047">
      <w:pPr>
        <w:ind w:firstLine="440"/>
      </w:pPr>
    </w:p>
    <w:p w14:paraId="6227DC17" w14:textId="77777777" w:rsidR="00555047" w:rsidRDefault="002E5D19">
      <w:pPr>
        <w:pStyle w:val="ad"/>
        <w:spacing w:after="62"/>
      </w:pPr>
      <w:r>
        <w:rPr>
          <w:rFonts w:hint="eastAsia"/>
        </w:rPr>
        <w:t>Isolde</w:t>
      </w:r>
    </w:p>
    <w:p w14:paraId="2E3354AB" w14:textId="77777777" w:rsidR="00555047" w:rsidRDefault="002E5D19">
      <w:pPr>
        <w:ind w:firstLine="440"/>
      </w:pPr>
      <w:r>
        <w:t>This way, Sire.</w:t>
      </w:r>
    </w:p>
    <w:p w14:paraId="0243F6B2" w14:textId="77777777" w:rsidR="00555047" w:rsidRDefault="002E5D19">
      <w:pPr>
        <w:ind w:firstLine="440"/>
      </w:pPr>
      <w:r>
        <w:t>这边请，陛下。</w:t>
      </w:r>
    </w:p>
    <w:p w14:paraId="045BC496" w14:textId="77777777" w:rsidR="00555047" w:rsidRPr="00C97083" w:rsidRDefault="00C97083">
      <w:pPr>
        <w:ind w:firstLineChars="0" w:firstLine="0"/>
        <w:rPr>
          <w:color w:val="FFFFFF" w:themeColor="background1"/>
          <w:rPrChange w:id="619" w:author="Liao Kuo" w:date="2026-04-09T15:43:00Z">
            <w:rPr/>
          </w:rPrChange>
        </w:rPr>
        <w:pPrChange w:id="620" w:author="Liao Kuo" w:date="2026-04-09T15:43:00Z">
          <w:pPr>
            <w:ind w:firstLine="442"/>
          </w:pPr>
        </w:pPrChange>
      </w:pPr>
      <w:ins w:id="621" w:author="Liao Kuo" w:date="2026-04-09T15:43:00Z">
        <w:r w:rsidRPr="00C97083">
          <w:rPr>
            <w:rFonts w:ascii="Consolas" w:hAnsi="Consolas"/>
            <w:b/>
            <w:color w:val="FFFFFF" w:themeColor="background1"/>
            <w:highlight w:val="red"/>
            <w:rPrChange w:id="622" w:author="Liao Kuo" w:date="2026-04-09T15:43:00Z">
              <w:rPr>
                <w:rFonts w:ascii="Consolas" w:hAnsi="Consolas"/>
                <w:b/>
                <w:color w:val="000000" w:themeColor="text1"/>
                <w:highlight w:val="green"/>
              </w:rPr>
            </w:rPrChange>
          </w:rPr>
          <w:t>10 Off</w:t>
        </w:r>
      </w:ins>
      <w:ins w:id="623" w:author="Liao Kuo" w:date="2026-04-09T15:44:00Z">
        <w:r>
          <w:rPr>
            <w:rFonts w:ascii="Consolas" w:hAnsi="Consolas"/>
            <w:b/>
            <w:color w:val="FFFFFF" w:themeColor="background1"/>
            <w:highlight w:val="red"/>
          </w:rPr>
          <w:t>,</w:t>
        </w:r>
        <w:r w:rsidRPr="00C97083">
          <w:rPr>
            <w:rFonts w:ascii="Consolas" w:hAnsi="Consolas"/>
            <w:b/>
            <w:color w:val="000000" w:themeColor="text1"/>
            <w:highlight w:val="green"/>
          </w:rPr>
          <w:t xml:space="preserve"> </w:t>
        </w:r>
        <w:r>
          <w:rPr>
            <w:rFonts w:ascii="Consolas" w:hAnsi="Consolas"/>
            <w:b/>
            <w:color w:val="000000" w:themeColor="text1"/>
            <w:highlight w:val="green"/>
          </w:rPr>
          <w:t>2</w:t>
        </w:r>
        <w:r w:rsidRPr="00385852">
          <w:rPr>
            <w:rFonts w:ascii="Consolas" w:hAnsi="Consolas"/>
            <w:b/>
            <w:color w:val="000000" w:themeColor="text1"/>
            <w:highlight w:val="green"/>
          </w:rPr>
          <w:t xml:space="preserve"> On</w:t>
        </w:r>
      </w:ins>
    </w:p>
    <w:p w14:paraId="4F9171A1" w14:textId="77777777" w:rsidR="00555047" w:rsidRDefault="002E5D19">
      <w:pPr>
        <w:pStyle w:val="a3"/>
      </w:pPr>
      <w:r>
        <w:t>[</w:t>
      </w:r>
      <w:r>
        <w:rPr>
          <w:rFonts w:hint="eastAsia"/>
        </w:rPr>
        <w:t xml:space="preserve"> </w:t>
      </w:r>
      <w:r>
        <w:t>Arthur</w:t>
      </w:r>
      <w:r>
        <w:t>带着自己的随从径直朝宴会厅方向而去</w:t>
      </w:r>
      <w:r>
        <w:rPr>
          <w:rFonts w:hint="eastAsia"/>
        </w:rPr>
        <w:t xml:space="preserve"> </w:t>
      </w:r>
      <w:r>
        <w:t>]</w:t>
      </w:r>
    </w:p>
    <w:p w14:paraId="19C114BC" w14:textId="77777777" w:rsidR="00555047" w:rsidRDefault="00555047">
      <w:pPr>
        <w:ind w:firstLine="440"/>
      </w:pPr>
    </w:p>
    <w:p w14:paraId="1F452007" w14:textId="77777777" w:rsidR="00555047" w:rsidRDefault="002E5D19">
      <w:pPr>
        <w:pStyle w:val="ad"/>
        <w:spacing w:after="62"/>
        <w:rPr>
          <w:ins w:id="624" w:author="Z Richard" w:date="2026-04-23T15:44:00Z" w16du:dateUtc="2026-04-23T07:44:00Z"/>
        </w:rPr>
      </w:pPr>
      <w:r>
        <w:rPr>
          <w:rFonts w:hint="eastAsia"/>
        </w:rPr>
        <w:t xml:space="preserve">Lord of </w:t>
      </w:r>
      <w:proofErr w:type="spellStart"/>
      <w:r>
        <w:rPr>
          <w:rFonts w:hint="eastAsia"/>
        </w:rPr>
        <w:t>Camelide</w:t>
      </w:r>
      <w:proofErr w:type="spellEnd"/>
    </w:p>
    <w:p w14:paraId="65E7BB37" w14:textId="047C852B" w:rsidR="00B05648" w:rsidRPr="00193032" w:rsidRDefault="00B05648">
      <w:pPr>
        <w:pStyle w:val="ad"/>
        <w:spacing w:after="62"/>
        <w:rPr>
          <w:color w:val="FFFFFF" w:themeColor="background1"/>
          <w:rPrChange w:id="625" w:author="Z Richard" w:date="2026-04-23T15:44:00Z" w16du:dateUtc="2026-04-23T07:44:00Z">
            <w:rPr/>
          </w:rPrChange>
        </w:rPr>
      </w:pPr>
      <w:ins w:id="626" w:author="Z Richard" w:date="2026-04-23T15:44:00Z" w16du:dateUtc="2026-04-23T07:44:00Z">
        <w:r w:rsidRPr="00193032">
          <w:rPr>
            <w:rFonts w:hint="eastAsia"/>
            <w:color w:val="FFFFFF" w:themeColor="background1"/>
            <w:highlight w:val="red"/>
            <w:rPrChange w:id="627" w:author="Z Richard" w:date="2026-04-23T15:44:00Z" w16du:dateUtc="2026-04-23T07:44:00Z">
              <w:rPr>
                <w:rFonts w:hint="eastAsia"/>
              </w:rPr>
            </w:rPrChange>
          </w:rPr>
          <w:t>说话过程中</w:t>
        </w:r>
        <w:r w:rsidRPr="00193032">
          <w:rPr>
            <w:color w:val="FFFFFF" w:themeColor="background1"/>
            <w:highlight w:val="red"/>
            <w:rPrChange w:id="628" w:author="Z Richard" w:date="2026-04-23T15:44:00Z" w16du:dateUtc="2026-04-23T07:44:00Z">
              <w:rPr/>
            </w:rPrChange>
          </w:rPr>
          <w:t>3</w:t>
        </w:r>
        <w:r w:rsidRPr="00193032">
          <w:rPr>
            <w:rFonts w:hint="eastAsia"/>
            <w:color w:val="FFFFFF" w:themeColor="background1"/>
            <w:highlight w:val="red"/>
            <w:rPrChange w:id="629" w:author="Z Richard" w:date="2026-04-23T15:44:00Z" w16du:dateUtc="2026-04-23T07:44:00Z">
              <w:rPr>
                <w:rFonts w:hint="eastAsia"/>
              </w:rPr>
            </w:rPrChange>
          </w:rPr>
          <w:t>逐渐关</w:t>
        </w:r>
        <w:r w:rsidR="0072377A">
          <w:rPr>
            <w:rFonts w:hint="eastAsia"/>
            <w:color w:val="FFFFFF" w:themeColor="background1"/>
            <w:highlight w:val="red"/>
          </w:rPr>
          <w:t>，营造无人在听的效果</w:t>
        </w:r>
      </w:ins>
    </w:p>
    <w:p w14:paraId="39EA7B12" w14:textId="77777777" w:rsidR="00555047" w:rsidRDefault="002E5D19">
      <w:pPr>
        <w:spacing w:line="300" w:lineRule="exact"/>
        <w:ind w:firstLine="440"/>
      </w:pPr>
      <w:r>
        <w:rPr>
          <w:rStyle w:val="a4"/>
        </w:rPr>
        <w:t>（脚步追上，但语言艺术根本没有要停下来的意思）</w:t>
      </w:r>
      <w:r>
        <w:t>...stitched with my house’s crest, by my clever daughter—to honor thy presence.</w:t>
      </w:r>
      <w:r>
        <w:rPr>
          <w:rFonts w:hint="eastAsia"/>
        </w:rPr>
        <w:t xml:space="preserve"> </w:t>
      </w:r>
      <w:r>
        <w:t>Every dish is prepared not merely to fill, but to tell of our gratitude...</w:t>
      </w:r>
    </w:p>
    <w:p w14:paraId="738022CC" w14:textId="77777777" w:rsidR="00555047" w:rsidRDefault="002E5D19">
      <w:pPr>
        <w:ind w:firstLine="440"/>
      </w:pPr>
      <w:r>
        <w:t>……</w:t>
      </w:r>
      <w:r>
        <w:t>上面还绣着咱家的族徽呢！是小臣那心灵手巧的闺女绣的，专门为了迎接您！每道菜都不是随便做做填肚子的！每一口都藏着咱的心意</w:t>
      </w:r>
      <w:r>
        <w:t>……</w:t>
      </w:r>
    </w:p>
    <w:p w14:paraId="15C3F455" w14:textId="77777777" w:rsidR="00555047" w:rsidRDefault="00555047">
      <w:pPr>
        <w:ind w:firstLineChars="0" w:firstLine="0"/>
      </w:pPr>
    </w:p>
    <w:p w14:paraId="19811D0D" w14:textId="77777777" w:rsidR="00555047" w:rsidRDefault="002E5D19">
      <w:pPr>
        <w:ind w:firstLine="440"/>
      </w:pPr>
      <w:r>
        <w:br w:type="page"/>
      </w:r>
    </w:p>
    <w:p w14:paraId="094429BB" w14:textId="77777777" w:rsidR="00555047" w:rsidRDefault="002E5D19">
      <w:pPr>
        <w:pStyle w:val="a3"/>
      </w:pPr>
      <w:r>
        <w:lastRenderedPageBreak/>
        <w:t>[</w:t>
      </w:r>
      <w:r>
        <w:rPr>
          <w:rFonts w:hint="eastAsia"/>
        </w:rPr>
        <w:t xml:space="preserve"> </w:t>
      </w:r>
      <w:r>
        <w:rPr>
          <w:rFonts w:hint="eastAsia"/>
        </w:rPr>
        <w:t>宴会厅内，</w:t>
      </w:r>
      <w:r>
        <w:t>Guinevere</w:t>
      </w:r>
      <w:r>
        <w:t>正在为迎接国王的宴会做最后的清点准备</w:t>
      </w:r>
      <w:r>
        <w:t>]</w:t>
      </w:r>
    </w:p>
    <w:p w14:paraId="1701B2A5" w14:textId="77777777" w:rsidR="00555047" w:rsidRDefault="00555047">
      <w:pPr>
        <w:ind w:firstLine="440"/>
      </w:pPr>
    </w:p>
    <w:p w14:paraId="372F10E6" w14:textId="77777777" w:rsidR="00555047" w:rsidRDefault="002E5D19">
      <w:pPr>
        <w:pStyle w:val="ad"/>
        <w:spacing w:after="62"/>
      </w:pPr>
      <w:r>
        <w:rPr>
          <w:rFonts w:hint="eastAsia"/>
        </w:rPr>
        <w:t>Guinevere</w:t>
      </w:r>
    </w:p>
    <w:p w14:paraId="23A820CC" w14:textId="77777777" w:rsidR="00555047" w:rsidRDefault="002E5D19">
      <w:pPr>
        <w:ind w:firstLine="440"/>
      </w:pPr>
      <w:r>
        <w:rPr>
          <w:rFonts w:hint="eastAsia"/>
        </w:rPr>
        <w:t>Is</w:t>
      </w:r>
      <w:r>
        <w:t xml:space="preserve"> the roasted boar ready? As well the rye loaves and churned butter? Wow! The butter is pale as moonlight! What a chief cook you are, Brigid!</w:t>
      </w:r>
    </w:p>
    <w:p w14:paraId="03FEF267" w14:textId="77777777" w:rsidR="00555047" w:rsidRDefault="002E5D19">
      <w:pPr>
        <w:ind w:firstLine="440"/>
      </w:pPr>
      <w:r>
        <w:t>所以小野猪已经烤好了对吧？黑麦面包和手工黄油也都备齐了吧？哇！这黄油白得像月光一样！神厨啊，布莉琪！</w:t>
      </w:r>
    </w:p>
    <w:p w14:paraId="66A6070C" w14:textId="77777777" w:rsidR="00555047" w:rsidRDefault="00555047">
      <w:pPr>
        <w:ind w:firstLine="440"/>
      </w:pPr>
    </w:p>
    <w:p w14:paraId="0A6948F4" w14:textId="77777777" w:rsidR="00555047" w:rsidRDefault="002E5D19">
      <w:pPr>
        <w:pStyle w:val="a3"/>
      </w:pPr>
      <w:r>
        <w:t>[</w:t>
      </w:r>
      <w:r>
        <w:rPr>
          <w:rFonts w:hint="eastAsia"/>
        </w:rPr>
        <w:t xml:space="preserve"> </w:t>
      </w:r>
      <w:r>
        <w:t>Arthur</w:t>
      </w:r>
      <w:r>
        <w:t>远远望见认真核对餐点的</w:t>
      </w:r>
      <w:r>
        <w:t>Guinevere</w:t>
      </w:r>
      <w:r>
        <w:t>，他的心仿佛漏跳一拍，就这样站在原地痴痴看着她</w:t>
      </w:r>
      <w:r>
        <w:rPr>
          <w:rFonts w:hint="eastAsia"/>
        </w:rPr>
        <w:t xml:space="preserve"> </w:t>
      </w:r>
      <w:r>
        <w:t>]</w:t>
      </w:r>
    </w:p>
    <w:p w14:paraId="04207A35" w14:textId="77777777" w:rsidR="00555047" w:rsidRDefault="00555047">
      <w:pPr>
        <w:ind w:firstLine="440"/>
      </w:pPr>
    </w:p>
    <w:p w14:paraId="6CFCF441" w14:textId="77777777" w:rsidR="00555047" w:rsidRDefault="002E5D19">
      <w:pPr>
        <w:pStyle w:val="ad"/>
        <w:spacing w:after="62"/>
      </w:pPr>
      <w:r>
        <w:rPr>
          <w:rFonts w:hint="eastAsia"/>
        </w:rPr>
        <w:t>Guinevere</w:t>
      </w:r>
    </w:p>
    <w:p w14:paraId="3F3359E0" w14:textId="77777777" w:rsidR="00555047" w:rsidRDefault="002E5D19">
      <w:pPr>
        <w:spacing w:line="300" w:lineRule="exact"/>
        <w:ind w:firstLine="440"/>
        <w:rPr>
          <w:rStyle w:val="a4"/>
        </w:rPr>
      </w:pPr>
      <w:r>
        <w:t xml:space="preserve">And for drink...God knows how I love </w:t>
      </w:r>
      <w:r>
        <w:rPr>
          <w:rFonts w:hint="eastAsia"/>
        </w:rPr>
        <w:t>good</w:t>
      </w:r>
      <w:r>
        <w:t xml:space="preserve"> drink! We have this beautiful</w:t>
      </w:r>
      <w:r>
        <w:rPr>
          <w:rFonts w:hint="eastAsia"/>
        </w:rPr>
        <w:t xml:space="preserve"> </w:t>
      </w:r>
      <w:r>
        <w:t>spiced mead</w:t>
      </w:r>
      <w:r>
        <w:rPr>
          <w:rFonts w:hint="eastAsia"/>
        </w:rPr>
        <w:t xml:space="preserve"> </w:t>
      </w:r>
      <w:r>
        <w:t>aged in oak casks, smooth and not sharp,</w:t>
      </w:r>
      <w:r>
        <w:rPr>
          <w:rFonts w:hint="eastAsia"/>
        </w:rPr>
        <w:t xml:space="preserve"> </w:t>
      </w:r>
      <w:r>
        <w:t>and..</w:t>
      </w:r>
      <w:r>
        <w:rPr>
          <w:rStyle w:val="a4"/>
        </w:rPr>
        <w:t>.</w:t>
      </w:r>
      <w:r>
        <w:rPr>
          <w:rStyle w:val="a4"/>
        </w:rPr>
        <w:t>（一个转身，恰好与</w:t>
      </w:r>
      <w:r>
        <w:rPr>
          <w:rStyle w:val="a4"/>
        </w:rPr>
        <w:t>Arthur</w:t>
      </w:r>
      <w:r>
        <w:rPr>
          <w:rStyle w:val="a4"/>
        </w:rPr>
        <w:t>对上眼神）</w:t>
      </w:r>
    </w:p>
    <w:p w14:paraId="300BAE62" w14:textId="77777777" w:rsidR="00555047" w:rsidRDefault="002E5D19">
      <w:pPr>
        <w:ind w:firstLine="440"/>
      </w:pPr>
      <w:r>
        <w:t>别忘了喝的</w:t>
      </w:r>
      <w:r>
        <w:t>……</w:t>
      </w:r>
      <w:r>
        <w:t>啊！天知道我多喜欢美酒！咱们有橡木桶陈酿的美味蜜酒，口感醇厚又柔和，还有</w:t>
      </w:r>
      <w:r>
        <w:t>……</w:t>
      </w:r>
    </w:p>
    <w:p w14:paraId="4B2DAE6E" w14:textId="77777777" w:rsidR="00555047" w:rsidRDefault="00555047">
      <w:pPr>
        <w:ind w:firstLine="440"/>
      </w:pPr>
    </w:p>
    <w:p w14:paraId="3289A115" w14:textId="77777777" w:rsidR="00555047" w:rsidRDefault="002E5D19">
      <w:pPr>
        <w:pStyle w:val="ad"/>
        <w:spacing w:after="62"/>
      </w:pPr>
      <w:r>
        <w:rPr>
          <w:rFonts w:hint="eastAsia"/>
        </w:rPr>
        <w:t>Arthur</w:t>
      </w:r>
    </w:p>
    <w:p w14:paraId="64F5646A" w14:textId="77777777" w:rsidR="00555047" w:rsidRDefault="002E5D19">
      <w:pPr>
        <w:spacing w:line="300" w:lineRule="exact"/>
        <w:ind w:firstLine="440"/>
      </w:pPr>
      <w:r>
        <w:rPr>
          <w:rStyle w:val="a4"/>
        </w:rPr>
        <w:t>（满含温柔的笑意）</w:t>
      </w:r>
      <w:r>
        <w:t>And what, my lady?</w:t>
      </w:r>
    </w:p>
    <w:p w14:paraId="351A22C8" w14:textId="77777777" w:rsidR="00555047" w:rsidRDefault="002E5D19">
      <w:pPr>
        <w:ind w:firstLine="440"/>
      </w:pPr>
      <w:r>
        <w:t>还有什么呢，小姐？</w:t>
      </w:r>
    </w:p>
    <w:p w14:paraId="46B51831" w14:textId="77777777" w:rsidR="00555047" w:rsidRDefault="00555047">
      <w:pPr>
        <w:ind w:firstLine="440"/>
      </w:pPr>
    </w:p>
    <w:p w14:paraId="2C6DD8DB" w14:textId="77777777" w:rsidR="00555047" w:rsidRDefault="002E5D19">
      <w:pPr>
        <w:pStyle w:val="ad"/>
        <w:spacing w:after="62"/>
      </w:pPr>
      <w:r>
        <w:rPr>
          <w:rFonts w:hint="eastAsia"/>
        </w:rPr>
        <w:t>Guinevere</w:t>
      </w:r>
    </w:p>
    <w:p w14:paraId="0D252739" w14:textId="77777777" w:rsidR="00555047" w:rsidRDefault="002E5D19">
      <w:pPr>
        <w:spacing w:afterLines="20" w:after="62" w:line="300" w:lineRule="exact"/>
        <w:ind w:firstLine="440"/>
        <w:rPr>
          <w:rStyle w:val="a4"/>
        </w:rPr>
      </w:pPr>
      <w:r>
        <w:t xml:space="preserve">And fresh cider pressed but yesterday from our orchard’s apples, sweet and light, I recommend you have a taste, my liege. </w:t>
      </w:r>
      <w:r>
        <w:rPr>
          <w:rStyle w:val="a4"/>
        </w:rPr>
        <w:t>（向</w:t>
      </w:r>
      <w:r>
        <w:rPr>
          <w:rStyle w:val="a4"/>
        </w:rPr>
        <w:t>Arthur</w:t>
      </w:r>
      <w:r>
        <w:rPr>
          <w:rStyle w:val="a4"/>
        </w:rPr>
        <w:t>行礼）</w:t>
      </w:r>
    </w:p>
    <w:p w14:paraId="655E6B21" w14:textId="77777777" w:rsidR="00555047" w:rsidRDefault="002E5D19">
      <w:pPr>
        <w:ind w:firstLine="440"/>
      </w:pPr>
      <w:r>
        <w:t>还有昨天刚酿好的苹果酒，都是果园里自己种的苹果，清甜爽口，我非常推荐您尝尝，陛下。</w:t>
      </w:r>
    </w:p>
    <w:p w14:paraId="7240BE61" w14:textId="77777777" w:rsidR="00555047" w:rsidRDefault="00555047">
      <w:pPr>
        <w:ind w:firstLine="440"/>
      </w:pPr>
    </w:p>
    <w:p w14:paraId="38D496EF" w14:textId="77777777" w:rsidR="00555047" w:rsidRDefault="002E5D19">
      <w:pPr>
        <w:pStyle w:val="ad"/>
        <w:spacing w:after="62"/>
      </w:pPr>
      <w:r>
        <w:rPr>
          <w:rFonts w:hint="eastAsia"/>
        </w:rPr>
        <w:t>Arthur</w:t>
      </w:r>
    </w:p>
    <w:p w14:paraId="4EAF26DD" w14:textId="77777777" w:rsidR="00555047" w:rsidRDefault="002E5D19">
      <w:pPr>
        <w:spacing w:line="300" w:lineRule="exact"/>
        <w:ind w:firstLine="440"/>
      </w:pPr>
      <w:r>
        <w:rPr>
          <w:rStyle w:val="a4"/>
        </w:rPr>
        <w:t>（惊奇）</w:t>
      </w:r>
      <w:r>
        <w:t>How do you know who I am?</w:t>
      </w:r>
    </w:p>
    <w:p w14:paraId="3072D689" w14:textId="77777777" w:rsidR="00555047" w:rsidRDefault="002E5D19">
      <w:pPr>
        <w:ind w:firstLine="440"/>
      </w:pPr>
      <w:r>
        <w:t>你怎么知道我是谁？</w:t>
      </w:r>
    </w:p>
    <w:p w14:paraId="409D0EFA" w14:textId="77777777" w:rsidR="00555047" w:rsidRDefault="00555047">
      <w:pPr>
        <w:ind w:firstLine="440"/>
      </w:pPr>
    </w:p>
    <w:p w14:paraId="6454520D" w14:textId="77777777" w:rsidR="00555047" w:rsidRDefault="002E5D19">
      <w:pPr>
        <w:pStyle w:val="ad"/>
        <w:spacing w:after="62"/>
      </w:pPr>
      <w:r>
        <w:rPr>
          <w:rFonts w:hint="eastAsia"/>
        </w:rPr>
        <w:t>Guinevere</w:t>
      </w:r>
    </w:p>
    <w:p w14:paraId="11DCB6A2" w14:textId="77777777" w:rsidR="00555047" w:rsidRDefault="002E5D19">
      <w:pPr>
        <w:spacing w:line="300" w:lineRule="exact"/>
        <w:ind w:firstLine="440"/>
      </w:pPr>
      <w:r>
        <w:rPr>
          <w:rStyle w:val="a4"/>
        </w:rPr>
        <w:t>（绽放出灵巧的笑意）</w:t>
      </w:r>
      <w:r>
        <w:t>I think with my brain, my liege, and if you think, it's not hard to tell.</w:t>
      </w:r>
    </w:p>
    <w:p w14:paraId="5B572CA2" w14:textId="77777777" w:rsidR="00555047" w:rsidRDefault="002E5D19">
      <w:pPr>
        <w:ind w:firstLine="440"/>
      </w:pPr>
      <w:r>
        <w:t>我是用脑子想的</w:t>
      </w:r>
      <w:r>
        <w:t xml:space="preserve"> </w:t>
      </w:r>
      <w:r>
        <w:rPr>
          <w:rFonts w:hint="eastAsia"/>
        </w:rPr>
        <w:t>——</w:t>
      </w:r>
      <w:r>
        <w:t xml:space="preserve"> </w:t>
      </w:r>
      <w:r>
        <w:t>您要是好好想想，其实也不难看出来。</w:t>
      </w:r>
    </w:p>
    <w:p w14:paraId="3A581D24" w14:textId="11235D77" w:rsidR="00555047" w:rsidRPr="00C97083" w:rsidRDefault="00C97083">
      <w:pPr>
        <w:ind w:firstLineChars="0" w:firstLine="0"/>
        <w:rPr>
          <w:color w:val="000000" w:themeColor="text1"/>
          <w:rPrChange w:id="630" w:author="Liao Kuo" w:date="2026-04-09T15:45:00Z">
            <w:rPr/>
          </w:rPrChange>
        </w:rPr>
        <w:pPrChange w:id="631" w:author="Liao Kuo" w:date="2026-04-09T15:44:00Z">
          <w:pPr>
            <w:ind w:firstLine="442"/>
          </w:pPr>
        </w:pPrChange>
      </w:pPr>
      <w:ins w:id="632" w:author="Liao Kuo" w:date="2026-04-09T15:44:00Z">
        <w:r w:rsidRPr="00C97083">
          <w:rPr>
            <w:rFonts w:ascii="Consolas" w:hAnsi="Consolas"/>
            <w:b/>
            <w:color w:val="FFFFFF" w:themeColor="background1"/>
            <w:highlight w:val="red"/>
            <w:rPrChange w:id="633" w:author="Liao Kuo" w:date="2026-04-09T15:44:00Z">
              <w:rPr>
                <w:rFonts w:ascii="Consolas" w:hAnsi="Consolas"/>
                <w:b/>
                <w:color w:val="000000" w:themeColor="text1"/>
                <w:highlight w:val="green"/>
              </w:rPr>
            </w:rPrChange>
          </w:rPr>
          <w:t>2 Off</w:t>
        </w:r>
        <w:r>
          <w:rPr>
            <w:rFonts w:ascii="Consolas" w:hAnsi="Consolas"/>
            <w:b/>
            <w:color w:val="FFFFFF" w:themeColor="background1"/>
            <w:highlight w:val="red"/>
          </w:rPr>
          <w:t>,</w:t>
        </w:r>
        <w:r w:rsidRPr="00EA6B2A">
          <w:rPr>
            <w:rFonts w:ascii="Consolas" w:hAnsi="Consolas"/>
            <w:b/>
            <w:color w:val="FFFFFF" w:themeColor="background1"/>
            <w:highlight w:val="green"/>
            <w:rPrChange w:id="634" w:author="Z Richard" w:date="2026-04-23T16:32:00Z" w16du:dateUtc="2026-04-23T08:32:00Z">
              <w:rPr>
                <w:rFonts w:ascii="Consolas" w:hAnsi="Consolas"/>
                <w:b/>
                <w:color w:val="FFFFFF" w:themeColor="background1"/>
                <w:highlight w:val="red"/>
              </w:rPr>
            </w:rPrChange>
          </w:rPr>
          <w:t xml:space="preserve"> </w:t>
        </w:r>
      </w:ins>
      <w:ins w:id="635" w:author="Z Richard" w:date="2026-04-23T15:43:00Z" w16du:dateUtc="2026-04-23T07:43:00Z">
        <w:r w:rsidR="00CB5AEA" w:rsidRPr="00604D68">
          <w:rPr>
            <w:rFonts w:ascii="Consolas" w:hAnsi="Consolas"/>
            <w:b/>
            <w:color w:val="000000" w:themeColor="text1"/>
            <w:highlight w:val="green"/>
            <w:rPrChange w:id="636" w:author="Z Richard" w:date="2026-04-23T15:44:00Z" w16du:dateUtc="2026-04-23T07:44:00Z">
              <w:rPr>
                <w:rFonts w:ascii="Consolas" w:hAnsi="Consolas"/>
                <w:b/>
                <w:color w:val="000000" w:themeColor="text1"/>
                <w:highlight w:val="yellow"/>
              </w:rPr>
            </w:rPrChange>
          </w:rPr>
          <w:t>3</w:t>
        </w:r>
      </w:ins>
      <w:ins w:id="637" w:author="Z Richard" w:date="2026-04-23T15:44:00Z" w16du:dateUtc="2026-04-23T07:44:00Z">
        <w:r w:rsidR="00CB5AEA" w:rsidRPr="00604D68">
          <w:rPr>
            <w:rFonts w:ascii="Consolas" w:hAnsi="Consolas"/>
            <w:b/>
            <w:color w:val="000000" w:themeColor="text1"/>
            <w:highlight w:val="green"/>
            <w:rPrChange w:id="638" w:author="Z Richard" w:date="2026-04-23T15:44:00Z" w16du:dateUtc="2026-04-23T07:44:00Z">
              <w:rPr>
                <w:rFonts w:ascii="Consolas" w:hAnsi="Consolas"/>
                <w:b/>
                <w:color w:val="000000" w:themeColor="text1"/>
                <w:highlight w:val="yellow"/>
              </w:rPr>
            </w:rPrChange>
          </w:rPr>
          <w:t xml:space="preserve"> On</w:t>
        </w:r>
      </w:ins>
      <w:ins w:id="639" w:author="Liao Kuo" w:date="2026-04-09T15:44:00Z">
        <w:del w:id="640" w:author="Z Richard" w:date="2026-04-23T15:43:00Z" w16du:dateUtc="2026-04-23T07:43:00Z">
          <w:r w:rsidRPr="00C97083" w:rsidDel="00CB5AEA">
            <w:rPr>
              <w:rFonts w:ascii="Consolas" w:hAnsi="Consolas"/>
              <w:b/>
              <w:color w:val="000000" w:themeColor="text1"/>
              <w:highlight w:val="yellow"/>
              <w:rPrChange w:id="641" w:author="Liao Kuo" w:date="2026-04-09T15:45:00Z">
                <w:rPr>
                  <w:rFonts w:ascii="Consolas" w:hAnsi="Consolas"/>
                  <w:b/>
                  <w:color w:val="FFFFFF" w:themeColor="background1"/>
                  <w:highlight w:val="red"/>
                </w:rPr>
              </w:rPrChange>
            </w:rPr>
            <w:delText>1 3 Only</w:delText>
          </w:r>
        </w:del>
      </w:ins>
    </w:p>
    <w:p w14:paraId="6162C332" w14:textId="77777777" w:rsidR="00555047" w:rsidRDefault="002E5D19">
      <w:pPr>
        <w:pStyle w:val="a3"/>
      </w:pPr>
      <w:r>
        <w:t>[</w:t>
      </w:r>
      <w:r>
        <w:rPr>
          <w:rFonts w:hint="eastAsia"/>
        </w:rPr>
        <w:t xml:space="preserve"> </w:t>
      </w:r>
      <w:r>
        <w:t>领主终于追了上来</w:t>
      </w:r>
      <w:r>
        <w:rPr>
          <w:rFonts w:hint="eastAsia"/>
        </w:rPr>
        <w:t xml:space="preserve"> </w:t>
      </w:r>
      <w:r>
        <w:t>]</w:t>
      </w:r>
    </w:p>
    <w:p w14:paraId="24E73C31" w14:textId="77777777" w:rsidR="00555047" w:rsidRDefault="00555047">
      <w:pPr>
        <w:ind w:firstLine="440"/>
      </w:pPr>
    </w:p>
    <w:p w14:paraId="55FCF446"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6433FE6A" w14:textId="77777777" w:rsidR="00555047" w:rsidRDefault="002E5D19">
      <w:pPr>
        <w:spacing w:afterLines="20" w:after="62" w:line="300" w:lineRule="exact"/>
        <w:ind w:firstLine="440"/>
      </w:pPr>
      <w:r>
        <w:t>...to tell of our gratitude that thou, our sovereign, would grace our humble lands with thy feet...O...</w:t>
      </w:r>
      <w:r>
        <w:rPr>
          <w:rStyle w:val="a4"/>
        </w:rPr>
        <w:t>（发现国王和他女儿之间气氛微妙，停了下来）</w:t>
      </w:r>
    </w:p>
    <w:p w14:paraId="39B4124F" w14:textId="77777777" w:rsidR="00555047" w:rsidRDefault="002E5D19">
      <w:pPr>
        <w:ind w:firstLine="440"/>
      </w:pPr>
      <w:r>
        <w:t>感谢吾王您啊，肯屈尊降贵，踩咱这小地方的土，这可是咱的脸面！哦</w:t>
      </w:r>
      <w:r>
        <w:t>……</w:t>
      </w:r>
    </w:p>
    <w:p w14:paraId="4C2F2675" w14:textId="77777777" w:rsidR="00555047" w:rsidRDefault="00555047">
      <w:pPr>
        <w:spacing w:afterLines="20" w:after="62"/>
        <w:ind w:firstLine="400"/>
        <w:rPr>
          <w:sz w:val="20"/>
        </w:rPr>
      </w:pPr>
    </w:p>
    <w:p w14:paraId="47E33477" w14:textId="77777777" w:rsidR="00555047" w:rsidRDefault="002E5D19">
      <w:pPr>
        <w:pStyle w:val="a3"/>
      </w:pPr>
      <w:r>
        <w:lastRenderedPageBreak/>
        <w:t>[</w:t>
      </w:r>
      <w:r>
        <w:rPr>
          <w:rFonts w:hint="eastAsia"/>
        </w:rPr>
        <w:t xml:space="preserve"> </w:t>
      </w:r>
      <w:r>
        <w:t>Arthur</w:t>
      </w:r>
      <w:r>
        <w:t>被骤然拉回现实，忽然意识到自己好像不应该这样自来熟地和一个陌生姑娘说话</w:t>
      </w:r>
      <w:r>
        <w:rPr>
          <w:rFonts w:hint="eastAsia"/>
        </w:rPr>
        <w:t xml:space="preserve"> </w:t>
      </w:r>
      <w:r>
        <w:t>]</w:t>
      </w:r>
    </w:p>
    <w:p w14:paraId="72608A86" w14:textId="77777777" w:rsidR="00555047" w:rsidRDefault="00555047">
      <w:pPr>
        <w:ind w:firstLine="440"/>
      </w:pPr>
    </w:p>
    <w:p w14:paraId="7CAF39F3" w14:textId="77777777" w:rsidR="00555047" w:rsidRDefault="002E5D19">
      <w:pPr>
        <w:pStyle w:val="ad"/>
        <w:spacing w:after="62"/>
      </w:pPr>
      <w:r>
        <w:rPr>
          <w:rFonts w:hint="eastAsia"/>
        </w:rPr>
        <w:t>Arthur</w:t>
      </w:r>
    </w:p>
    <w:p w14:paraId="694F2878" w14:textId="77777777" w:rsidR="00555047" w:rsidRDefault="002E5D19">
      <w:pPr>
        <w:spacing w:line="300" w:lineRule="exact"/>
        <w:ind w:firstLine="440"/>
      </w:pPr>
      <w:r>
        <w:rPr>
          <w:rStyle w:val="a4"/>
        </w:rPr>
        <w:t>（认真地向</w:t>
      </w:r>
      <w:r>
        <w:rPr>
          <w:rStyle w:val="a4"/>
        </w:rPr>
        <w:t>Guinevere</w:t>
      </w:r>
      <w:r>
        <w:rPr>
          <w:rStyle w:val="a4"/>
        </w:rPr>
        <w:t>鞠躬）</w:t>
      </w:r>
      <w:r>
        <w:t xml:space="preserve">I beg you forgive my </w:t>
      </w:r>
      <w:r>
        <w:rPr>
          <w:rFonts w:hint="eastAsia"/>
        </w:rPr>
        <w:t>ill manner</w:t>
      </w:r>
      <w:r>
        <w:t>, my lady.</w:t>
      </w:r>
    </w:p>
    <w:p w14:paraId="1CD073EA" w14:textId="77777777" w:rsidR="00555047" w:rsidRDefault="002E5D19">
      <w:pPr>
        <w:ind w:firstLine="440"/>
      </w:pPr>
      <w:r>
        <w:t>小姐，请原谅我的失礼。</w:t>
      </w:r>
    </w:p>
    <w:p w14:paraId="03FB9634" w14:textId="77777777" w:rsidR="00555047" w:rsidRDefault="00555047">
      <w:pPr>
        <w:ind w:firstLine="440"/>
      </w:pPr>
    </w:p>
    <w:p w14:paraId="65BDF339" w14:textId="77777777" w:rsidR="00555047" w:rsidRDefault="002E5D19">
      <w:pPr>
        <w:pStyle w:val="a3"/>
      </w:pPr>
      <w:r>
        <w:t>[</w:t>
      </w:r>
      <w:r>
        <w:rPr>
          <w:rFonts w:hint="eastAsia"/>
        </w:rPr>
        <w:t xml:space="preserve"> </w:t>
      </w:r>
      <w:r>
        <w:t>Guinevere</w:t>
      </w:r>
      <w:r>
        <w:t>刚准备接话，就被父亲先开口</w:t>
      </w:r>
      <w:r>
        <w:rPr>
          <w:rFonts w:hint="eastAsia"/>
        </w:rPr>
        <w:t xml:space="preserve"> </w:t>
      </w:r>
      <w:r>
        <w:t>]</w:t>
      </w:r>
    </w:p>
    <w:p w14:paraId="4328C399" w14:textId="77777777" w:rsidR="00555047" w:rsidRDefault="00555047">
      <w:pPr>
        <w:ind w:firstLine="440"/>
      </w:pPr>
    </w:p>
    <w:p w14:paraId="0DE4A205"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172860B4" w14:textId="77777777" w:rsidR="00555047" w:rsidRDefault="002E5D19">
      <w:pPr>
        <w:spacing w:afterLines="20" w:after="62" w:line="300" w:lineRule="exact"/>
        <w:ind w:firstLine="440"/>
      </w:pPr>
      <w:r>
        <w:rPr>
          <w:rStyle w:val="a4"/>
        </w:rPr>
        <w:t>（非常自然地）</w:t>
      </w:r>
      <w:r>
        <w:t>My liege! There is no offense to forgive. My daughter, Guinevere, has long heard tales of thy courage.</w:t>
      </w:r>
    </w:p>
    <w:p w14:paraId="0312866D" w14:textId="77777777" w:rsidR="00555047" w:rsidRDefault="002E5D19">
      <w:pPr>
        <w:ind w:firstLine="440"/>
      </w:pPr>
      <w:r>
        <w:t>陛下哪里的话，怎么就失礼了。小女桂妮薇儿，早就听过您英勇的事迹了。</w:t>
      </w:r>
    </w:p>
    <w:p w14:paraId="78BBBD70" w14:textId="77777777" w:rsidR="00555047" w:rsidRDefault="00555047">
      <w:pPr>
        <w:ind w:firstLine="440"/>
      </w:pPr>
    </w:p>
    <w:p w14:paraId="555F7A95" w14:textId="77777777" w:rsidR="00555047" w:rsidRDefault="002E5D19">
      <w:pPr>
        <w:pStyle w:val="a3"/>
      </w:pPr>
      <w:r>
        <w:t>[</w:t>
      </w:r>
      <w:r>
        <w:rPr>
          <w:rFonts w:hint="eastAsia"/>
        </w:rPr>
        <w:t xml:space="preserve"> </w:t>
      </w:r>
      <w:r>
        <w:t>Arthur</w:t>
      </w:r>
      <w:r>
        <w:t>非常震惊</w:t>
      </w:r>
      <w:r>
        <w:rPr>
          <w:rFonts w:hint="eastAsia"/>
        </w:rPr>
        <w:t>——</w:t>
      </w:r>
      <w:r>
        <w:t>原来这位小姐正是领主的女儿；</w:t>
      </w:r>
      <w:r>
        <w:t>Guinevere</w:t>
      </w:r>
      <w:r>
        <w:t>对于父亲的接话略有不满，但还是克制了自己，只是转过身去</w:t>
      </w:r>
      <w:r>
        <w:rPr>
          <w:rFonts w:hint="eastAsia"/>
        </w:rPr>
        <w:t xml:space="preserve"> </w:t>
      </w:r>
      <w:r>
        <w:t>]</w:t>
      </w:r>
    </w:p>
    <w:p w14:paraId="4AEE9180" w14:textId="77777777" w:rsidR="00555047" w:rsidRDefault="00555047">
      <w:pPr>
        <w:ind w:firstLine="440"/>
      </w:pPr>
    </w:p>
    <w:p w14:paraId="3D50C081" w14:textId="77777777" w:rsidR="00555047" w:rsidRDefault="002E5D19">
      <w:pPr>
        <w:spacing w:afterLines="20" w:after="62"/>
        <w:ind w:firstLine="440"/>
      </w:pPr>
      <w:r>
        <w:t xml:space="preserve">She stands </w:t>
      </w:r>
      <w:r>
        <w:rPr>
          <w:rFonts w:hint="eastAsia"/>
        </w:rPr>
        <w:t>plainly before you</w:t>
      </w:r>
      <w:r>
        <w:t>: kind, steadfast, and eager to stand beside one who serves this realm as faithfully as thou dost.</w:t>
      </w:r>
    </w:p>
    <w:p w14:paraId="5DF5E902" w14:textId="77777777" w:rsidR="00555047" w:rsidRDefault="002E5D19">
      <w:pPr>
        <w:ind w:firstLine="440"/>
      </w:pPr>
      <w:r>
        <w:t>如您所见，她就站在您面前，亭亭玉立：善良、坚定，也愿意陪伴像您这样忠心为王国奉献的人。</w:t>
      </w:r>
    </w:p>
    <w:p w14:paraId="3DF8CAE4" w14:textId="77777777" w:rsidR="00555047" w:rsidRDefault="00555047">
      <w:pPr>
        <w:ind w:firstLine="440"/>
      </w:pPr>
    </w:p>
    <w:p w14:paraId="0C8C6C84" w14:textId="77777777" w:rsidR="00555047" w:rsidRDefault="002E5D19">
      <w:pPr>
        <w:pStyle w:val="a3"/>
      </w:pPr>
      <w:r>
        <w:t>[</w:t>
      </w:r>
      <w:r>
        <w:rPr>
          <w:rFonts w:hint="eastAsia"/>
        </w:rPr>
        <w:t xml:space="preserve"> </w:t>
      </w:r>
      <w:r>
        <w:t>Guinevere</w:t>
      </w:r>
      <w:r>
        <w:t>完全掩饰不了自己的震惊，</w:t>
      </w:r>
      <w:r>
        <w:t>Arthur</w:t>
      </w:r>
      <w:r>
        <w:t>不忍的眼神看向了她，但她的父亲无知无觉</w:t>
      </w:r>
      <w:r>
        <w:rPr>
          <w:rFonts w:hint="eastAsia"/>
        </w:rPr>
        <w:t xml:space="preserve"> </w:t>
      </w:r>
      <w:r>
        <w:t>]</w:t>
      </w:r>
    </w:p>
    <w:p w14:paraId="022BB5B6" w14:textId="77777777" w:rsidR="00555047" w:rsidRDefault="00555047">
      <w:pPr>
        <w:ind w:firstLine="440"/>
      </w:pPr>
    </w:p>
    <w:p w14:paraId="61E6AB9B" w14:textId="77777777" w:rsidR="00555047" w:rsidRDefault="002E5D19">
      <w:pPr>
        <w:spacing w:afterLines="20" w:after="62"/>
        <w:ind w:firstLine="440"/>
      </w:pPr>
      <w:r>
        <w:t>If it please thy royal will, O King. I would count it the greatest honor of my house, of my bloodline, to offer Guinevere as thy bride.</w:t>
      </w:r>
      <w:r>
        <w:rPr>
          <w:rFonts w:hint="eastAsia"/>
        </w:rPr>
        <w:t xml:space="preserve"> </w:t>
      </w:r>
      <w:r>
        <w:t>But let it be thy choice alone, my liege...</w:t>
      </w:r>
    </w:p>
    <w:p w14:paraId="695244C2" w14:textId="77777777" w:rsidR="00555047" w:rsidRDefault="002E5D19">
      <w:pPr>
        <w:ind w:firstLine="440"/>
      </w:pPr>
      <w:r>
        <w:t>我的陛下，若此番能讨您欢喜，我愿将桂妮薇儿许配给您为妻</w:t>
      </w:r>
      <w:r>
        <w:t xml:space="preserve"> </w:t>
      </w:r>
      <w:r>
        <w:rPr>
          <w:rFonts w:hint="eastAsia"/>
        </w:rPr>
        <w:t>——</w:t>
      </w:r>
      <w:r>
        <w:t xml:space="preserve"> </w:t>
      </w:r>
      <w:r>
        <w:t>这将是我家族、我血脉的至高荣耀。全听凭您一言</w:t>
      </w:r>
      <w:r>
        <w:t>……</w:t>
      </w:r>
    </w:p>
    <w:p w14:paraId="1424A317" w14:textId="77777777" w:rsidR="00555047" w:rsidRDefault="00555047">
      <w:pPr>
        <w:ind w:firstLine="440"/>
      </w:pPr>
    </w:p>
    <w:p w14:paraId="5C917050" w14:textId="77777777" w:rsidR="00555047" w:rsidRDefault="002E5D19">
      <w:pPr>
        <w:pStyle w:val="ad"/>
        <w:spacing w:after="62"/>
      </w:pPr>
      <w:r>
        <w:rPr>
          <w:rFonts w:hint="eastAsia"/>
        </w:rPr>
        <w:t>Arthur</w:t>
      </w:r>
    </w:p>
    <w:p w14:paraId="528E876D" w14:textId="77777777" w:rsidR="00555047" w:rsidRDefault="002E5D19">
      <w:pPr>
        <w:spacing w:line="300" w:lineRule="exact"/>
        <w:ind w:firstLine="440"/>
      </w:pPr>
      <w:r>
        <w:rPr>
          <w:rStyle w:val="a4"/>
        </w:rPr>
        <w:t>（打断）</w:t>
      </w:r>
      <w:r>
        <w:t>It can't.</w:t>
      </w:r>
    </w:p>
    <w:p w14:paraId="40EE3CAF" w14:textId="77777777" w:rsidR="00555047" w:rsidRDefault="002E5D19">
      <w:pPr>
        <w:ind w:firstLine="440"/>
      </w:pPr>
      <w:r>
        <w:t>这可不行。</w:t>
      </w:r>
    </w:p>
    <w:p w14:paraId="0E9AE87C" w14:textId="77777777" w:rsidR="00555047" w:rsidRDefault="00555047">
      <w:pPr>
        <w:ind w:firstLine="440"/>
      </w:pPr>
    </w:p>
    <w:p w14:paraId="67D58787" w14:textId="77777777" w:rsidR="00555047" w:rsidRDefault="002E5D19">
      <w:pPr>
        <w:pStyle w:val="ad"/>
        <w:spacing w:after="62"/>
      </w:pPr>
      <w:r>
        <w:rPr>
          <w:rFonts w:hint="eastAsia"/>
        </w:rPr>
        <w:t xml:space="preserve">Lord of </w:t>
      </w:r>
      <w:proofErr w:type="spellStart"/>
      <w:r>
        <w:rPr>
          <w:rFonts w:hint="eastAsia"/>
        </w:rPr>
        <w:t>Camelide</w:t>
      </w:r>
      <w:proofErr w:type="spellEnd"/>
    </w:p>
    <w:p w14:paraId="05BD45E0" w14:textId="77777777" w:rsidR="00555047" w:rsidRDefault="002E5D19">
      <w:pPr>
        <w:spacing w:line="300" w:lineRule="exact"/>
        <w:ind w:firstLine="440"/>
      </w:pPr>
      <w:r>
        <w:rPr>
          <w:rStyle w:val="a4"/>
        </w:rPr>
        <w:t>（懵了，他完全没料到）</w:t>
      </w:r>
      <w:r>
        <w:t>...My apologies?</w:t>
      </w:r>
    </w:p>
    <w:p w14:paraId="492E5134" w14:textId="77777777" w:rsidR="00555047" w:rsidRDefault="002E5D19">
      <w:pPr>
        <w:ind w:firstLine="440"/>
      </w:pPr>
      <w:r>
        <w:t>……</w:t>
      </w:r>
      <w:r>
        <w:t>您，您说什么？</w:t>
      </w:r>
    </w:p>
    <w:p w14:paraId="10EE25E3" w14:textId="77777777" w:rsidR="00555047" w:rsidRDefault="00555047">
      <w:pPr>
        <w:ind w:firstLine="440"/>
      </w:pPr>
    </w:p>
    <w:p w14:paraId="1B3041D2" w14:textId="77777777" w:rsidR="00555047" w:rsidRDefault="002E5D19">
      <w:pPr>
        <w:pStyle w:val="ad"/>
        <w:spacing w:after="62"/>
      </w:pPr>
      <w:r>
        <w:rPr>
          <w:rFonts w:hint="eastAsia"/>
        </w:rPr>
        <w:t>Arthur</w:t>
      </w:r>
    </w:p>
    <w:p w14:paraId="2559CC4A" w14:textId="77777777" w:rsidR="00555047" w:rsidRDefault="002E5D19">
      <w:pPr>
        <w:ind w:firstLine="440"/>
      </w:pPr>
      <w:r>
        <w:t>It can't be my choice alone.</w:t>
      </w:r>
    </w:p>
    <w:p w14:paraId="00FEF2CD" w14:textId="77777777" w:rsidR="00555047" w:rsidRDefault="002E5D19">
      <w:pPr>
        <w:ind w:firstLine="440"/>
      </w:pPr>
      <w:r>
        <w:t>这可不能只听我一言。</w:t>
      </w:r>
    </w:p>
    <w:p w14:paraId="4FB553A0" w14:textId="77777777" w:rsidR="00555047" w:rsidRDefault="00555047">
      <w:pPr>
        <w:ind w:firstLine="440"/>
      </w:pPr>
    </w:p>
    <w:p w14:paraId="7A5600F5" w14:textId="77777777" w:rsidR="00555047" w:rsidRDefault="002E5D19">
      <w:pPr>
        <w:ind w:firstLine="440"/>
      </w:pPr>
      <w:r>
        <w:rPr>
          <w:rFonts w:hint="eastAsia"/>
        </w:rPr>
        <w:br w:type="page"/>
      </w:r>
    </w:p>
    <w:p w14:paraId="506FA885" w14:textId="77777777" w:rsidR="00555047" w:rsidRDefault="002E5D19">
      <w:pPr>
        <w:pStyle w:val="ad"/>
        <w:spacing w:after="62"/>
      </w:pPr>
      <w:r>
        <w:rPr>
          <w:rFonts w:hint="eastAsia"/>
        </w:rPr>
        <w:lastRenderedPageBreak/>
        <w:t xml:space="preserve">Lord of </w:t>
      </w:r>
      <w:proofErr w:type="spellStart"/>
      <w:r>
        <w:rPr>
          <w:rFonts w:hint="eastAsia"/>
        </w:rPr>
        <w:t>Camelide</w:t>
      </w:r>
      <w:proofErr w:type="spellEnd"/>
    </w:p>
    <w:p w14:paraId="66A0D759" w14:textId="77777777" w:rsidR="00555047" w:rsidRDefault="002E5D19">
      <w:pPr>
        <w:ind w:firstLine="440"/>
      </w:pPr>
      <w:r>
        <w:t>My apologies, your Grace, my daughter is young and innocent and pure and...</w:t>
      </w:r>
    </w:p>
    <w:p w14:paraId="437253CA" w14:textId="77777777" w:rsidR="00555047" w:rsidRDefault="002E5D19">
      <w:pPr>
        <w:ind w:firstLine="440"/>
      </w:pPr>
      <w:r>
        <w:t>这提议有些失礼，陛下，但小女青春正好，纯洁可人，而且</w:t>
      </w:r>
      <w:r>
        <w:t>……</w:t>
      </w:r>
    </w:p>
    <w:p w14:paraId="140539C9" w14:textId="77777777" w:rsidR="00555047" w:rsidRDefault="00555047">
      <w:pPr>
        <w:ind w:firstLine="440"/>
      </w:pPr>
    </w:p>
    <w:p w14:paraId="27869FD9" w14:textId="77777777" w:rsidR="00555047" w:rsidRDefault="002E5D19">
      <w:pPr>
        <w:pStyle w:val="ad"/>
        <w:spacing w:after="62"/>
      </w:pPr>
      <w:r>
        <w:rPr>
          <w:rFonts w:hint="eastAsia"/>
        </w:rPr>
        <w:t>Arthur</w:t>
      </w:r>
    </w:p>
    <w:p w14:paraId="72AF1AC6" w14:textId="77777777" w:rsidR="00555047" w:rsidRDefault="002E5D19">
      <w:pPr>
        <w:spacing w:afterLines="20" w:after="62"/>
        <w:ind w:firstLine="440"/>
      </w:pPr>
      <w:r>
        <w:t xml:space="preserve">And </w:t>
      </w:r>
      <w:r>
        <w:rPr>
          <w:rFonts w:hint="eastAsia"/>
        </w:rPr>
        <w:t xml:space="preserve">in </w:t>
      </w:r>
      <w:r>
        <w:t>possession</w:t>
      </w:r>
      <w:r>
        <w:rPr>
          <w:rFonts w:hint="eastAsia"/>
        </w:rPr>
        <w:t xml:space="preserve"> of</w:t>
      </w:r>
      <w:r>
        <w:t xml:space="preserve"> her own heart and mind and will, my lord.</w:t>
      </w:r>
    </w:p>
    <w:p w14:paraId="42A3210E" w14:textId="77777777" w:rsidR="00555047" w:rsidRDefault="002E5D19">
      <w:pPr>
        <w:spacing w:afterLines="35" w:after="109"/>
        <w:ind w:firstLine="440"/>
      </w:pPr>
      <w:r>
        <w:t>而且她也有自己的心、自己的想法、自己的意愿。</w:t>
      </w:r>
    </w:p>
    <w:p w14:paraId="0737EB22" w14:textId="77777777" w:rsidR="00555047" w:rsidRDefault="002E5D19">
      <w:pPr>
        <w:spacing w:afterLines="20" w:after="62"/>
        <w:ind w:firstLine="440"/>
      </w:pPr>
      <w:r>
        <w:t xml:space="preserve">If </w:t>
      </w:r>
      <w:r>
        <w:rPr>
          <w:rFonts w:hint="eastAsia"/>
        </w:rPr>
        <w:t>there</w:t>
      </w:r>
      <w:r>
        <w:t xml:space="preserve"> shall be a wedding, I </w:t>
      </w:r>
      <w:r>
        <w:rPr>
          <w:rFonts w:hint="eastAsia"/>
        </w:rPr>
        <w:t>must</w:t>
      </w:r>
      <w:r>
        <w:t xml:space="preserve"> win </w:t>
      </w:r>
      <w:r>
        <w:rPr>
          <w:rFonts w:hint="eastAsia"/>
        </w:rPr>
        <w:t>the</w:t>
      </w:r>
      <w:r>
        <w:t xml:space="preserve"> heartfelt </w:t>
      </w:r>
      <w:r>
        <w:rPr>
          <w:rFonts w:hint="eastAsia"/>
        </w:rPr>
        <w:t>consent</w:t>
      </w:r>
      <w:r>
        <w:t xml:space="preserve"> of the bride herself. My lady Guinevere, I </w:t>
      </w:r>
      <w:r>
        <w:rPr>
          <w:rFonts w:hint="eastAsia"/>
        </w:rPr>
        <w:t>must</w:t>
      </w:r>
      <w:r>
        <w:t xml:space="preserve"> admit, without my title as King, I would not have the chance to stand here and talk to you. But when my heart beats for you, it is </w:t>
      </w:r>
      <w:r>
        <w:rPr>
          <w:rFonts w:hint="eastAsia"/>
        </w:rPr>
        <w:t>with true</w:t>
      </w:r>
      <w:r>
        <w:t xml:space="preserve"> passion.</w:t>
      </w:r>
    </w:p>
    <w:p w14:paraId="0744310D" w14:textId="77777777" w:rsidR="00555047" w:rsidRDefault="002E5D19">
      <w:pPr>
        <w:spacing w:afterLines="35" w:after="109"/>
        <w:ind w:firstLine="440"/>
      </w:pPr>
      <w:r>
        <w:t>若要定下婚约，我必须得到新娘本人真心的同意。桂妮薇儿小姐，我得承认，若不是顶着国王的头衔，我或许没机会站在这里和您说话。但我对您心动，纯粹是亚瑟此人个人的心意。</w:t>
      </w:r>
    </w:p>
    <w:p w14:paraId="5E1A6DF4" w14:textId="77777777" w:rsidR="00555047" w:rsidRDefault="002E5D19">
      <w:pPr>
        <w:spacing w:afterLines="20" w:after="62"/>
        <w:ind w:firstLine="440"/>
      </w:pPr>
      <w:r>
        <w:t>Now I speak as a man baring his soul.</w:t>
      </w:r>
      <w:r>
        <w:rPr>
          <w:rFonts w:hint="eastAsia"/>
        </w:rPr>
        <w:t xml:space="preserve"> </w:t>
      </w:r>
      <w:r>
        <w:t xml:space="preserve">My question is simple, and my heart is plain: Would you have me? Not as King, but as Arthur—this man who would lay down his sword before he let harm </w:t>
      </w:r>
      <w:r>
        <w:rPr>
          <w:rFonts w:hint="eastAsia"/>
        </w:rPr>
        <w:t>come to</w:t>
      </w:r>
      <w:r>
        <w:t xml:space="preserve"> you.</w:t>
      </w:r>
    </w:p>
    <w:p w14:paraId="36F90641" w14:textId="77777777" w:rsidR="00555047" w:rsidRDefault="002E5D19">
      <w:pPr>
        <w:ind w:firstLine="440"/>
      </w:pPr>
      <w:r>
        <w:t>现在我以一个坦诚的人的身份向您表白：我的问题很简单，心意也很直白</w:t>
      </w:r>
      <w:r>
        <w:rPr>
          <w:rFonts w:hint="eastAsia"/>
        </w:rPr>
        <w:t>——</w:t>
      </w:r>
      <w:r>
        <w:t>您愿意嫁给我吗？不是嫁给国王，而是嫁给亚瑟</w:t>
      </w:r>
      <w:r>
        <w:rPr>
          <w:rFonts w:hint="eastAsia"/>
        </w:rPr>
        <w:t>——</w:t>
      </w:r>
      <w:r>
        <w:t>嫁给这个为了不让您受伤，而愿意无条件放下手中一切傍身武器之人。</w:t>
      </w:r>
    </w:p>
    <w:p w14:paraId="0A71B293" w14:textId="25B25C38" w:rsidR="00555047" w:rsidRPr="00806FE6" w:rsidRDefault="00E67047">
      <w:pPr>
        <w:ind w:firstLineChars="0" w:firstLine="0"/>
        <w:rPr>
          <w:rFonts w:ascii="Consolas" w:hAnsi="Consolas"/>
          <w:b/>
          <w:rPrChange w:id="642" w:author="Z Richard" w:date="2026-04-23T15:48:00Z" w16du:dateUtc="2026-04-23T07:48:00Z">
            <w:rPr/>
          </w:rPrChange>
        </w:rPr>
      </w:pPr>
      <w:ins w:id="643" w:author="Z Richard" w:date="2026-04-24T09:35:00Z" w16du:dateUtc="2026-04-24T01:35:00Z">
        <w:r>
          <w:rPr>
            <w:rFonts w:ascii="Consolas" w:hAnsi="Consolas" w:hint="eastAsia"/>
            <w:b/>
            <w:color w:val="FFFFFF" w:themeColor="background1"/>
            <w:highlight w:val="red"/>
          </w:rPr>
          <w:t>1</w:t>
        </w:r>
      </w:ins>
      <w:ins w:id="644" w:author="Z Richard" w:date="2026-04-24T09:36:00Z" w16du:dateUtc="2026-04-24T01:36:00Z">
        <w:r w:rsidR="00091037">
          <w:rPr>
            <w:rFonts w:ascii="Consolas" w:hAnsi="Consolas" w:hint="eastAsia"/>
            <w:b/>
            <w:color w:val="FFFFFF" w:themeColor="background1"/>
            <w:highlight w:val="red"/>
          </w:rPr>
          <w:t xml:space="preserve"> 3</w:t>
        </w:r>
      </w:ins>
      <w:ins w:id="645" w:author="Z Richard" w:date="2026-04-24T09:35:00Z" w16du:dateUtc="2026-04-24T01:35:00Z">
        <w:r w:rsidRPr="00201F52">
          <w:rPr>
            <w:rFonts w:ascii="Consolas" w:hAnsi="Consolas"/>
            <w:b/>
            <w:color w:val="FFFFFF" w:themeColor="background1"/>
            <w:highlight w:val="red"/>
          </w:rPr>
          <w:t xml:space="preserve"> Off</w:t>
        </w:r>
        <w:r>
          <w:rPr>
            <w:rFonts w:ascii="Consolas" w:hAnsi="Consolas"/>
            <w:b/>
            <w:color w:val="FFFFFF" w:themeColor="background1"/>
            <w:highlight w:val="red"/>
          </w:rPr>
          <w:t>,</w:t>
        </w:r>
      </w:ins>
      <w:ins w:id="646" w:author="Liao Kuo" w:date="2026-04-09T15:46:00Z">
        <w:del w:id="647" w:author="Z Richard" w:date="2026-04-24T09:35:00Z" w16du:dateUtc="2026-04-24T01:35:00Z">
          <w:r w:rsidR="00C97083" w:rsidDel="00E67047">
            <w:rPr>
              <w:rFonts w:ascii="Consolas" w:hAnsi="Consolas"/>
              <w:b/>
              <w:color w:val="000000" w:themeColor="text1"/>
              <w:highlight w:val="green"/>
            </w:rPr>
            <w:delText>2</w:delText>
          </w:r>
          <w:r w:rsidR="00C97083" w:rsidRPr="00385852" w:rsidDel="00E67047">
            <w:rPr>
              <w:rFonts w:ascii="Consolas" w:hAnsi="Consolas"/>
              <w:b/>
              <w:color w:val="000000" w:themeColor="text1"/>
              <w:highlight w:val="green"/>
            </w:rPr>
            <w:delText xml:space="preserve"> On</w:delText>
          </w:r>
        </w:del>
      </w:ins>
      <w:ins w:id="648" w:author="Z Richard" w:date="2026-04-23T15:48:00Z" w16du:dateUtc="2026-04-23T07:48:00Z">
        <w:r w:rsidR="00806FE6" w:rsidRPr="00806FE6">
          <w:rPr>
            <w:rFonts w:ascii="Consolas" w:hAnsi="Consolas" w:hint="eastAsia"/>
            <w:b/>
            <w:highlight w:val="green"/>
          </w:rPr>
          <w:t xml:space="preserve"> </w:t>
        </w:r>
      </w:ins>
      <w:ins w:id="649" w:author="Z Richard" w:date="2026-04-24T09:35:00Z" w16du:dateUtc="2026-04-24T01:35:00Z">
        <w:r w:rsidR="00A25ACA">
          <w:rPr>
            <w:rFonts w:ascii="Consolas" w:hAnsi="Consolas" w:hint="eastAsia"/>
            <w:b/>
            <w:highlight w:val="green"/>
          </w:rPr>
          <w:t xml:space="preserve">2 On, </w:t>
        </w:r>
      </w:ins>
      <w:ins w:id="650" w:author="Z Richard" w:date="2026-04-24T02:14:00Z" w16du:dateUtc="2026-04-23T18:14:00Z">
        <w:r w:rsidR="00565801">
          <w:rPr>
            <w:rFonts w:ascii="Consolas" w:hAnsi="Consolas" w:hint="eastAsia"/>
            <w:b/>
            <w:highlight w:val="green"/>
          </w:rPr>
          <w:t>伴奏</w:t>
        </w:r>
        <w:r w:rsidR="00565801">
          <w:rPr>
            <w:rFonts w:ascii="Consolas" w:hAnsi="Consolas" w:hint="eastAsia"/>
            <w:b/>
            <w:highlight w:val="green"/>
          </w:rPr>
          <w:t>Up</w:t>
        </w:r>
      </w:ins>
    </w:p>
    <w:p w14:paraId="46DC6567" w14:textId="77777777" w:rsidR="00555047" w:rsidRDefault="002E5D19">
      <w:pPr>
        <w:pStyle w:val="1"/>
        <w:spacing w:before="156" w:after="156"/>
      </w:pPr>
      <w:bookmarkStart w:id="651" w:name="_Toc14419"/>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7</w:t>
      </w:r>
      <w:r>
        <w:rPr>
          <w:rFonts w:hint="eastAsia"/>
        </w:rPr>
        <w:t xml:space="preserve"> </w:t>
      </w:r>
      <w:r>
        <w:t xml:space="preserve"> Promise</w:t>
      </w:r>
      <w:bookmarkEnd w:id="651"/>
    </w:p>
    <w:p w14:paraId="013C8E76" w14:textId="4C7810F4" w:rsidR="00E5287C" w:rsidRPr="0043183D" w:rsidRDefault="003C494C" w:rsidP="00E5287C">
      <w:pPr>
        <w:ind w:firstLineChars="0" w:firstLine="0"/>
        <w:rPr>
          <w:ins w:id="652" w:author="Z Richard" w:date="2026-04-23T15:52:00Z" w16du:dateUtc="2026-04-23T07:52:00Z"/>
          <w:rFonts w:ascii="Consolas" w:hAnsi="Consolas"/>
          <w:b/>
          <w:color w:val="215E99" w:themeColor="text2" w:themeTint="BF"/>
        </w:rPr>
      </w:pPr>
      <w:ins w:id="653" w:author="Z Richard" w:date="2026-04-23T15:53:00Z" w16du:dateUtc="2026-04-23T07:53:00Z">
        <w:r>
          <w:rPr>
            <w:rFonts w:ascii="Consolas" w:hAnsi="Consolas" w:hint="eastAsia"/>
            <w:b/>
            <w:color w:val="215E99" w:themeColor="text2" w:themeTint="BF"/>
          </w:rPr>
          <w:t>Arthur (1)</w:t>
        </w:r>
        <w:r>
          <w:rPr>
            <w:rFonts w:ascii="Consolas" w:hAnsi="Consolas" w:hint="eastAsia"/>
            <w:b/>
            <w:color w:val="215E99" w:themeColor="text2" w:themeTint="BF"/>
          </w:rPr>
          <w:t>、</w:t>
        </w:r>
      </w:ins>
      <w:ins w:id="654" w:author="Z Richard" w:date="2026-04-23T15:52:00Z" w16du:dateUtc="2026-04-23T07:52:00Z">
        <w:r w:rsidR="00E5287C">
          <w:rPr>
            <w:rFonts w:ascii="Consolas" w:hAnsi="Consolas" w:hint="eastAsia"/>
            <w:b/>
            <w:color w:val="215E99" w:themeColor="text2" w:themeTint="BF"/>
          </w:rPr>
          <w:t>Guinevere (2)</w:t>
        </w:r>
        <w:r w:rsidR="00E5287C">
          <w:rPr>
            <w:rFonts w:ascii="Consolas" w:hAnsi="Consolas" w:hint="eastAsia"/>
            <w:b/>
            <w:color w:val="215E99" w:themeColor="text2" w:themeTint="BF"/>
          </w:rPr>
          <w:t>、</w:t>
        </w:r>
      </w:ins>
      <w:ins w:id="655" w:author="Z Richard" w:date="2026-04-23T15:53:00Z" w16du:dateUtc="2026-04-23T07:53:00Z">
        <w:r>
          <w:rPr>
            <w:rFonts w:ascii="Consolas" w:hAnsi="Consolas" w:hint="eastAsia"/>
            <w:b/>
            <w:color w:val="215E99" w:themeColor="text2" w:themeTint="BF"/>
          </w:rPr>
          <w:t>Merlin (5)</w:t>
        </w:r>
        <w:r>
          <w:rPr>
            <w:rFonts w:ascii="Consolas" w:hAnsi="Consolas" w:hint="eastAsia"/>
            <w:b/>
            <w:color w:val="215E99" w:themeColor="text2" w:themeTint="BF"/>
          </w:rPr>
          <w:t>、</w:t>
        </w:r>
      </w:ins>
      <w:ins w:id="656" w:author="Z Richard" w:date="2026-04-24T09:33:00Z" w16du:dateUtc="2026-04-24T01:33:00Z">
        <w:r w:rsidR="005C6BE3">
          <w:rPr>
            <w:rFonts w:ascii="Consolas" w:hAnsi="Consolas" w:hint="eastAsia"/>
            <w:b/>
            <w:color w:val="215E99" w:themeColor="text2" w:themeTint="BF"/>
          </w:rPr>
          <w:t>LOC (3)</w:t>
        </w:r>
        <w:r w:rsidR="005C6BE3">
          <w:rPr>
            <w:rFonts w:ascii="Consolas" w:hAnsi="Consolas" w:hint="eastAsia"/>
            <w:b/>
            <w:color w:val="215E99" w:themeColor="text2" w:themeTint="BF"/>
          </w:rPr>
          <w:t>、</w:t>
        </w:r>
      </w:ins>
      <w:ins w:id="657" w:author="Z Richard" w:date="2026-04-23T15:53:00Z" w16du:dateUtc="2026-04-23T07:53:00Z">
        <w:r w:rsidR="00F15886">
          <w:rPr>
            <w:rFonts w:ascii="Consolas" w:hAnsi="Consolas" w:hint="eastAsia"/>
            <w:b/>
            <w:color w:val="215E99" w:themeColor="text2" w:themeTint="BF"/>
          </w:rPr>
          <w:t>Kay</w:t>
        </w:r>
        <w:r w:rsidR="008273D1">
          <w:rPr>
            <w:rFonts w:ascii="Consolas" w:hAnsi="Consolas" w:hint="eastAsia"/>
            <w:b/>
            <w:color w:val="215E99" w:themeColor="text2" w:themeTint="BF"/>
          </w:rPr>
          <w:t xml:space="preserve"> </w:t>
        </w:r>
        <w:r w:rsidR="00F15886">
          <w:rPr>
            <w:rFonts w:ascii="Consolas" w:hAnsi="Consolas" w:hint="eastAsia"/>
            <w:b/>
            <w:color w:val="215E99" w:themeColor="text2" w:themeTint="BF"/>
          </w:rPr>
          <w:t>(6)</w:t>
        </w:r>
        <w:r w:rsidR="00F15886">
          <w:rPr>
            <w:rFonts w:ascii="Consolas" w:hAnsi="Consolas" w:hint="eastAsia"/>
            <w:b/>
            <w:color w:val="215E99" w:themeColor="text2" w:themeTint="BF"/>
          </w:rPr>
          <w:t>、</w:t>
        </w:r>
      </w:ins>
      <w:ins w:id="658" w:author="Z Richard" w:date="2026-04-23T15:52:00Z" w16du:dateUtc="2026-04-23T07:52:00Z">
        <w:r w:rsidR="00E5287C" w:rsidRPr="0043183D">
          <w:rPr>
            <w:rFonts w:ascii="Consolas" w:hAnsi="Consolas" w:hint="eastAsia"/>
            <w:b/>
            <w:color w:val="215E99" w:themeColor="text2" w:themeTint="BF"/>
          </w:rPr>
          <w:t xml:space="preserve">Chorus </w:t>
        </w:r>
        <w:r w:rsidR="00E5287C">
          <w:rPr>
            <w:rFonts w:ascii="Consolas" w:hAnsi="Consolas" w:hint="eastAsia"/>
            <w:b/>
            <w:color w:val="215E99" w:themeColor="text2" w:themeTint="BF"/>
          </w:rPr>
          <w:t>A</w:t>
        </w:r>
        <w:r w:rsidR="00E5287C" w:rsidRPr="0043183D">
          <w:rPr>
            <w:rFonts w:ascii="Consolas" w:hAnsi="Consolas" w:hint="eastAsia"/>
            <w:b/>
            <w:color w:val="215E99" w:themeColor="text2" w:themeTint="BF"/>
          </w:rPr>
          <w:t xml:space="preserve"> (7-10)</w:t>
        </w:r>
        <w:r w:rsidR="003219AE">
          <w:rPr>
            <w:rFonts w:ascii="Consolas" w:hAnsi="Consolas" w:hint="eastAsia"/>
            <w:b/>
            <w:color w:val="215E99" w:themeColor="text2" w:themeTint="BF"/>
          </w:rPr>
          <w:t>、</w:t>
        </w:r>
        <w:r w:rsidR="003219AE">
          <w:rPr>
            <w:rFonts w:ascii="Consolas" w:hAnsi="Consolas" w:hint="eastAsia"/>
            <w:b/>
            <w:color w:val="215E99" w:themeColor="text2" w:themeTint="BF"/>
          </w:rPr>
          <w:t>Lamorak (16)</w:t>
        </w:r>
        <w:r w:rsidR="00E5287C" w:rsidRPr="0043183D">
          <w:rPr>
            <w:rFonts w:ascii="Consolas" w:hAnsi="Consolas" w:hint="eastAsia"/>
            <w:b/>
            <w:color w:val="215E99" w:themeColor="text2" w:themeTint="BF"/>
          </w:rPr>
          <w:t xml:space="preserve"> </w:t>
        </w:r>
      </w:ins>
      <w:ins w:id="659" w:author="Z Richard" w:date="2026-04-24T09:33:00Z" w16du:dateUtc="2026-04-24T01:33:00Z">
        <w:r w:rsidR="0077074C">
          <w:rPr>
            <w:rFonts w:ascii="Consolas" w:hAnsi="Consolas" w:hint="eastAsia"/>
            <w:b/>
            <w:color w:val="215E99" w:themeColor="text2" w:themeTint="BF"/>
          </w:rPr>
          <w:t>、</w:t>
        </w:r>
        <w:r w:rsidR="0077074C">
          <w:rPr>
            <w:rFonts w:ascii="Consolas" w:hAnsi="Consolas" w:hint="eastAsia"/>
            <w:b/>
            <w:color w:val="215E99" w:themeColor="text2" w:themeTint="BF"/>
          </w:rPr>
          <w:t>Geraint (19)</w:t>
        </w:r>
      </w:ins>
      <w:ins w:id="660" w:author="Z Richard" w:date="2026-04-23T15:52:00Z" w16du:dateUtc="2026-04-23T07:52:00Z">
        <w:r w:rsidR="00E5287C" w:rsidRPr="0043183D">
          <w:rPr>
            <w:rFonts w:ascii="Consolas" w:hAnsi="Consolas" w:hint="eastAsia"/>
            <w:b/>
            <w:color w:val="215E99" w:themeColor="text2" w:themeTint="BF"/>
          </w:rPr>
          <w:t>唱</w:t>
        </w:r>
        <w:r w:rsidR="00E5287C">
          <w:rPr>
            <w:rFonts w:ascii="Consolas" w:hAnsi="Consolas" w:hint="eastAsia"/>
            <w:b/>
            <w:color w:val="215E99" w:themeColor="text2" w:themeTint="BF"/>
          </w:rPr>
          <w:t xml:space="preserve"> (Chorus A</w:t>
        </w:r>
        <w:r w:rsidR="003219AE">
          <w:rPr>
            <w:rFonts w:ascii="Consolas" w:hAnsi="Consolas" w:hint="eastAsia"/>
            <w:b/>
            <w:color w:val="215E99" w:themeColor="text2" w:themeTint="BF"/>
          </w:rPr>
          <w:t>、</w:t>
        </w:r>
      </w:ins>
      <w:ins w:id="661" w:author="Z Richard" w:date="2026-04-24T09:33:00Z" w16du:dateUtc="2026-04-24T01:33:00Z">
        <w:r w:rsidR="0077074C">
          <w:rPr>
            <w:rFonts w:ascii="Consolas" w:hAnsi="Consolas" w:hint="eastAsia"/>
            <w:b/>
            <w:color w:val="215E99" w:themeColor="text2" w:themeTint="BF"/>
          </w:rPr>
          <w:t>LOC</w:t>
        </w:r>
        <w:r w:rsidR="0077074C">
          <w:rPr>
            <w:rFonts w:ascii="Consolas" w:hAnsi="Consolas" w:hint="eastAsia"/>
            <w:b/>
            <w:color w:val="215E99" w:themeColor="text2" w:themeTint="BF"/>
          </w:rPr>
          <w:t>、</w:t>
        </w:r>
      </w:ins>
      <w:ins w:id="662" w:author="Z Richard" w:date="2026-04-23T15:52:00Z" w16du:dateUtc="2026-04-23T07:52:00Z">
        <w:r w:rsidR="003219AE">
          <w:rPr>
            <w:rFonts w:ascii="Consolas" w:hAnsi="Consolas" w:hint="eastAsia"/>
            <w:b/>
            <w:color w:val="215E99" w:themeColor="text2" w:themeTint="BF"/>
          </w:rPr>
          <w:t>Kay</w:t>
        </w:r>
        <w:r w:rsidR="003219AE">
          <w:rPr>
            <w:rFonts w:ascii="Consolas" w:hAnsi="Consolas" w:hint="eastAsia"/>
            <w:b/>
            <w:color w:val="215E99" w:themeColor="text2" w:themeTint="BF"/>
          </w:rPr>
          <w:t>、</w:t>
        </w:r>
        <w:r w:rsidR="003219AE">
          <w:rPr>
            <w:rFonts w:ascii="Consolas" w:hAnsi="Consolas" w:hint="eastAsia"/>
            <w:b/>
            <w:color w:val="215E99" w:themeColor="text2" w:themeTint="BF"/>
          </w:rPr>
          <w:t>L</w:t>
        </w:r>
      </w:ins>
      <w:ins w:id="663" w:author="Z Richard" w:date="2026-04-23T15:53:00Z" w16du:dateUtc="2026-04-23T07:53:00Z">
        <w:r w:rsidR="003219AE">
          <w:rPr>
            <w:rFonts w:ascii="Consolas" w:hAnsi="Consolas" w:hint="eastAsia"/>
            <w:b/>
            <w:color w:val="215E99" w:themeColor="text2" w:themeTint="BF"/>
          </w:rPr>
          <w:t>amorak</w:t>
        </w:r>
        <w:r w:rsidR="003219AE">
          <w:rPr>
            <w:rFonts w:ascii="Consolas" w:hAnsi="Consolas" w:hint="eastAsia"/>
            <w:b/>
            <w:color w:val="215E99" w:themeColor="text2" w:themeTint="BF"/>
          </w:rPr>
          <w:t>仅</w:t>
        </w:r>
      </w:ins>
      <w:ins w:id="664" w:author="Z Richard" w:date="2026-04-23T15:52:00Z" w16du:dateUtc="2026-04-23T07:52:00Z">
        <w:r w:rsidR="00E5287C">
          <w:rPr>
            <w:rFonts w:ascii="Consolas" w:hAnsi="Consolas" w:hint="eastAsia"/>
            <w:b/>
            <w:color w:val="215E99" w:themeColor="text2" w:themeTint="BF"/>
          </w:rPr>
          <w:t>合唱</w:t>
        </w:r>
      </w:ins>
      <w:ins w:id="665" w:author="Z Richard" w:date="2026-04-23T16:21:00Z" w16du:dateUtc="2026-04-23T08:21:00Z">
        <w:r w:rsidR="000D5F25">
          <w:rPr>
            <w:rFonts w:ascii="Consolas" w:hAnsi="Consolas" w:hint="eastAsia"/>
            <w:b/>
            <w:color w:val="215E99" w:themeColor="text2" w:themeTint="BF"/>
          </w:rPr>
          <w:t>，有预录和声</w:t>
        </w:r>
      </w:ins>
      <w:ins w:id="666" w:author="Z Richard" w:date="2026-04-23T15:52:00Z" w16du:dateUtc="2026-04-23T07:52:00Z">
        <w:r w:rsidR="00E5287C">
          <w:rPr>
            <w:rFonts w:ascii="Consolas" w:hAnsi="Consolas" w:hint="eastAsia"/>
            <w:b/>
            <w:color w:val="215E99" w:themeColor="text2" w:themeTint="BF"/>
          </w:rPr>
          <w:t>)</w:t>
        </w:r>
      </w:ins>
    </w:p>
    <w:p w14:paraId="3B2DC0E3" w14:textId="77777777" w:rsidR="00E5287C" w:rsidRDefault="00E5287C">
      <w:pPr>
        <w:ind w:firstLineChars="0" w:firstLine="0"/>
        <w:rPr>
          <w:ins w:id="667" w:author="Z Richard" w:date="2026-04-23T15:52:00Z" w16du:dateUtc="2026-04-23T07:52:00Z"/>
          <w:rFonts w:ascii="Consolas" w:hAnsi="Consolas"/>
          <w:b/>
          <w:color w:val="000000" w:themeColor="text1"/>
          <w:highlight w:val="green"/>
        </w:rPr>
      </w:pPr>
    </w:p>
    <w:p w14:paraId="102AFC82" w14:textId="428DABED" w:rsidR="00555047" w:rsidRDefault="00C97083">
      <w:pPr>
        <w:ind w:firstLineChars="0" w:firstLine="0"/>
        <w:pPrChange w:id="668" w:author="Liao Kuo" w:date="2026-04-09T15:46:00Z">
          <w:pPr>
            <w:ind w:firstLine="442"/>
          </w:pPr>
        </w:pPrChange>
      </w:pPr>
      <w:ins w:id="669" w:author="Liao Kuo" w:date="2026-04-09T15:46:00Z">
        <w:del w:id="670" w:author="Z Richard" w:date="2026-04-23T15:52:00Z" w16du:dateUtc="2026-04-23T07:52:00Z">
          <w:r w:rsidDel="00E5287C">
            <w:rPr>
              <w:rFonts w:ascii="Consolas" w:hAnsi="Consolas"/>
              <w:b/>
              <w:color w:val="000000" w:themeColor="text1"/>
              <w:highlight w:val="green"/>
            </w:rPr>
            <w:delText>2</w:delText>
          </w:r>
          <w:r w:rsidRPr="00385852" w:rsidDel="00E5287C">
            <w:rPr>
              <w:rFonts w:ascii="Consolas" w:hAnsi="Consolas"/>
              <w:b/>
              <w:color w:val="000000" w:themeColor="text1"/>
              <w:highlight w:val="green"/>
            </w:rPr>
            <w:delText xml:space="preserve"> On</w:delText>
          </w:r>
          <w:r w:rsidDel="00E5287C">
            <w:rPr>
              <w:rFonts w:ascii="Consolas" w:hAnsi="Consolas"/>
              <w:b/>
              <w:color w:val="000000" w:themeColor="text1"/>
              <w:highlight w:val="green"/>
            </w:rPr>
            <w:delText xml:space="preserve">, </w:delText>
          </w:r>
        </w:del>
      </w:ins>
      <w:ins w:id="671" w:author="Liao Kuo" w:date="2026-04-09T15:49:00Z">
        <w:r>
          <w:rPr>
            <w:rFonts w:ascii="Consolas" w:hAnsi="Consolas"/>
            <w:b/>
            <w:color w:val="000000" w:themeColor="text1"/>
            <w:highlight w:val="green"/>
          </w:rPr>
          <w:t>1</w:t>
        </w:r>
      </w:ins>
      <w:ins w:id="672" w:author="Z Richard" w:date="2026-04-24T09:37:00Z" w16du:dateUtc="2026-04-24T01:37:00Z">
        <w:r w:rsidR="002D7B01">
          <w:rPr>
            <w:rFonts w:ascii="Consolas" w:hAnsi="Consolas" w:hint="eastAsia"/>
            <w:b/>
            <w:color w:val="000000" w:themeColor="text1"/>
            <w:highlight w:val="green"/>
          </w:rPr>
          <w:t xml:space="preserve"> 3</w:t>
        </w:r>
      </w:ins>
      <w:ins w:id="673" w:author="Liao Kuo" w:date="2026-04-09T15:49:00Z">
        <w:r>
          <w:rPr>
            <w:rFonts w:ascii="Consolas" w:hAnsi="Consolas"/>
            <w:b/>
            <w:color w:val="000000" w:themeColor="text1"/>
            <w:highlight w:val="green"/>
          </w:rPr>
          <w:t xml:space="preserve"> </w:t>
        </w:r>
      </w:ins>
      <w:ins w:id="674" w:author="Liao Kuo" w:date="2026-04-09T15:46:00Z">
        <w:r>
          <w:rPr>
            <w:rFonts w:ascii="Consolas" w:hAnsi="Consolas"/>
            <w:b/>
            <w:color w:val="000000" w:themeColor="text1"/>
            <w:highlight w:val="green"/>
          </w:rPr>
          <w:t>6</w:t>
        </w:r>
      </w:ins>
      <w:ins w:id="675" w:author="Z Richard" w:date="2026-04-23T21:00:00Z" w16du:dateUtc="2026-04-23T13:00:00Z">
        <w:r w:rsidR="00200375">
          <w:rPr>
            <w:rFonts w:ascii="Consolas" w:hAnsi="Consolas" w:hint="eastAsia"/>
            <w:b/>
            <w:color w:val="000000" w:themeColor="text1"/>
            <w:highlight w:val="green"/>
          </w:rPr>
          <w:t xml:space="preserve"> 7-10</w:t>
        </w:r>
      </w:ins>
      <w:ins w:id="676" w:author="Liao Kuo" w:date="2026-04-09T15:46:00Z">
        <w:r>
          <w:rPr>
            <w:rFonts w:ascii="Consolas" w:hAnsi="Consolas"/>
            <w:b/>
            <w:color w:val="000000" w:themeColor="text1"/>
            <w:highlight w:val="green"/>
          </w:rPr>
          <w:t xml:space="preserve"> 16</w:t>
        </w:r>
      </w:ins>
      <w:ins w:id="677" w:author="Z Richard" w:date="2026-04-24T09:32:00Z" w16du:dateUtc="2026-04-24T01:32:00Z">
        <w:r w:rsidR="00CA01B8">
          <w:rPr>
            <w:rFonts w:ascii="Consolas" w:hAnsi="Consolas" w:hint="eastAsia"/>
            <w:b/>
            <w:color w:val="000000" w:themeColor="text1"/>
            <w:highlight w:val="green"/>
          </w:rPr>
          <w:t xml:space="preserve"> 19</w:t>
        </w:r>
      </w:ins>
      <w:ins w:id="678" w:author="Liao Kuo" w:date="2026-04-09T15:46:00Z">
        <w:r>
          <w:rPr>
            <w:rFonts w:ascii="Consolas" w:hAnsi="Consolas"/>
            <w:b/>
            <w:color w:val="000000" w:themeColor="text1"/>
            <w:highlight w:val="green"/>
          </w:rPr>
          <w:t xml:space="preserve"> Standby</w:t>
        </w:r>
      </w:ins>
    </w:p>
    <w:p w14:paraId="5C25C3C4" w14:textId="77777777" w:rsidR="00555047" w:rsidRDefault="002E5D19">
      <w:pPr>
        <w:pStyle w:val="ad"/>
        <w:spacing w:after="62"/>
      </w:pPr>
      <w:r>
        <w:rPr>
          <w:rFonts w:hint="eastAsia"/>
        </w:rPr>
        <w:t>Guinevere</w:t>
      </w:r>
      <w:ins w:id="679" w:author="Liao Kuo" w:date="2026-04-09T15:47:00Z">
        <w:r w:rsidR="00C97083">
          <w:t xml:space="preserve"> 2</w:t>
        </w:r>
      </w:ins>
    </w:p>
    <w:p w14:paraId="2FD42D6A" w14:textId="77777777" w:rsidR="00555047" w:rsidRDefault="002E5D19">
      <w:pPr>
        <w:pStyle w:val="ae"/>
        <w:ind w:firstLine="440"/>
      </w:pPr>
      <w:r>
        <w:t>I don’t feel love right in my heart, not the way that’s sung by bards.</w:t>
      </w:r>
    </w:p>
    <w:p w14:paraId="79DF14F8" w14:textId="77777777" w:rsidR="00555047" w:rsidRDefault="002E5D19">
      <w:pPr>
        <w:pStyle w:val="ae"/>
        <w:ind w:firstLine="440"/>
      </w:pPr>
      <w:r>
        <w:t>我心中感受不到那种游吟诗人歌颂的爱意</w:t>
      </w:r>
    </w:p>
    <w:p w14:paraId="7E3469A6" w14:textId="77777777" w:rsidR="00555047" w:rsidRDefault="002E5D19">
      <w:pPr>
        <w:pStyle w:val="ae"/>
        <w:ind w:firstLine="440"/>
      </w:pPr>
      <w:r>
        <w:t>My eyes can but dim in the dark, my will was never asked.</w:t>
      </w:r>
    </w:p>
    <w:p w14:paraId="3BC5F360" w14:textId="77777777" w:rsidR="00555047" w:rsidRDefault="002E5D19">
      <w:pPr>
        <w:pStyle w:val="ae"/>
        <w:ind w:firstLine="440"/>
      </w:pPr>
      <w:r>
        <w:t>黑暗中，我的目光只剩黯淡</w:t>
      </w:r>
      <w:r>
        <w:t xml:space="preserve"> </w:t>
      </w:r>
      <w:r>
        <w:rPr>
          <w:rFonts w:hint="eastAsia"/>
        </w:rPr>
        <w:t>——</w:t>
      </w:r>
      <w:r>
        <w:t xml:space="preserve"> </w:t>
      </w:r>
      <w:r>
        <w:t>从未有人问过我的意愿</w:t>
      </w:r>
    </w:p>
    <w:p w14:paraId="34167D45" w14:textId="77777777" w:rsidR="00555047" w:rsidRDefault="002E5D19">
      <w:pPr>
        <w:pStyle w:val="ae"/>
        <w:ind w:firstLine="440"/>
      </w:pPr>
      <w:r>
        <w:t>But here’s the way he looks at me, never sees me as a prize.</w:t>
      </w:r>
    </w:p>
    <w:p w14:paraId="5DD0A046" w14:textId="77777777" w:rsidR="00555047" w:rsidRDefault="002E5D19">
      <w:pPr>
        <w:pStyle w:val="ae"/>
        <w:ind w:firstLine="440"/>
      </w:pPr>
      <w:r>
        <w:t>可他看我的眼神不同，从未将我视作一件战利品</w:t>
      </w:r>
    </w:p>
    <w:p w14:paraId="27A17FF6" w14:textId="77777777" w:rsidR="00555047" w:rsidRDefault="002E5D19">
      <w:pPr>
        <w:pStyle w:val="ae"/>
        <w:ind w:firstLine="440"/>
      </w:pPr>
      <w:r>
        <w:t>But standing there solely as a soul with a voice.</w:t>
      </w:r>
    </w:p>
    <w:p w14:paraId="79B6D4BC" w14:textId="77777777" w:rsidR="00555047" w:rsidRDefault="002E5D19">
      <w:pPr>
        <w:pStyle w:val="ae"/>
        <w:ind w:firstLine="440"/>
      </w:pPr>
      <w:r>
        <w:t>而是视我为一个独立的灵魂，倾听我自己的话语</w:t>
      </w:r>
    </w:p>
    <w:p w14:paraId="760C1E5D" w14:textId="2D5AF9B8" w:rsidR="00555047" w:rsidRDefault="00C97083">
      <w:pPr>
        <w:ind w:firstLineChars="0" w:firstLine="0"/>
        <w:pPrChange w:id="680" w:author="Liao Kuo" w:date="2026-04-09T15:46:00Z">
          <w:pPr>
            <w:ind w:firstLine="442"/>
          </w:pPr>
        </w:pPrChange>
      </w:pPr>
      <w:ins w:id="681" w:author="Liao Kuo" w:date="2026-04-09T15:49:00Z">
        <w:r>
          <w:rPr>
            <w:rFonts w:ascii="Consolas" w:hAnsi="Consolas"/>
            <w:b/>
            <w:color w:val="000000" w:themeColor="text1"/>
            <w:highlight w:val="green"/>
          </w:rPr>
          <w:t>1</w:t>
        </w:r>
      </w:ins>
      <w:ins w:id="682" w:author="Z Richard" w:date="2026-04-24T09:37:00Z" w16du:dateUtc="2026-04-24T01:37:00Z">
        <w:r w:rsidR="002D7B01">
          <w:rPr>
            <w:rFonts w:ascii="Consolas" w:hAnsi="Consolas" w:hint="eastAsia"/>
            <w:b/>
            <w:color w:val="000000" w:themeColor="text1"/>
            <w:highlight w:val="green"/>
          </w:rPr>
          <w:t xml:space="preserve"> 3</w:t>
        </w:r>
      </w:ins>
      <w:ins w:id="683" w:author="Liao Kuo" w:date="2026-04-09T15:49:00Z">
        <w:r>
          <w:rPr>
            <w:rFonts w:ascii="Consolas" w:hAnsi="Consolas"/>
            <w:b/>
            <w:color w:val="000000" w:themeColor="text1"/>
            <w:highlight w:val="green"/>
          </w:rPr>
          <w:t xml:space="preserve"> </w:t>
        </w:r>
      </w:ins>
      <w:ins w:id="684" w:author="Liao Kuo" w:date="2026-04-09T15:46:00Z">
        <w:r>
          <w:rPr>
            <w:rFonts w:ascii="Consolas" w:hAnsi="Consolas"/>
            <w:b/>
            <w:color w:val="000000" w:themeColor="text1"/>
            <w:highlight w:val="green"/>
          </w:rPr>
          <w:t>6</w:t>
        </w:r>
      </w:ins>
      <w:ins w:id="685" w:author="Z Richard" w:date="2026-04-23T21:00:00Z" w16du:dateUtc="2026-04-23T13:00:00Z">
        <w:r w:rsidR="00F641DB">
          <w:rPr>
            <w:rFonts w:ascii="Consolas" w:hAnsi="Consolas" w:hint="eastAsia"/>
            <w:b/>
            <w:color w:val="000000" w:themeColor="text1"/>
            <w:highlight w:val="green"/>
          </w:rPr>
          <w:t xml:space="preserve"> 7</w:t>
        </w:r>
        <w:r w:rsidR="00780541">
          <w:rPr>
            <w:rFonts w:ascii="Consolas" w:hAnsi="Consolas" w:hint="eastAsia"/>
            <w:b/>
            <w:color w:val="000000" w:themeColor="text1"/>
            <w:highlight w:val="green"/>
          </w:rPr>
          <w:t>-</w:t>
        </w:r>
        <w:r w:rsidR="00F641DB">
          <w:rPr>
            <w:rFonts w:ascii="Consolas" w:hAnsi="Consolas" w:hint="eastAsia"/>
            <w:b/>
            <w:color w:val="000000" w:themeColor="text1"/>
            <w:highlight w:val="green"/>
          </w:rPr>
          <w:t>10</w:t>
        </w:r>
      </w:ins>
      <w:ins w:id="686" w:author="Liao Kuo" w:date="2026-04-09T15:46:00Z">
        <w:r>
          <w:rPr>
            <w:rFonts w:ascii="Consolas" w:hAnsi="Consolas"/>
            <w:b/>
            <w:color w:val="000000" w:themeColor="text1"/>
            <w:highlight w:val="green"/>
          </w:rPr>
          <w:t xml:space="preserve"> 16</w:t>
        </w:r>
      </w:ins>
      <w:ins w:id="687" w:author="Z Richard" w:date="2026-04-24T09:32:00Z" w16du:dateUtc="2026-04-24T01:32:00Z">
        <w:r w:rsidR="00614CD3">
          <w:rPr>
            <w:rFonts w:ascii="Consolas" w:hAnsi="Consolas" w:hint="eastAsia"/>
            <w:b/>
            <w:color w:val="000000" w:themeColor="text1"/>
            <w:highlight w:val="green"/>
          </w:rPr>
          <w:t xml:space="preserve"> 19</w:t>
        </w:r>
      </w:ins>
      <w:ins w:id="688" w:author="Liao Kuo" w:date="2026-04-09T15:46:00Z">
        <w:r w:rsidRPr="00385852">
          <w:rPr>
            <w:rFonts w:ascii="Consolas" w:hAnsi="Consolas"/>
            <w:b/>
            <w:color w:val="000000" w:themeColor="text1"/>
            <w:highlight w:val="green"/>
          </w:rPr>
          <w:t xml:space="preserve"> On</w:t>
        </w:r>
      </w:ins>
    </w:p>
    <w:p w14:paraId="49F5CF8B" w14:textId="77777777" w:rsidR="00555047" w:rsidRDefault="002E5D19">
      <w:pPr>
        <w:pStyle w:val="ad"/>
        <w:spacing w:after="62"/>
      </w:pPr>
      <w:r>
        <w:t>Chorus</w:t>
      </w:r>
      <w:r>
        <w:t>【</w:t>
      </w:r>
      <w:proofErr w:type="spellStart"/>
      <w:r>
        <w:t>A+Kay+Lamorak</w:t>
      </w:r>
      <w:proofErr w:type="spellEnd"/>
      <w:r>
        <w:t>】</w:t>
      </w:r>
      <w:ins w:id="689" w:author="Liao Kuo" w:date="2026-04-09T15:47:00Z">
        <w:r w:rsidR="00C97083">
          <w:rPr>
            <w:rFonts w:hint="eastAsia"/>
          </w:rPr>
          <w:t xml:space="preserve"> </w:t>
        </w:r>
        <w:r w:rsidR="00C97083">
          <w:t>1 6 16</w:t>
        </w:r>
      </w:ins>
    </w:p>
    <w:p w14:paraId="7627E7C7" w14:textId="77777777" w:rsidR="00555047" w:rsidRDefault="002E5D19">
      <w:pPr>
        <w:pStyle w:val="ae"/>
        <w:ind w:firstLine="440"/>
      </w:pPr>
      <w:r>
        <w:t>Trees are to blown by the wind.</w:t>
      </w:r>
    </w:p>
    <w:p w14:paraId="73F3A6CA" w14:textId="77777777" w:rsidR="00555047" w:rsidRDefault="002E5D19">
      <w:pPr>
        <w:pStyle w:val="ae"/>
        <w:ind w:firstLine="440"/>
      </w:pPr>
      <w:r>
        <w:t>树木就该被风吹拂</w:t>
      </w:r>
    </w:p>
    <w:p w14:paraId="655289FE" w14:textId="77777777" w:rsidR="00555047" w:rsidRDefault="002E5D19">
      <w:pPr>
        <w:pStyle w:val="ae"/>
        <w:ind w:firstLine="440"/>
      </w:pPr>
      <w:r>
        <w:t xml:space="preserve">Girls are to </w:t>
      </w:r>
      <w:proofErr w:type="spellStart"/>
      <w:r>
        <w:t>saved</w:t>
      </w:r>
      <w:proofErr w:type="spellEnd"/>
      <w:r>
        <w:t xml:space="preserve"> by the prince. </w:t>
      </w:r>
    </w:p>
    <w:p w14:paraId="2A84C3CB" w14:textId="77777777" w:rsidR="00555047" w:rsidRDefault="002E5D19">
      <w:pPr>
        <w:pStyle w:val="ae"/>
        <w:ind w:firstLine="440"/>
      </w:pPr>
      <w:r>
        <w:t>女孩就该被王子拯救</w:t>
      </w:r>
    </w:p>
    <w:p w14:paraId="42581983" w14:textId="77777777" w:rsidR="00555047" w:rsidRDefault="002E5D19">
      <w:pPr>
        <w:pStyle w:val="ae"/>
        <w:ind w:firstLine="440"/>
      </w:pPr>
      <w:r>
        <w:t>A lady’s fate is all set up.</w:t>
      </w:r>
    </w:p>
    <w:p w14:paraId="48D79D77" w14:textId="77777777" w:rsidR="00555047" w:rsidRDefault="002E5D19">
      <w:pPr>
        <w:pStyle w:val="ae"/>
        <w:ind w:firstLine="440"/>
      </w:pPr>
      <w:r>
        <w:t>淑女的命运轨迹早已写就</w:t>
      </w:r>
    </w:p>
    <w:p w14:paraId="12C0C722" w14:textId="77777777" w:rsidR="00555047" w:rsidRDefault="002E5D19">
      <w:pPr>
        <w:pStyle w:val="ae"/>
        <w:ind w:firstLine="440"/>
      </w:pPr>
      <w:r>
        <w:t>We call it love.</w:t>
      </w:r>
    </w:p>
    <w:p w14:paraId="08A42238" w14:textId="77777777" w:rsidR="00555047" w:rsidRDefault="002E5D19">
      <w:pPr>
        <w:pStyle w:val="ae"/>
        <w:ind w:firstLine="440"/>
      </w:pPr>
      <w:r>
        <w:t>冠之以</w:t>
      </w:r>
      <w:r>
        <w:t>“</w:t>
      </w:r>
      <w:r>
        <w:t>爱情</w:t>
      </w:r>
      <w:r>
        <w:t>”</w:t>
      </w:r>
      <w:r>
        <w:t>之名</w:t>
      </w:r>
    </w:p>
    <w:p w14:paraId="1BC18108" w14:textId="77777777" w:rsidR="00555047" w:rsidRDefault="002E5D19">
      <w:pPr>
        <w:pStyle w:val="ae"/>
        <w:ind w:firstLine="440"/>
      </w:pPr>
      <w:r>
        <w:t>Doesn’t matter what you think.</w:t>
      </w:r>
    </w:p>
    <w:p w14:paraId="697FDCB5" w14:textId="77777777" w:rsidR="00555047" w:rsidRDefault="002E5D19">
      <w:pPr>
        <w:pStyle w:val="ae"/>
        <w:ind w:firstLine="440"/>
      </w:pPr>
      <w:r>
        <w:t>你怎么想，无关紧要</w:t>
      </w:r>
    </w:p>
    <w:p w14:paraId="6942EC8F" w14:textId="77777777" w:rsidR="00555047" w:rsidRDefault="002E5D19">
      <w:pPr>
        <w:pStyle w:val="ae"/>
        <w:ind w:firstLine="440"/>
      </w:pPr>
      <w:r>
        <w:t>Kneel right now and thank your King.</w:t>
      </w:r>
    </w:p>
    <w:p w14:paraId="477A1DDD" w14:textId="77777777" w:rsidR="00555047" w:rsidRDefault="002E5D19">
      <w:pPr>
        <w:pStyle w:val="ae"/>
        <w:ind w:firstLine="440"/>
      </w:pPr>
      <w:r>
        <w:t>只需跪地谢恩</w:t>
      </w:r>
    </w:p>
    <w:p w14:paraId="32D8810D" w14:textId="77777777" w:rsidR="00555047" w:rsidRDefault="002E5D19">
      <w:pPr>
        <w:pStyle w:val="ae"/>
        <w:ind w:firstLine="440"/>
      </w:pPr>
      <w:r>
        <w:t>Promises to make.</w:t>
      </w:r>
    </w:p>
    <w:p w14:paraId="36DB9A6D" w14:textId="77777777" w:rsidR="00555047" w:rsidRDefault="002E5D19">
      <w:pPr>
        <w:pStyle w:val="ae"/>
        <w:ind w:firstLine="440"/>
      </w:pPr>
      <w:r>
        <w:t>立下誓言</w:t>
      </w:r>
    </w:p>
    <w:p w14:paraId="21C0251C" w14:textId="77777777" w:rsidR="00555047" w:rsidRDefault="002E5D19">
      <w:pPr>
        <w:pStyle w:val="ae"/>
        <w:ind w:firstLine="440"/>
      </w:pPr>
      <w:r>
        <w:t>Never to betray.</w:t>
      </w:r>
    </w:p>
    <w:p w14:paraId="635C7105" w14:textId="77777777" w:rsidR="00555047" w:rsidRDefault="002E5D19">
      <w:pPr>
        <w:pStyle w:val="ae"/>
        <w:ind w:firstLine="440"/>
      </w:pPr>
      <w:r>
        <w:t>永不背叛</w:t>
      </w:r>
    </w:p>
    <w:p w14:paraId="6C68C274" w14:textId="77777777" w:rsidR="00555047" w:rsidRDefault="00555047">
      <w:pPr>
        <w:ind w:firstLine="440"/>
      </w:pPr>
    </w:p>
    <w:p w14:paraId="09F8BCBA" w14:textId="77777777" w:rsidR="00555047" w:rsidRDefault="002E5D19">
      <w:pPr>
        <w:pStyle w:val="ad"/>
        <w:spacing w:after="62"/>
      </w:pPr>
      <w:r>
        <w:rPr>
          <w:rFonts w:hint="eastAsia"/>
        </w:rPr>
        <w:t>Arthur</w:t>
      </w:r>
      <w:ins w:id="690" w:author="Liao Kuo" w:date="2026-04-09T15:47:00Z">
        <w:r w:rsidR="00C97083">
          <w:t xml:space="preserve"> 1</w:t>
        </w:r>
      </w:ins>
    </w:p>
    <w:p w14:paraId="266CE44B" w14:textId="77777777" w:rsidR="00555047" w:rsidRDefault="002E5D19">
      <w:pPr>
        <w:pStyle w:val="ae"/>
        <w:ind w:firstLine="440"/>
      </w:pPr>
      <w:r>
        <w:t>I see the doubt right in your face, tell me why you hesitate.</w:t>
      </w:r>
    </w:p>
    <w:p w14:paraId="3A7ED7FB" w14:textId="77777777" w:rsidR="00555047" w:rsidRDefault="002E5D19">
      <w:pPr>
        <w:pStyle w:val="ae"/>
        <w:ind w:firstLine="440"/>
      </w:pPr>
      <w:r>
        <w:t>我看见你疑虑重重，请告诉我为何犹豫</w:t>
      </w:r>
    </w:p>
    <w:p w14:paraId="2F307DA5" w14:textId="77777777" w:rsidR="00555047" w:rsidRDefault="002E5D19">
      <w:pPr>
        <w:pStyle w:val="ae"/>
        <w:ind w:firstLine="440"/>
      </w:pPr>
      <w:r>
        <w:t>My propose is well, free to reject, right as is free to take.</w:t>
      </w:r>
    </w:p>
    <w:p w14:paraId="7250E507" w14:textId="77777777" w:rsidR="00555047" w:rsidRDefault="002E5D19">
      <w:pPr>
        <w:pStyle w:val="ae"/>
        <w:ind w:firstLine="440"/>
      </w:pPr>
      <w:r>
        <w:t>我的请求你尽可拒绝，亦有权接受</w:t>
      </w:r>
      <w:r>
        <w:t xml:space="preserve"> </w:t>
      </w:r>
      <w:r>
        <w:rPr>
          <w:rFonts w:hint="eastAsia"/>
        </w:rPr>
        <w:t>——</w:t>
      </w:r>
      <w:r>
        <w:t xml:space="preserve"> </w:t>
      </w:r>
      <w:r>
        <w:t>一切皆随你愿</w:t>
      </w:r>
    </w:p>
    <w:p w14:paraId="246F1F54" w14:textId="77777777" w:rsidR="00555047" w:rsidRDefault="00555047">
      <w:pPr>
        <w:ind w:firstLine="440"/>
      </w:pPr>
    </w:p>
    <w:p w14:paraId="56118EA4" w14:textId="77777777" w:rsidR="00555047" w:rsidRDefault="002E5D19">
      <w:pPr>
        <w:pStyle w:val="ad"/>
        <w:spacing w:after="62"/>
      </w:pPr>
      <w:r>
        <w:rPr>
          <w:rFonts w:hint="eastAsia"/>
        </w:rPr>
        <w:t>Guinevere</w:t>
      </w:r>
      <w:ins w:id="691" w:author="Liao Kuo" w:date="2026-04-09T15:47:00Z">
        <w:r w:rsidR="00C97083">
          <w:t xml:space="preserve"> 2</w:t>
        </w:r>
      </w:ins>
    </w:p>
    <w:p w14:paraId="7A99FB19" w14:textId="77777777" w:rsidR="00555047" w:rsidRDefault="002E5D19">
      <w:pPr>
        <w:pStyle w:val="ae"/>
        <w:ind w:firstLine="440"/>
      </w:pPr>
      <w:r>
        <w:t>I want to be not just a wife, not a trophy just to wipe.</w:t>
      </w:r>
    </w:p>
    <w:p w14:paraId="0042DFE7" w14:textId="77777777" w:rsidR="00555047" w:rsidRDefault="002E5D19">
      <w:pPr>
        <w:pStyle w:val="ae"/>
        <w:ind w:firstLine="440"/>
      </w:pPr>
      <w:r>
        <w:lastRenderedPageBreak/>
        <w:t>我不想只做你的妻子，不想做个供人炫耀的战利品</w:t>
      </w:r>
    </w:p>
    <w:p w14:paraId="20945119" w14:textId="77777777" w:rsidR="00555047" w:rsidRDefault="002E5D19">
      <w:pPr>
        <w:pStyle w:val="ae"/>
        <w:ind w:firstLine="440"/>
      </w:pPr>
      <w:r>
        <w:t>I’d share your throne, I’d share your strife, all your life.</w:t>
      </w:r>
    </w:p>
    <w:p w14:paraId="74F7FE0D" w14:textId="77777777" w:rsidR="00555047" w:rsidRDefault="002E5D19">
      <w:pPr>
        <w:pStyle w:val="ae"/>
        <w:ind w:firstLine="440"/>
      </w:pPr>
      <w:r>
        <w:t>我愿与你共享王座，共担风雨，伴你一生</w:t>
      </w:r>
    </w:p>
    <w:p w14:paraId="68DA3C5F" w14:textId="77777777" w:rsidR="00555047" w:rsidRDefault="00555047">
      <w:pPr>
        <w:ind w:firstLine="440"/>
      </w:pPr>
    </w:p>
    <w:p w14:paraId="174AE7E6" w14:textId="77777777" w:rsidR="00555047" w:rsidRDefault="002E5D19">
      <w:pPr>
        <w:pStyle w:val="ad"/>
        <w:spacing w:after="62"/>
      </w:pPr>
      <w:r>
        <w:t>Chorus</w:t>
      </w:r>
      <w:r>
        <w:t>【</w:t>
      </w:r>
      <w:proofErr w:type="spellStart"/>
      <w:r>
        <w:t>A+Kay+Lamorak</w:t>
      </w:r>
      <w:proofErr w:type="spellEnd"/>
      <w:r>
        <w:t>】</w:t>
      </w:r>
    </w:p>
    <w:p w14:paraId="2FAF1ECC" w14:textId="77777777" w:rsidR="00555047" w:rsidRDefault="002E5D19">
      <w:pPr>
        <w:pStyle w:val="ae"/>
        <w:ind w:firstLine="440"/>
      </w:pPr>
      <w:r>
        <w:t>Stars are in the sky to blink.</w:t>
      </w:r>
    </w:p>
    <w:p w14:paraId="6C3D5372" w14:textId="77777777" w:rsidR="00555047" w:rsidRDefault="002E5D19">
      <w:pPr>
        <w:pStyle w:val="ae"/>
        <w:ind w:firstLine="440"/>
      </w:pPr>
      <w:r>
        <w:t>星辰在夜空闪烁</w:t>
      </w:r>
    </w:p>
    <w:p w14:paraId="07B7265E" w14:textId="77777777" w:rsidR="00555047" w:rsidRDefault="002E5D19">
      <w:pPr>
        <w:pStyle w:val="ae"/>
        <w:ind w:firstLine="440"/>
      </w:pPr>
      <w:r>
        <w:t>Hand of bride waits for the ring.</w:t>
      </w:r>
    </w:p>
    <w:p w14:paraId="184791A2" w14:textId="77777777" w:rsidR="00555047" w:rsidRDefault="002E5D19">
      <w:pPr>
        <w:pStyle w:val="ae"/>
        <w:ind w:firstLine="440"/>
      </w:pPr>
      <w:r>
        <w:t>新娘等待她的婚戒</w:t>
      </w:r>
    </w:p>
    <w:p w14:paraId="0CAAB125" w14:textId="77777777" w:rsidR="00555047" w:rsidRDefault="002E5D19">
      <w:pPr>
        <w:pStyle w:val="ae"/>
        <w:ind w:firstLine="440"/>
      </w:pPr>
      <w:r>
        <w:t xml:space="preserve">Can’t you see here but our lust, called </w:t>
      </w:r>
      <w:proofErr w:type="spellStart"/>
      <w:r>
        <w:t>with“love</w:t>
      </w:r>
      <w:proofErr w:type="spellEnd"/>
      <w:r>
        <w:t>”.</w:t>
      </w:r>
    </w:p>
    <w:p w14:paraId="0B5AA240" w14:textId="77777777" w:rsidR="00555047" w:rsidRDefault="002E5D19">
      <w:pPr>
        <w:pStyle w:val="ae"/>
        <w:ind w:firstLine="440"/>
      </w:pPr>
      <w:r>
        <w:t>你难道看不见我们横流的私欲，冠之以</w:t>
      </w:r>
      <w:r>
        <w:t>“</w:t>
      </w:r>
      <w:r>
        <w:t>爱情</w:t>
      </w:r>
      <w:r>
        <w:t>”</w:t>
      </w:r>
      <w:r>
        <w:t>之名</w:t>
      </w:r>
    </w:p>
    <w:p w14:paraId="2F0F2181" w14:textId="77777777" w:rsidR="00555047" w:rsidRDefault="00555047">
      <w:pPr>
        <w:ind w:firstLine="440"/>
      </w:pPr>
    </w:p>
    <w:p w14:paraId="72852ACD" w14:textId="77777777" w:rsidR="00555047" w:rsidRDefault="002E5D19">
      <w:pPr>
        <w:pStyle w:val="ad"/>
        <w:spacing w:after="62"/>
      </w:pPr>
      <w:r>
        <w:t>Arthur/Chorus</w:t>
      </w:r>
      <w:r>
        <w:t>【</w:t>
      </w:r>
      <w:proofErr w:type="spellStart"/>
      <w:r>
        <w:t>A+Kay+Lamorak</w:t>
      </w:r>
      <w:proofErr w:type="spellEnd"/>
      <w:r>
        <w:t>】</w:t>
      </w:r>
    </w:p>
    <w:p w14:paraId="79C7EB9C" w14:textId="77777777" w:rsidR="00555047" w:rsidRDefault="002E5D19">
      <w:pPr>
        <w:pStyle w:val="ae"/>
        <w:ind w:firstLine="440"/>
      </w:pPr>
      <w:r>
        <w:t>A crown’s a duty, not a gift</w:t>
      </w:r>
      <w:r>
        <w:rPr>
          <w:rFonts w:hint="eastAsia"/>
        </w:rPr>
        <w:t>.</w:t>
      </w:r>
    </w:p>
    <w:p w14:paraId="05A6CAAB" w14:textId="77777777" w:rsidR="00555047" w:rsidRDefault="002E5D19">
      <w:pPr>
        <w:pStyle w:val="ae"/>
        <w:ind w:firstLine="440"/>
      </w:pPr>
      <w:r>
        <w:t>王冠是责任，而非馈赠</w:t>
      </w:r>
    </w:p>
    <w:p w14:paraId="6AB9B37F" w14:textId="77777777" w:rsidR="00555047" w:rsidRDefault="002E5D19">
      <w:pPr>
        <w:pStyle w:val="2"/>
      </w:pPr>
      <w:r>
        <w:t>We see no duty but a gift.</w:t>
      </w:r>
    </w:p>
    <w:p w14:paraId="712803DF" w14:textId="77777777" w:rsidR="00555047" w:rsidRDefault="002E5D19">
      <w:pPr>
        <w:pStyle w:val="2"/>
      </w:pPr>
      <w:r>
        <w:t>我们只见馈赠，不见责任</w:t>
      </w:r>
    </w:p>
    <w:p w14:paraId="27298211" w14:textId="77777777" w:rsidR="00555047" w:rsidRDefault="002E5D19">
      <w:pPr>
        <w:pStyle w:val="ae"/>
        <w:ind w:firstLine="440"/>
      </w:pPr>
      <w:r>
        <w:t>I share with you, you want and need.</w:t>
      </w:r>
    </w:p>
    <w:p w14:paraId="7E6F89FB" w14:textId="77777777" w:rsidR="00555047" w:rsidRDefault="002E5D19">
      <w:pPr>
        <w:pStyle w:val="ae"/>
        <w:ind w:firstLine="440"/>
      </w:pPr>
      <w:r>
        <w:t>我愿与你共享</w:t>
      </w:r>
      <w:r>
        <w:rPr>
          <w:rFonts w:hint="eastAsia"/>
        </w:rPr>
        <w:t>，</w:t>
      </w:r>
      <w:r>
        <w:t>你渴望与需要的一切</w:t>
      </w:r>
    </w:p>
    <w:p w14:paraId="180D7126" w14:textId="77777777" w:rsidR="00555047" w:rsidRDefault="002E5D19">
      <w:pPr>
        <w:pStyle w:val="2"/>
      </w:pPr>
      <w:r>
        <w:t>he shares with you, you want and need.</w:t>
      </w:r>
    </w:p>
    <w:p w14:paraId="56BA8829" w14:textId="77777777" w:rsidR="00555047" w:rsidRDefault="002E5D19">
      <w:pPr>
        <w:pStyle w:val="2"/>
      </w:pPr>
      <w:r>
        <w:t>他愿与你共享</w:t>
      </w:r>
      <w:r>
        <w:rPr>
          <w:rFonts w:hint="eastAsia"/>
        </w:rPr>
        <w:t>，</w:t>
      </w:r>
      <w:r>
        <w:t>你渴望与需要的一切</w:t>
      </w:r>
    </w:p>
    <w:p w14:paraId="4D066011" w14:textId="77777777" w:rsidR="00555047" w:rsidRDefault="002E5D19">
      <w:pPr>
        <w:pStyle w:val="ae"/>
        <w:ind w:firstLine="440"/>
      </w:pPr>
      <w:r>
        <w:t>Promises to make.</w:t>
      </w:r>
    </w:p>
    <w:p w14:paraId="08A0377B" w14:textId="77777777" w:rsidR="00555047" w:rsidRDefault="002E5D19">
      <w:pPr>
        <w:pStyle w:val="ae"/>
        <w:ind w:firstLine="440"/>
      </w:pPr>
      <w:r>
        <w:t>立下誓言</w:t>
      </w:r>
    </w:p>
    <w:p w14:paraId="057D3238" w14:textId="77777777" w:rsidR="00555047" w:rsidRDefault="002E5D19">
      <w:pPr>
        <w:pStyle w:val="ae"/>
        <w:ind w:firstLine="440"/>
      </w:pPr>
      <w:r>
        <w:t>Never to betray.</w:t>
      </w:r>
    </w:p>
    <w:p w14:paraId="2EFC3B3A" w14:textId="77777777" w:rsidR="00555047" w:rsidRDefault="002E5D19">
      <w:pPr>
        <w:pStyle w:val="ae"/>
        <w:ind w:firstLine="440"/>
      </w:pPr>
      <w:r>
        <w:t>永不背叛</w:t>
      </w:r>
    </w:p>
    <w:p w14:paraId="1D78F258" w14:textId="77777777" w:rsidR="00555047" w:rsidRDefault="00C97083">
      <w:pPr>
        <w:pStyle w:val="ae"/>
        <w:ind w:firstLineChars="0" w:firstLine="0"/>
        <w:pPrChange w:id="692" w:author="Liao Kuo" w:date="2026-04-09T15:47:00Z">
          <w:pPr>
            <w:pStyle w:val="ae"/>
            <w:ind w:firstLine="442"/>
          </w:pPr>
        </w:pPrChange>
      </w:pPr>
      <w:ins w:id="693" w:author="Liao Kuo" w:date="2026-04-09T15:48:00Z">
        <w:r>
          <w:rPr>
            <w:rFonts w:ascii="Consolas" w:hAnsi="Consolas"/>
            <w:b/>
            <w:color w:val="000000" w:themeColor="text1"/>
            <w:highlight w:val="green"/>
          </w:rPr>
          <w:t>5</w:t>
        </w:r>
        <w:r w:rsidRPr="00385852">
          <w:rPr>
            <w:rFonts w:ascii="Consolas" w:hAnsi="Consolas"/>
            <w:b/>
            <w:color w:val="000000" w:themeColor="text1"/>
            <w:highlight w:val="green"/>
          </w:rPr>
          <w:t xml:space="preserve"> On</w:t>
        </w:r>
      </w:ins>
    </w:p>
    <w:p w14:paraId="43F5DE61" w14:textId="77777777" w:rsidR="00555047" w:rsidRDefault="002E5D19">
      <w:pPr>
        <w:pStyle w:val="ad"/>
        <w:spacing w:after="62"/>
      </w:pPr>
      <w:r>
        <w:rPr>
          <w:rFonts w:hint="eastAsia"/>
        </w:rPr>
        <w:t>Merlin</w:t>
      </w:r>
      <w:ins w:id="694" w:author="Liao Kuo" w:date="2026-04-09T15:48:00Z">
        <w:r w:rsidR="00C97083">
          <w:t xml:space="preserve"> 5</w:t>
        </w:r>
      </w:ins>
    </w:p>
    <w:p w14:paraId="4A6102DC" w14:textId="77777777" w:rsidR="00555047" w:rsidRDefault="002E5D19">
      <w:pPr>
        <w:pStyle w:val="ae"/>
        <w:ind w:firstLine="440"/>
      </w:pPr>
      <w:r>
        <w:t>She’s so young, and so naive!</w:t>
      </w:r>
    </w:p>
    <w:p w14:paraId="06B780AD" w14:textId="77777777" w:rsidR="00555047" w:rsidRDefault="002E5D19">
      <w:pPr>
        <w:pStyle w:val="ae"/>
        <w:ind w:firstLine="440"/>
      </w:pPr>
      <w:r>
        <w:t>她太年轻，太过天真！</w:t>
      </w:r>
    </w:p>
    <w:p w14:paraId="48D01CA7" w14:textId="77777777" w:rsidR="00555047" w:rsidRDefault="002E5D19">
      <w:pPr>
        <w:pStyle w:val="ae"/>
        <w:ind w:firstLine="440"/>
      </w:pPr>
      <w:r>
        <w:t>Why can’t you see their greed!</w:t>
      </w:r>
    </w:p>
    <w:p w14:paraId="72E80829" w14:textId="77777777" w:rsidR="00555047" w:rsidRDefault="002E5D19">
      <w:pPr>
        <w:pStyle w:val="ae"/>
        <w:ind w:firstLine="440"/>
      </w:pPr>
      <w:r>
        <w:t>你为何看不见他们的贪婪！</w:t>
      </w:r>
    </w:p>
    <w:p w14:paraId="4A8DF066" w14:textId="77777777" w:rsidR="00555047" w:rsidRDefault="002E5D19">
      <w:pPr>
        <w:pStyle w:val="ae"/>
        <w:ind w:firstLine="440"/>
      </w:pPr>
      <w:r>
        <w:t>You’re not being kind.</w:t>
      </w:r>
    </w:p>
    <w:p w14:paraId="424C5B49" w14:textId="77777777" w:rsidR="00555047" w:rsidRDefault="002E5D19">
      <w:pPr>
        <w:pStyle w:val="ae"/>
        <w:ind w:firstLine="440"/>
      </w:pPr>
      <w:r>
        <w:t>你此举并非行善</w:t>
      </w:r>
    </w:p>
    <w:p w14:paraId="0656DE62" w14:textId="77777777" w:rsidR="00555047" w:rsidRDefault="002E5D19">
      <w:pPr>
        <w:pStyle w:val="ae"/>
        <w:ind w:firstLine="440"/>
      </w:pPr>
      <w:r>
        <w:t>You’re just being blind.</w:t>
      </w:r>
    </w:p>
    <w:p w14:paraId="4D9E076E" w14:textId="77777777" w:rsidR="00555047" w:rsidRDefault="002E5D19">
      <w:pPr>
        <w:pStyle w:val="ae"/>
        <w:ind w:firstLine="440"/>
      </w:pPr>
      <w:r>
        <w:t>不过是盲目行事</w:t>
      </w:r>
    </w:p>
    <w:p w14:paraId="428FD8C8" w14:textId="77777777" w:rsidR="00555047" w:rsidRDefault="002E5D19">
      <w:pPr>
        <w:pStyle w:val="ae"/>
        <w:ind w:firstLine="440"/>
      </w:pPr>
      <w:r>
        <w:t>You are to deceive.</w:t>
      </w:r>
    </w:p>
    <w:p w14:paraId="237C57FC" w14:textId="77777777" w:rsidR="00555047" w:rsidRDefault="002E5D19">
      <w:pPr>
        <w:pStyle w:val="ae"/>
        <w:ind w:firstLine="440"/>
      </w:pPr>
      <w:r>
        <w:t>你终将陷入欺骗的漩涡</w:t>
      </w:r>
    </w:p>
    <w:p w14:paraId="74482487" w14:textId="77777777" w:rsidR="00555047" w:rsidRDefault="002E5D19">
      <w:pPr>
        <w:pStyle w:val="ae"/>
        <w:ind w:firstLine="440"/>
      </w:pPr>
      <w:r w:rsidRPr="002C535A">
        <w:rPr>
          <w:rPrChange w:id="695" w:author="Z Richard" w:date="2026-04-23T15:54:00Z" w16du:dateUtc="2026-04-23T07:54:00Z">
            <w:rPr>
              <w:highlight w:val="yellow"/>
            </w:rPr>
          </w:rPrChange>
        </w:rPr>
        <w:t xml:space="preserve">La </w:t>
      </w:r>
      <w:proofErr w:type="spellStart"/>
      <w:r w:rsidRPr="002C535A">
        <w:rPr>
          <w:rPrChange w:id="696" w:author="Z Richard" w:date="2026-04-23T15:54:00Z" w16du:dateUtc="2026-04-23T07:54:00Z">
            <w:rPr>
              <w:highlight w:val="yellow"/>
            </w:rPr>
          </w:rPrChange>
        </w:rPr>
        <w:t>victoire</w:t>
      </w:r>
      <w:proofErr w:type="spellEnd"/>
      <w:r w:rsidRPr="002C535A">
        <w:rPr>
          <w:rPrChange w:id="697" w:author="Z Richard" w:date="2026-04-23T15:54:00Z" w16du:dateUtc="2026-04-23T07:54:00Z">
            <w:rPr>
              <w:highlight w:val="yellow"/>
            </w:rPr>
          </w:rPrChange>
        </w:rPr>
        <w:t xml:space="preserve">, la plus belle </w:t>
      </w:r>
      <w:proofErr w:type="spellStart"/>
      <w:r w:rsidRPr="002C535A">
        <w:rPr>
          <w:rPrChange w:id="698" w:author="Z Richard" w:date="2026-04-23T15:54:00Z" w16du:dateUtc="2026-04-23T07:54:00Z">
            <w:rPr>
              <w:highlight w:val="yellow"/>
            </w:rPr>
          </w:rPrChange>
        </w:rPr>
        <w:t>victoire</w:t>
      </w:r>
      <w:proofErr w:type="spellEnd"/>
      <w:r w:rsidRPr="002C535A">
        <w:t>,</w:t>
      </w:r>
      <w:r>
        <w:t xml:space="preserve"> as you forget where you start, is to part</w:t>
      </w:r>
    </w:p>
    <w:p w14:paraId="0EAE41E9" w14:textId="77777777" w:rsidR="00555047" w:rsidRDefault="002E5D19">
      <w:pPr>
        <w:pStyle w:val="ae"/>
        <w:ind w:firstLine="440"/>
      </w:pPr>
      <w:r>
        <w:t>胜利啊，最诱人的胜利，当你忘记初心之时，已然离你而去</w:t>
      </w:r>
    </w:p>
    <w:p w14:paraId="4E234CA7" w14:textId="77777777" w:rsidR="00555047" w:rsidRDefault="00C97083">
      <w:pPr>
        <w:ind w:firstLineChars="0" w:firstLine="0"/>
        <w:pPrChange w:id="699" w:author="Liao Kuo" w:date="2026-04-09T15:48:00Z">
          <w:pPr>
            <w:ind w:firstLine="442"/>
          </w:pPr>
        </w:pPrChange>
      </w:pPr>
      <w:ins w:id="700" w:author="Liao Kuo" w:date="2026-04-09T15:48:00Z">
        <w:r w:rsidRPr="00C97083">
          <w:rPr>
            <w:rFonts w:ascii="Consolas" w:hAnsi="Consolas"/>
            <w:b/>
            <w:color w:val="FFFFFF" w:themeColor="background1"/>
            <w:highlight w:val="red"/>
            <w:rPrChange w:id="701" w:author="Liao Kuo" w:date="2026-04-09T15:48:00Z">
              <w:rPr>
                <w:rFonts w:ascii="Consolas" w:hAnsi="Consolas"/>
                <w:b/>
                <w:color w:val="000000" w:themeColor="text1"/>
                <w:highlight w:val="green"/>
              </w:rPr>
            </w:rPrChange>
          </w:rPr>
          <w:t>5 Off</w:t>
        </w:r>
      </w:ins>
    </w:p>
    <w:p w14:paraId="3B4087AC" w14:textId="77777777" w:rsidR="00555047" w:rsidRDefault="002E5D19">
      <w:pPr>
        <w:pStyle w:val="ad"/>
        <w:spacing w:after="62"/>
      </w:pPr>
      <w:r>
        <w:t>Chorus</w:t>
      </w:r>
      <w:r>
        <w:t>【</w:t>
      </w:r>
      <w:proofErr w:type="spellStart"/>
      <w:r>
        <w:t>A+Kay+Lamorak</w:t>
      </w:r>
      <w:proofErr w:type="spellEnd"/>
      <w:r>
        <w:t>】</w:t>
      </w:r>
    </w:p>
    <w:p w14:paraId="35A1A5A1" w14:textId="77777777" w:rsidR="00555047" w:rsidRDefault="002E5D19">
      <w:pPr>
        <w:pStyle w:val="ae"/>
        <w:ind w:firstLine="440"/>
      </w:pPr>
      <w:r>
        <w:t>Glad or not, it’s so destined.</w:t>
      </w:r>
    </w:p>
    <w:p w14:paraId="155BEAA8" w14:textId="77777777" w:rsidR="00555047" w:rsidRDefault="002E5D19">
      <w:pPr>
        <w:pStyle w:val="ae"/>
        <w:ind w:firstLine="440"/>
      </w:pPr>
      <w:r>
        <w:t>无论情愿与否，这都是命中注定</w:t>
      </w:r>
    </w:p>
    <w:p w14:paraId="0245E85B" w14:textId="77777777" w:rsidR="00555047" w:rsidRDefault="002E5D19">
      <w:pPr>
        <w:pStyle w:val="ae"/>
        <w:ind w:firstLine="440"/>
      </w:pPr>
      <w:r>
        <w:t>Guinevere, our future Queen.</w:t>
      </w:r>
    </w:p>
    <w:p w14:paraId="4EEF9CCF" w14:textId="77777777" w:rsidR="00555047" w:rsidRDefault="002E5D19">
      <w:pPr>
        <w:pStyle w:val="ae"/>
        <w:ind w:firstLine="440"/>
      </w:pPr>
      <w:r>
        <w:lastRenderedPageBreak/>
        <w:t>桂妮薇儿，我们未来的王后</w:t>
      </w:r>
    </w:p>
    <w:p w14:paraId="595FA26B" w14:textId="77777777" w:rsidR="00555047" w:rsidRDefault="002E5D19">
      <w:pPr>
        <w:pStyle w:val="ae"/>
        <w:ind w:firstLine="440"/>
      </w:pPr>
      <w:r>
        <w:t>To Arthur’s not time to impart.</w:t>
      </w:r>
    </w:p>
    <w:p w14:paraId="44E6BEF5" w14:textId="77777777" w:rsidR="00555047" w:rsidRDefault="002E5D19">
      <w:pPr>
        <w:pStyle w:val="ae"/>
        <w:ind w:firstLine="440"/>
      </w:pPr>
      <w:r>
        <w:t>亚瑟此刻无暇聆听</w:t>
      </w:r>
    </w:p>
    <w:p w14:paraId="63389FE8" w14:textId="77777777" w:rsidR="00555047" w:rsidRDefault="00555047">
      <w:pPr>
        <w:pStyle w:val="ae"/>
        <w:ind w:firstLine="440"/>
      </w:pPr>
    </w:p>
    <w:p w14:paraId="0E5B7E7F" w14:textId="77777777" w:rsidR="00555047" w:rsidRDefault="002E5D19">
      <w:pPr>
        <w:pStyle w:val="ae"/>
        <w:ind w:firstLine="440"/>
      </w:pPr>
      <w:r>
        <w:t>He’s filled with love.</w:t>
      </w:r>
    </w:p>
    <w:p w14:paraId="6710813C" w14:textId="77777777" w:rsidR="00555047" w:rsidRDefault="002E5D19">
      <w:pPr>
        <w:pStyle w:val="ae"/>
        <w:ind w:firstLine="440"/>
      </w:pPr>
      <w:r>
        <w:t>他满心只剩爱情</w:t>
      </w:r>
    </w:p>
    <w:p w14:paraId="7F3AD65A" w14:textId="77777777" w:rsidR="00555047" w:rsidRDefault="002E5D19">
      <w:pPr>
        <w:pStyle w:val="ae"/>
        <w:ind w:firstLine="440"/>
      </w:pPr>
      <w:r>
        <w:t>So devout to chivalry, </w:t>
      </w:r>
    </w:p>
    <w:p w14:paraId="0F3E28B1" w14:textId="77777777" w:rsidR="00555047" w:rsidRDefault="002E5D19">
      <w:pPr>
        <w:pStyle w:val="ae"/>
        <w:ind w:firstLine="440"/>
      </w:pPr>
      <w:r>
        <w:t>他恪守骑士精神</w:t>
      </w:r>
    </w:p>
    <w:p w14:paraId="5EABDAA7" w14:textId="77777777" w:rsidR="00555047" w:rsidRDefault="002E5D19">
      <w:pPr>
        <w:pStyle w:val="ae"/>
        <w:ind w:firstLine="440"/>
      </w:pPr>
      <w:r>
        <w:t>a word he said, he is to keep.</w:t>
      </w:r>
    </w:p>
    <w:p w14:paraId="01F01608" w14:textId="77777777" w:rsidR="00555047" w:rsidRDefault="002E5D19">
      <w:pPr>
        <w:pStyle w:val="ae"/>
        <w:ind w:firstLine="440"/>
      </w:pPr>
      <w:r>
        <w:t>一言既出，驷马难追</w:t>
      </w:r>
    </w:p>
    <w:p w14:paraId="7289F0D1" w14:textId="77777777" w:rsidR="00555047" w:rsidRDefault="002E5D19">
      <w:pPr>
        <w:pStyle w:val="ae"/>
        <w:ind w:firstLine="440"/>
      </w:pPr>
      <w:r>
        <w:t>Promises he made.</w:t>
      </w:r>
    </w:p>
    <w:p w14:paraId="30E87FCF" w14:textId="77777777" w:rsidR="00555047" w:rsidRDefault="002E5D19">
      <w:pPr>
        <w:pStyle w:val="ae"/>
        <w:ind w:firstLine="440"/>
      </w:pPr>
      <w:r>
        <w:t>立下誓言</w:t>
      </w:r>
    </w:p>
    <w:p w14:paraId="627BF8BF" w14:textId="77777777" w:rsidR="00555047" w:rsidRDefault="002E5D19">
      <w:pPr>
        <w:pStyle w:val="ae"/>
        <w:ind w:firstLine="440"/>
      </w:pPr>
      <w:r>
        <w:t>He’s not to betray.</w:t>
      </w:r>
    </w:p>
    <w:p w14:paraId="49029B57" w14:textId="77777777" w:rsidR="00555047" w:rsidRDefault="002E5D19">
      <w:pPr>
        <w:pStyle w:val="ae"/>
        <w:ind w:firstLine="440"/>
      </w:pPr>
      <w:r>
        <w:t>永不背叛</w:t>
      </w:r>
    </w:p>
    <w:p w14:paraId="040E3E4A" w14:textId="77777777" w:rsidR="00555047" w:rsidRDefault="00555047">
      <w:pPr>
        <w:ind w:firstLine="440"/>
      </w:pPr>
    </w:p>
    <w:p w14:paraId="31783CA7" w14:textId="77777777" w:rsidR="00555047" w:rsidRDefault="002E5D19">
      <w:pPr>
        <w:pStyle w:val="ad"/>
        <w:spacing w:after="62"/>
      </w:pPr>
      <w:r>
        <w:t>Arthur/Chorus</w:t>
      </w:r>
      <w:r>
        <w:t>【</w:t>
      </w:r>
      <w:proofErr w:type="spellStart"/>
      <w:r>
        <w:t>A+Kay+Lamorak</w:t>
      </w:r>
      <w:proofErr w:type="spellEnd"/>
      <w:r>
        <w:t>】</w:t>
      </w:r>
    </w:p>
    <w:p w14:paraId="6CBBAD1B" w14:textId="77777777" w:rsidR="00555047" w:rsidRDefault="002E5D19">
      <w:pPr>
        <w:pStyle w:val="ae"/>
        <w:ind w:firstLine="440"/>
      </w:pPr>
      <w:r>
        <w:t xml:space="preserve">By the </w:t>
      </w:r>
      <w:proofErr w:type="spellStart"/>
      <w:r>
        <w:t>harbour</w:t>
      </w:r>
      <w:proofErr w:type="spellEnd"/>
      <w:r>
        <w:t xml:space="preserve"> ten days late.</w:t>
      </w:r>
    </w:p>
    <w:p w14:paraId="76ECC7DC" w14:textId="77777777" w:rsidR="00555047" w:rsidRDefault="002E5D19">
      <w:pPr>
        <w:pStyle w:val="ae"/>
        <w:ind w:firstLine="440"/>
      </w:pPr>
      <w:r>
        <w:t>十天后的港口</w:t>
      </w:r>
    </w:p>
    <w:p w14:paraId="74BC4837" w14:textId="77777777" w:rsidR="00555047" w:rsidRDefault="002E5D19">
      <w:pPr>
        <w:pStyle w:val="ae"/>
        <w:ind w:firstLine="440"/>
      </w:pPr>
      <w:r>
        <w:t>All of Camelot would wait.</w:t>
      </w:r>
    </w:p>
    <w:p w14:paraId="762B6B93" w14:textId="77777777" w:rsidR="00555047" w:rsidRDefault="002E5D19">
      <w:pPr>
        <w:pStyle w:val="ae"/>
        <w:ind w:firstLine="440"/>
      </w:pPr>
      <w:r>
        <w:t>卡美洛全城都将恭候</w:t>
      </w:r>
    </w:p>
    <w:p w14:paraId="7ACAE182" w14:textId="77777777" w:rsidR="00555047" w:rsidRDefault="002E5D19">
      <w:pPr>
        <w:pStyle w:val="ae"/>
        <w:ind w:firstLine="440"/>
      </w:pPr>
      <w:r>
        <w:t>For their Queen they’ll send the doves, to sing for love.</w:t>
      </w:r>
    </w:p>
    <w:p w14:paraId="543A22D9" w14:textId="77777777" w:rsidR="00555047" w:rsidRDefault="002E5D19">
      <w:pPr>
        <w:pStyle w:val="ae"/>
        <w:ind w:firstLine="440"/>
      </w:pPr>
      <w:r>
        <w:t>他们会为王后放飞白鸽，歌颂爱情</w:t>
      </w:r>
    </w:p>
    <w:p w14:paraId="5557CAF4" w14:textId="77777777" w:rsidR="00555047" w:rsidRDefault="00555047">
      <w:pPr>
        <w:ind w:firstLine="440"/>
      </w:pPr>
    </w:p>
    <w:p w14:paraId="2411D09A" w14:textId="77777777" w:rsidR="00555047" w:rsidRDefault="002E5D19">
      <w:pPr>
        <w:pStyle w:val="ad"/>
        <w:spacing w:after="62"/>
      </w:pPr>
      <w:r>
        <w:t>Chorus</w:t>
      </w:r>
      <w:r>
        <w:t>【</w:t>
      </w:r>
      <w:proofErr w:type="spellStart"/>
      <w:r>
        <w:t>A+Kay+Lamorak</w:t>
      </w:r>
      <w:proofErr w:type="spellEnd"/>
      <w:r>
        <w:t>】</w:t>
      </w:r>
    </w:p>
    <w:p w14:paraId="5A7C753E" w14:textId="77777777" w:rsidR="00555047" w:rsidRDefault="002E5D19">
      <w:pPr>
        <w:pStyle w:val="ae"/>
        <w:ind w:firstLine="440"/>
      </w:pPr>
      <w:r>
        <w:t>Oh my lady, way to come, to the crown and to the throne.</w:t>
      </w:r>
    </w:p>
    <w:p w14:paraId="73AAA86F" w14:textId="77777777" w:rsidR="00555047" w:rsidRDefault="002E5D19">
      <w:pPr>
        <w:pStyle w:val="ae"/>
        <w:ind w:firstLine="440"/>
      </w:pPr>
      <w:r>
        <w:t>快来吧，我的小姐，走向王冠，登上王座</w:t>
      </w:r>
    </w:p>
    <w:p w14:paraId="750C8D27" w14:textId="77777777" w:rsidR="00555047" w:rsidRDefault="002E5D19">
      <w:pPr>
        <w:pStyle w:val="ae"/>
        <w:ind w:firstLine="440"/>
      </w:pPr>
      <w:r>
        <w:t>Promises to make.</w:t>
      </w:r>
    </w:p>
    <w:p w14:paraId="7D90017B" w14:textId="77777777" w:rsidR="00555047" w:rsidRDefault="002E5D19">
      <w:pPr>
        <w:pStyle w:val="ae"/>
        <w:ind w:firstLine="440"/>
      </w:pPr>
      <w:r>
        <w:t>立下誓言</w:t>
      </w:r>
    </w:p>
    <w:p w14:paraId="1895D6AE" w14:textId="77777777" w:rsidR="00555047" w:rsidRDefault="00555047">
      <w:pPr>
        <w:ind w:firstLine="440"/>
      </w:pPr>
    </w:p>
    <w:p w14:paraId="47598297" w14:textId="77777777" w:rsidR="00555047" w:rsidRDefault="002E5D19">
      <w:pPr>
        <w:pStyle w:val="ad"/>
        <w:spacing w:after="62"/>
      </w:pPr>
      <w:r>
        <w:t>Guinevere</w:t>
      </w:r>
      <w:ins w:id="702" w:author="Liao Kuo" w:date="2026-04-09T15:48:00Z">
        <w:r w:rsidR="00C97083">
          <w:t xml:space="preserve"> 2 </w:t>
        </w:r>
      </w:ins>
      <w:r>
        <w:t>/Chorus</w:t>
      </w:r>
      <w:r>
        <w:t>【</w:t>
      </w:r>
      <w:proofErr w:type="spellStart"/>
      <w:r>
        <w:t>A+Kay+Lamorak</w:t>
      </w:r>
      <w:proofErr w:type="spellEnd"/>
      <w:r>
        <w:t>】</w:t>
      </w:r>
    </w:p>
    <w:p w14:paraId="4FF3A93B" w14:textId="77777777" w:rsidR="00555047" w:rsidRDefault="002E5D19">
      <w:pPr>
        <w:pStyle w:val="ae"/>
        <w:ind w:firstLine="440"/>
      </w:pPr>
      <w:r>
        <w:t xml:space="preserve">By the </w:t>
      </w:r>
      <w:proofErr w:type="spellStart"/>
      <w:r>
        <w:t>harbour</w:t>
      </w:r>
      <w:proofErr w:type="spellEnd"/>
      <w:r>
        <w:t xml:space="preserve"> ten days late.</w:t>
      </w:r>
    </w:p>
    <w:p w14:paraId="51B0161F" w14:textId="77777777" w:rsidR="00555047" w:rsidRDefault="002E5D19">
      <w:pPr>
        <w:pStyle w:val="ae"/>
        <w:ind w:firstLine="440"/>
      </w:pPr>
      <w:r>
        <w:t>十天后的港口</w:t>
      </w:r>
    </w:p>
    <w:p w14:paraId="6B4D8D5C" w14:textId="77777777" w:rsidR="00555047" w:rsidRDefault="002E5D19">
      <w:pPr>
        <w:pStyle w:val="ae"/>
        <w:ind w:firstLine="440"/>
      </w:pPr>
      <w:r>
        <w:t>There my pledge is sure to lay.</w:t>
      </w:r>
    </w:p>
    <w:p w14:paraId="1934E40E" w14:textId="77777777" w:rsidR="00555047" w:rsidRDefault="002E5D19">
      <w:pPr>
        <w:pStyle w:val="ae"/>
        <w:ind w:firstLine="440"/>
      </w:pPr>
      <w:r>
        <w:t>我将立下我的誓言</w:t>
      </w:r>
    </w:p>
    <w:p w14:paraId="1D1DBAA4" w14:textId="77777777" w:rsidR="00555047" w:rsidRDefault="002E5D19">
      <w:pPr>
        <w:pStyle w:val="ae"/>
        <w:ind w:firstLine="440"/>
      </w:pPr>
      <w:r>
        <w:t>I</w:t>
      </w:r>
      <w:r>
        <w:rPr>
          <w:rFonts w:hint="eastAsia"/>
        </w:rPr>
        <w:t xml:space="preserve"> </w:t>
      </w:r>
      <w:r>
        <w:t>would promise with my heart, and to your love.</w:t>
      </w:r>
    </w:p>
    <w:p w14:paraId="188DD8FB" w14:textId="77777777" w:rsidR="00555047" w:rsidRDefault="002E5D19">
      <w:pPr>
        <w:pStyle w:val="ae"/>
        <w:ind w:firstLine="440"/>
      </w:pPr>
      <w:r>
        <w:t>我愿以心立誓，回应你的爱情</w:t>
      </w:r>
    </w:p>
    <w:p w14:paraId="14C9DFE4" w14:textId="77777777" w:rsidR="00555047" w:rsidRDefault="002E5D19">
      <w:pPr>
        <w:pStyle w:val="2"/>
      </w:pPr>
      <w:r>
        <w:t>She would promise with her heart, and to your love.</w:t>
      </w:r>
    </w:p>
    <w:p w14:paraId="1F9EE4FA" w14:textId="77777777" w:rsidR="00555047" w:rsidRDefault="002E5D19">
      <w:pPr>
        <w:pStyle w:val="2"/>
      </w:pPr>
      <w:r>
        <w:t>她愿以心立誓，回应你的爱情</w:t>
      </w:r>
    </w:p>
    <w:p w14:paraId="2DC318AC" w14:textId="77777777" w:rsidR="00555047" w:rsidRDefault="002E5D19">
      <w:pPr>
        <w:pStyle w:val="ae"/>
        <w:ind w:firstLine="440"/>
      </w:pPr>
      <w:r>
        <w:t>Wait for me I am to come</w:t>
      </w:r>
      <w:r>
        <w:rPr>
          <w:rFonts w:hint="eastAsia"/>
        </w:rPr>
        <w:t>，</w:t>
      </w:r>
    </w:p>
    <w:p w14:paraId="30964DC3" w14:textId="77777777" w:rsidR="00555047" w:rsidRDefault="002E5D19">
      <w:pPr>
        <w:pStyle w:val="ae"/>
        <w:ind w:firstLine="440"/>
      </w:pPr>
      <w:r>
        <w:t>等着我，我即将启程</w:t>
      </w:r>
    </w:p>
    <w:p w14:paraId="1131EC10" w14:textId="77777777" w:rsidR="00555047" w:rsidRDefault="002E5D19">
      <w:pPr>
        <w:pStyle w:val="2"/>
      </w:pPr>
      <w:r>
        <w:t>Oh, she is to come</w:t>
      </w:r>
      <w:r>
        <w:rPr>
          <w:rFonts w:hint="eastAsia"/>
        </w:rPr>
        <w:t>,</w:t>
      </w:r>
    </w:p>
    <w:p w14:paraId="4339DA75" w14:textId="77777777" w:rsidR="00555047" w:rsidRDefault="002E5D19">
      <w:pPr>
        <w:pStyle w:val="2"/>
      </w:pPr>
      <w:r>
        <w:t>她即将启程</w:t>
      </w:r>
    </w:p>
    <w:p w14:paraId="1D7EA0A2" w14:textId="77777777" w:rsidR="00555047" w:rsidRDefault="002E5D19">
      <w:pPr>
        <w:pStyle w:val="ae"/>
        <w:ind w:firstLine="440"/>
      </w:pPr>
      <w:r>
        <w:t>to the crown and to the throne.</w:t>
      </w:r>
    </w:p>
    <w:p w14:paraId="1DE5306F" w14:textId="77777777" w:rsidR="00555047" w:rsidRDefault="002E5D19">
      <w:pPr>
        <w:pStyle w:val="ae"/>
        <w:ind w:firstLine="440"/>
      </w:pPr>
      <w:r>
        <w:t>走向王冠，登上王座</w:t>
      </w:r>
    </w:p>
    <w:p w14:paraId="7C7FD408" w14:textId="77777777" w:rsidR="00555047" w:rsidRDefault="002E5D19">
      <w:pPr>
        <w:pStyle w:val="ae"/>
        <w:ind w:firstLine="440"/>
      </w:pPr>
      <w:r>
        <w:lastRenderedPageBreak/>
        <w:t>Promises to make.</w:t>
      </w:r>
    </w:p>
    <w:p w14:paraId="4EF64292" w14:textId="77777777" w:rsidR="00555047" w:rsidRDefault="002E5D19">
      <w:pPr>
        <w:pStyle w:val="ae"/>
        <w:ind w:firstLine="440"/>
      </w:pPr>
      <w:r>
        <w:t>立下誓言</w:t>
      </w:r>
    </w:p>
    <w:p w14:paraId="5864CB0E" w14:textId="77777777" w:rsidR="00555047" w:rsidRDefault="002E5D19">
      <w:pPr>
        <w:pStyle w:val="ae"/>
        <w:ind w:firstLine="440"/>
      </w:pPr>
      <w:r>
        <w:t>Yet hear what I'd say.</w:t>
      </w:r>
    </w:p>
    <w:p w14:paraId="2DCEC722" w14:textId="77777777" w:rsidR="00555047" w:rsidRDefault="002E5D19">
      <w:pPr>
        <w:pStyle w:val="ae"/>
        <w:ind w:firstLine="440"/>
      </w:pPr>
      <w:r>
        <w:t>且听我一言</w:t>
      </w:r>
    </w:p>
    <w:p w14:paraId="70BA1E2B" w14:textId="77777777" w:rsidR="00555047" w:rsidRDefault="002E5D19">
      <w:pPr>
        <w:pStyle w:val="2"/>
      </w:pPr>
      <w:r>
        <w:t xml:space="preserve">Yet hear what </w:t>
      </w:r>
      <w:r>
        <w:rPr>
          <w:rFonts w:hint="eastAsia"/>
        </w:rPr>
        <w:t>she</w:t>
      </w:r>
      <w:r>
        <w:t>'d say.</w:t>
      </w:r>
    </w:p>
    <w:p w14:paraId="2F244804" w14:textId="77777777" w:rsidR="00555047" w:rsidRDefault="002E5D19">
      <w:pPr>
        <w:pStyle w:val="2"/>
      </w:pPr>
      <w:r>
        <w:t>且听</w:t>
      </w:r>
      <w:r>
        <w:rPr>
          <w:rFonts w:hint="eastAsia"/>
        </w:rPr>
        <w:t>她</w:t>
      </w:r>
      <w:r>
        <w:t>一言</w:t>
      </w:r>
    </w:p>
    <w:p w14:paraId="1DEB869D" w14:textId="77777777" w:rsidR="00555047" w:rsidRDefault="002E5D19">
      <w:pPr>
        <w:pStyle w:val="ae"/>
        <w:ind w:firstLine="440"/>
      </w:pPr>
      <w:r>
        <w:t>Never to betray.</w:t>
      </w:r>
    </w:p>
    <w:p w14:paraId="6F98019C" w14:textId="77777777" w:rsidR="00555047" w:rsidRDefault="002E5D19">
      <w:pPr>
        <w:pStyle w:val="ae"/>
        <w:ind w:firstLine="440"/>
      </w:pPr>
      <w:r>
        <w:t>永不背叛</w:t>
      </w:r>
    </w:p>
    <w:p w14:paraId="3582AFF0" w14:textId="4D1434F2" w:rsidR="00555047" w:rsidRDefault="00C97083">
      <w:pPr>
        <w:ind w:firstLineChars="0" w:firstLine="0"/>
        <w:pPrChange w:id="703" w:author="Liao Kuo" w:date="2026-04-09T15:50:00Z">
          <w:pPr>
            <w:ind w:firstLine="442"/>
          </w:pPr>
        </w:pPrChange>
      </w:pPr>
      <w:ins w:id="704" w:author="Liao Kuo" w:date="2026-04-09T15:49:00Z">
        <w:r w:rsidRPr="00C97083">
          <w:rPr>
            <w:rFonts w:ascii="Consolas" w:hAnsi="Consolas"/>
            <w:b/>
            <w:color w:val="FFFFFF" w:themeColor="background1"/>
            <w:highlight w:val="red"/>
            <w:rPrChange w:id="705" w:author="Liao Kuo" w:date="2026-04-09T15:49:00Z">
              <w:rPr>
                <w:rFonts w:ascii="Consolas" w:hAnsi="Consolas"/>
                <w:b/>
                <w:color w:val="000000" w:themeColor="text1"/>
                <w:highlight w:val="green"/>
              </w:rPr>
            </w:rPrChange>
          </w:rPr>
          <w:t>1</w:t>
        </w:r>
      </w:ins>
      <w:ins w:id="706" w:author="Z Richard" w:date="2026-04-24T09:37:00Z" w16du:dateUtc="2026-04-24T01:37:00Z">
        <w:r w:rsidR="00403669">
          <w:rPr>
            <w:rFonts w:ascii="Consolas" w:hAnsi="Consolas" w:hint="eastAsia"/>
            <w:b/>
            <w:color w:val="FFFFFF" w:themeColor="background1"/>
            <w:highlight w:val="red"/>
          </w:rPr>
          <w:t xml:space="preserve"> 3</w:t>
        </w:r>
      </w:ins>
      <w:ins w:id="707" w:author="Liao Kuo" w:date="2026-04-09T15:49:00Z">
        <w:r w:rsidRPr="00C97083">
          <w:rPr>
            <w:rFonts w:ascii="Consolas" w:hAnsi="Consolas"/>
            <w:b/>
            <w:color w:val="FFFFFF" w:themeColor="background1"/>
            <w:highlight w:val="red"/>
            <w:rPrChange w:id="708" w:author="Liao Kuo" w:date="2026-04-09T15:49:00Z">
              <w:rPr>
                <w:rFonts w:ascii="Consolas" w:hAnsi="Consolas"/>
                <w:b/>
                <w:color w:val="000000" w:themeColor="text1"/>
                <w:highlight w:val="green"/>
              </w:rPr>
            </w:rPrChange>
          </w:rPr>
          <w:t xml:space="preserve"> 6</w:t>
        </w:r>
      </w:ins>
      <w:ins w:id="709" w:author="Z Richard" w:date="2026-04-23T21:00:00Z" w16du:dateUtc="2026-04-23T13:00:00Z">
        <w:r w:rsidR="004C683C">
          <w:rPr>
            <w:rFonts w:ascii="Consolas" w:hAnsi="Consolas" w:hint="eastAsia"/>
            <w:b/>
            <w:color w:val="FFFFFF" w:themeColor="background1"/>
            <w:highlight w:val="red"/>
          </w:rPr>
          <w:t xml:space="preserve"> 7-10</w:t>
        </w:r>
      </w:ins>
      <w:ins w:id="710" w:author="Liao Kuo" w:date="2026-04-09T15:49:00Z">
        <w:r w:rsidRPr="00C97083">
          <w:rPr>
            <w:rFonts w:ascii="Consolas" w:hAnsi="Consolas"/>
            <w:b/>
            <w:color w:val="FFFFFF" w:themeColor="background1"/>
            <w:highlight w:val="red"/>
            <w:rPrChange w:id="711" w:author="Liao Kuo" w:date="2026-04-09T15:49:00Z">
              <w:rPr>
                <w:rFonts w:ascii="Consolas" w:hAnsi="Consolas"/>
                <w:b/>
                <w:color w:val="000000" w:themeColor="text1"/>
                <w:highlight w:val="green"/>
              </w:rPr>
            </w:rPrChange>
          </w:rPr>
          <w:t xml:space="preserve"> 16</w:t>
        </w:r>
      </w:ins>
      <w:ins w:id="712" w:author="Z Richard" w:date="2026-04-24T09:32:00Z" w16du:dateUtc="2026-04-24T01:32:00Z">
        <w:r w:rsidR="00833EFF">
          <w:rPr>
            <w:rFonts w:ascii="Consolas" w:hAnsi="Consolas" w:hint="eastAsia"/>
            <w:b/>
            <w:color w:val="FFFFFF" w:themeColor="background1"/>
            <w:highlight w:val="red"/>
          </w:rPr>
          <w:t xml:space="preserve"> 19</w:t>
        </w:r>
      </w:ins>
      <w:ins w:id="713" w:author="Liao Kuo" w:date="2026-04-09T15:49:00Z">
        <w:r w:rsidRPr="00C97083">
          <w:rPr>
            <w:rFonts w:ascii="Consolas" w:hAnsi="Consolas"/>
            <w:b/>
            <w:color w:val="FFFFFF" w:themeColor="background1"/>
            <w:highlight w:val="red"/>
            <w:rPrChange w:id="714" w:author="Liao Kuo" w:date="2026-04-09T15:49:00Z">
              <w:rPr>
                <w:rFonts w:ascii="Consolas" w:hAnsi="Consolas"/>
                <w:b/>
                <w:color w:val="000000" w:themeColor="text1"/>
                <w:highlight w:val="green"/>
              </w:rPr>
            </w:rPrChange>
          </w:rPr>
          <w:t xml:space="preserve"> Off,</w:t>
        </w:r>
        <w:r w:rsidRPr="007077D3">
          <w:rPr>
            <w:rFonts w:ascii="Consolas" w:hAnsi="Consolas"/>
            <w:b/>
            <w:color w:val="000000" w:themeColor="text1"/>
            <w:highlight w:val="yellow"/>
            <w:rPrChange w:id="715" w:author="Z Richard" w:date="2026-04-23T15:55:00Z" w16du:dateUtc="2026-04-23T07:55:00Z">
              <w:rPr>
                <w:rFonts w:ascii="Consolas" w:hAnsi="Consolas"/>
                <w:b/>
                <w:color w:val="000000" w:themeColor="text1"/>
                <w:highlight w:val="green"/>
              </w:rPr>
            </w:rPrChange>
          </w:rPr>
          <w:t xml:space="preserve"> 2 Only</w:t>
        </w:r>
      </w:ins>
    </w:p>
    <w:p w14:paraId="71A4642C" w14:textId="77777777" w:rsidR="00555047" w:rsidRDefault="002E5D19">
      <w:pPr>
        <w:pStyle w:val="1"/>
        <w:spacing w:before="156" w:after="156"/>
      </w:pPr>
      <w:bookmarkStart w:id="716" w:name="_Toc1944"/>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8</w:t>
      </w:r>
      <w:r>
        <w:t xml:space="preserve"> </w:t>
      </w:r>
      <w:r>
        <w:rPr>
          <w:rFonts w:hint="eastAsia"/>
        </w:rPr>
        <w:t xml:space="preserve"> </w:t>
      </w:r>
      <w:r>
        <w:t xml:space="preserve">No </w:t>
      </w:r>
      <w:r>
        <w:rPr>
          <w:rFonts w:hint="eastAsia"/>
        </w:rPr>
        <w:t>T</w:t>
      </w:r>
      <w:r>
        <w:t xml:space="preserve">ears to </w:t>
      </w:r>
      <w:r>
        <w:rPr>
          <w:rFonts w:hint="eastAsia"/>
        </w:rPr>
        <w:t>S</w:t>
      </w:r>
      <w:r>
        <w:t>hed</w:t>
      </w:r>
      <w:bookmarkEnd w:id="716"/>
    </w:p>
    <w:p w14:paraId="67927D84" w14:textId="289CC1A3" w:rsidR="00880789" w:rsidRDefault="00880789">
      <w:pPr>
        <w:ind w:firstLineChars="0" w:firstLine="0"/>
        <w:rPr>
          <w:ins w:id="717" w:author="Z Richard" w:date="2026-04-23T15:54:00Z" w16du:dateUtc="2026-04-23T07:54:00Z"/>
          <w:rFonts w:ascii="Consolas" w:hAnsi="Consolas"/>
          <w:b/>
          <w:color w:val="000000" w:themeColor="text1"/>
          <w:highlight w:val="green"/>
        </w:rPr>
      </w:pPr>
      <w:ins w:id="718" w:author="Z Richard" w:date="2026-04-23T15:54:00Z" w16du:dateUtc="2026-04-23T07:54:00Z">
        <w:r>
          <w:rPr>
            <w:rFonts w:ascii="Consolas" w:hAnsi="Consolas" w:hint="eastAsia"/>
            <w:b/>
            <w:color w:val="215E99" w:themeColor="text2" w:themeTint="BF"/>
          </w:rPr>
          <w:t>Guinevere (2)</w:t>
        </w:r>
        <w:r w:rsidR="00D13836">
          <w:rPr>
            <w:rFonts w:ascii="Consolas" w:hAnsi="Consolas" w:hint="eastAsia"/>
            <w:b/>
            <w:color w:val="215E99" w:themeColor="text2" w:themeTint="BF"/>
          </w:rPr>
          <w:t xml:space="preserve"> </w:t>
        </w:r>
        <w:r w:rsidRPr="0043183D">
          <w:rPr>
            <w:rFonts w:ascii="Consolas" w:hAnsi="Consolas" w:hint="eastAsia"/>
            <w:b/>
            <w:color w:val="215E99" w:themeColor="text2" w:themeTint="BF"/>
          </w:rPr>
          <w:t>唱</w:t>
        </w:r>
      </w:ins>
    </w:p>
    <w:p w14:paraId="245F1D41" w14:textId="5AC0E2F0" w:rsidR="00880789" w:rsidRPr="00D35093" w:rsidRDefault="00565801">
      <w:pPr>
        <w:ind w:firstLineChars="0" w:firstLine="0"/>
        <w:rPr>
          <w:ins w:id="719" w:author="Z Richard" w:date="2026-04-23T15:54:00Z" w16du:dateUtc="2026-04-23T07:54:00Z"/>
          <w:rFonts w:ascii="Consolas" w:hAnsi="Consolas"/>
          <w:b/>
          <w:rPrChange w:id="720" w:author="Z Richard" w:date="2026-04-23T22:52:00Z" w16du:dateUtc="2026-04-23T14:52:00Z">
            <w:rPr>
              <w:ins w:id="721" w:author="Z Richard" w:date="2026-04-23T15:54:00Z" w16du:dateUtc="2026-04-23T07:54:00Z"/>
              <w:rFonts w:ascii="Consolas" w:hAnsi="Consolas"/>
              <w:b/>
              <w:color w:val="000000" w:themeColor="text1"/>
              <w:highlight w:val="green"/>
            </w:rPr>
          </w:rPrChange>
        </w:rPr>
      </w:pPr>
      <w:ins w:id="722" w:author="Z Richard" w:date="2026-04-24T02:14:00Z" w16du:dateUtc="2026-04-23T18:14:00Z">
        <w:r>
          <w:rPr>
            <w:rFonts w:ascii="Consolas" w:hAnsi="Consolas" w:hint="eastAsia"/>
            <w:b/>
            <w:highlight w:val="green"/>
          </w:rPr>
          <w:t>伴奏</w:t>
        </w:r>
        <w:r>
          <w:rPr>
            <w:rFonts w:ascii="Consolas" w:hAnsi="Consolas" w:hint="eastAsia"/>
            <w:b/>
            <w:highlight w:val="green"/>
          </w:rPr>
          <w:t>Up</w:t>
        </w:r>
      </w:ins>
      <w:ins w:id="723" w:author="Z Richard" w:date="2026-04-24T02:12:00Z" w16du:dateUtc="2026-04-23T18:12:00Z">
        <w:r w:rsidR="001F7789">
          <w:rPr>
            <w:rFonts w:ascii="Consolas" w:hAnsi="Consolas" w:hint="eastAsia"/>
            <w:b/>
            <w:highlight w:val="green"/>
          </w:rPr>
          <w:t xml:space="preserve"> </w:t>
        </w:r>
      </w:ins>
      <w:ins w:id="724" w:author="Z Richard" w:date="2026-04-24T02:11:00Z" w16du:dateUtc="2026-04-23T18:11:00Z">
        <w:r w:rsidR="009359F2">
          <w:rPr>
            <w:rFonts w:ascii="Consolas" w:hAnsi="Consolas" w:hint="eastAsia"/>
            <w:b/>
            <w:highlight w:val="green"/>
          </w:rPr>
          <w:t>额外加</w:t>
        </w:r>
        <w:r w:rsidR="009359F2">
          <w:rPr>
            <w:rFonts w:ascii="Consolas" w:hAnsi="Consolas" w:hint="eastAsia"/>
            <w:b/>
            <w:highlight w:val="green"/>
          </w:rPr>
          <w:t>1</w:t>
        </w:r>
        <w:r w:rsidR="009359F2" w:rsidRPr="00761E8A">
          <w:rPr>
            <w:rFonts w:ascii="Consolas" w:hAnsi="Consolas"/>
            <w:b/>
            <w:highlight w:val="green"/>
          </w:rPr>
          <w:t>-</w:t>
        </w:r>
        <w:r w:rsidR="009359F2">
          <w:rPr>
            <w:rFonts w:ascii="Consolas" w:hAnsi="Consolas" w:hint="eastAsia"/>
            <w:b/>
            <w:highlight w:val="green"/>
          </w:rPr>
          <w:t>2</w:t>
        </w:r>
        <w:r w:rsidR="009359F2" w:rsidRPr="00761E8A">
          <w:rPr>
            <w:rFonts w:ascii="Consolas" w:hAnsi="Consolas"/>
            <w:b/>
            <w:highlight w:val="green"/>
          </w:rPr>
          <w:t>db</w:t>
        </w:r>
      </w:ins>
    </w:p>
    <w:p w14:paraId="4AA3F1F5" w14:textId="6E17DBFB" w:rsidR="00555047" w:rsidRDefault="00C97083">
      <w:pPr>
        <w:ind w:firstLineChars="0" w:firstLine="0"/>
      </w:pPr>
      <w:ins w:id="725" w:author="Liao Kuo" w:date="2026-04-09T15:50:00Z">
        <w:r>
          <w:rPr>
            <w:rFonts w:ascii="Consolas" w:hAnsi="Consolas"/>
            <w:b/>
            <w:color w:val="000000" w:themeColor="text1"/>
            <w:highlight w:val="green"/>
          </w:rPr>
          <w:t>2</w:t>
        </w:r>
        <w:r w:rsidRPr="00385852">
          <w:rPr>
            <w:rFonts w:ascii="Consolas" w:hAnsi="Consolas"/>
            <w:b/>
            <w:color w:val="000000" w:themeColor="text1"/>
            <w:highlight w:val="green"/>
          </w:rPr>
          <w:t xml:space="preserve"> On</w:t>
        </w:r>
      </w:ins>
    </w:p>
    <w:p w14:paraId="0E861528" w14:textId="77777777" w:rsidR="00555047" w:rsidRDefault="002E5D19">
      <w:pPr>
        <w:pStyle w:val="ad"/>
        <w:spacing w:after="62"/>
      </w:pPr>
      <w:r>
        <w:rPr>
          <w:rFonts w:hint="eastAsia"/>
        </w:rPr>
        <w:t>Guinevere</w:t>
      </w:r>
    </w:p>
    <w:p w14:paraId="48E64824" w14:textId="77777777" w:rsidR="00555047" w:rsidRDefault="002E5D19">
      <w:pPr>
        <w:pStyle w:val="ae"/>
        <w:ind w:firstLine="440"/>
      </w:pPr>
      <w:r>
        <w:t>I pray you no cries, don’t dim your eyes, don’t bow and hide.</w:t>
      </w:r>
    </w:p>
    <w:p w14:paraId="456A7827" w14:textId="77777777" w:rsidR="00555047" w:rsidRDefault="002E5D19">
      <w:pPr>
        <w:pStyle w:val="ae"/>
        <w:ind w:firstLine="440"/>
      </w:pPr>
      <w:r>
        <w:t>愿你不再哭泣，莫让眼眸黯淡，勿要屈膝躲藏</w:t>
      </w:r>
    </w:p>
    <w:p w14:paraId="2090394D" w14:textId="77777777" w:rsidR="00555047" w:rsidRDefault="002E5D19">
      <w:pPr>
        <w:pStyle w:val="ae"/>
        <w:ind w:firstLine="440"/>
      </w:pPr>
      <w:r>
        <w:t>I pray you no rages, don’t lose your grace, don’t bate your pace.</w:t>
      </w:r>
    </w:p>
    <w:p w14:paraId="57F2FD3D" w14:textId="77777777" w:rsidR="00555047" w:rsidRDefault="002E5D19">
      <w:pPr>
        <w:pStyle w:val="ae"/>
        <w:ind w:firstLine="440"/>
      </w:pPr>
      <w:r>
        <w:t>愿你不再暴怒，莫失优雅姿态，勿要放缓脚步</w:t>
      </w:r>
    </w:p>
    <w:p w14:paraId="1FE9E4D4" w14:textId="77777777" w:rsidR="00555047" w:rsidRDefault="002E5D19">
      <w:pPr>
        <w:pStyle w:val="ae"/>
        <w:ind w:firstLine="440"/>
      </w:pPr>
      <w:r>
        <w:t xml:space="preserve">Lay down your spite, let in the light, as well the </w:t>
      </w:r>
      <w:proofErr w:type="spellStart"/>
      <w:r>
        <w:t>mights</w:t>
      </w:r>
      <w:proofErr w:type="spellEnd"/>
      <w:r>
        <w:t>.</w:t>
      </w:r>
    </w:p>
    <w:p w14:paraId="6AFC606C" w14:textId="77777777" w:rsidR="00555047" w:rsidRDefault="002E5D19">
      <w:pPr>
        <w:pStyle w:val="ae"/>
        <w:ind w:firstLine="440"/>
      </w:pPr>
      <w:r>
        <w:t>放下心中怨怼，让光芒照进胸膛，也让力量汇聚身旁</w:t>
      </w:r>
    </w:p>
    <w:p w14:paraId="6F0BED0B" w14:textId="77777777" w:rsidR="00555047" w:rsidRDefault="002E5D19">
      <w:pPr>
        <w:pStyle w:val="ae"/>
        <w:ind w:firstLine="440"/>
      </w:pPr>
      <w:r>
        <w:t>We’ll find a way, we have this future to portray.</w:t>
      </w:r>
    </w:p>
    <w:p w14:paraId="3791A8B9" w14:textId="77777777" w:rsidR="00555047" w:rsidRDefault="002E5D19">
      <w:pPr>
        <w:pStyle w:val="ae"/>
        <w:ind w:firstLine="440"/>
      </w:pPr>
      <w:r>
        <w:t>我们终会寻得出路，这未来应由我们亲手描绘</w:t>
      </w:r>
    </w:p>
    <w:p w14:paraId="6A028012" w14:textId="77777777" w:rsidR="00555047" w:rsidRDefault="00555047">
      <w:pPr>
        <w:pStyle w:val="ae"/>
        <w:ind w:firstLine="440"/>
      </w:pPr>
    </w:p>
    <w:p w14:paraId="7CF81B96" w14:textId="77777777" w:rsidR="00555047" w:rsidRDefault="002E5D19">
      <w:pPr>
        <w:pStyle w:val="ae"/>
        <w:ind w:firstLine="440"/>
      </w:pPr>
      <w:r>
        <w:t>For I’ll be there by the throne and we’ll be carrying out all our duties.</w:t>
      </w:r>
    </w:p>
    <w:p w14:paraId="55473CA8" w14:textId="77777777" w:rsidR="00555047" w:rsidRDefault="002E5D19">
      <w:pPr>
        <w:pStyle w:val="ae"/>
        <w:ind w:firstLine="440"/>
      </w:pPr>
      <w:r>
        <w:t>我将守在王座之侧，与你一同践行所有使命</w:t>
      </w:r>
    </w:p>
    <w:p w14:paraId="28EED9EA" w14:textId="77777777" w:rsidR="00555047" w:rsidRDefault="002E5D19">
      <w:pPr>
        <w:pStyle w:val="ae"/>
        <w:ind w:firstLine="440"/>
      </w:pPr>
      <w:r>
        <w:t>As a queen, I pray that I would stand out, shield up, and protect.</w:t>
      </w:r>
    </w:p>
    <w:p w14:paraId="6E2ABA86" w14:textId="77777777" w:rsidR="00555047" w:rsidRDefault="002E5D19">
      <w:pPr>
        <w:pStyle w:val="ae"/>
        <w:ind w:firstLine="440"/>
      </w:pPr>
      <w:r>
        <w:t>身为王后，我祈愿自己能挺身而出，执盾在前，守护这片国土</w:t>
      </w:r>
    </w:p>
    <w:p w14:paraId="7842A2AF" w14:textId="77777777" w:rsidR="00555047" w:rsidRDefault="002E5D19">
      <w:pPr>
        <w:pStyle w:val="ae"/>
        <w:ind w:firstLine="440"/>
      </w:pPr>
      <w:r>
        <w:t>I would never let you out there.</w:t>
      </w:r>
    </w:p>
    <w:p w14:paraId="2F680518" w14:textId="77777777" w:rsidR="00555047" w:rsidRDefault="002E5D19">
      <w:pPr>
        <w:pStyle w:val="ae"/>
        <w:ind w:firstLine="440"/>
      </w:pPr>
      <w:r>
        <w:t>我绝不会让你独自面对风雨</w:t>
      </w:r>
    </w:p>
    <w:p w14:paraId="44982463" w14:textId="77777777" w:rsidR="00555047" w:rsidRDefault="002E5D19">
      <w:pPr>
        <w:pStyle w:val="ae"/>
        <w:ind w:firstLine="440"/>
      </w:pPr>
      <w:r>
        <w:t>I know my destined duty to be the one who cares.</w:t>
      </w:r>
    </w:p>
    <w:p w14:paraId="1BB8CC6C" w14:textId="77777777" w:rsidR="00555047" w:rsidRDefault="002E5D19">
      <w:pPr>
        <w:pStyle w:val="ae"/>
        <w:ind w:firstLine="440"/>
      </w:pPr>
      <w:r>
        <w:t>我深知自己的宿命</w:t>
      </w:r>
      <w:r>
        <w:t xml:space="preserve"> </w:t>
      </w:r>
      <w:r>
        <w:rPr>
          <w:rFonts w:hint="eastAsia"/>
        </w:rPr>
        <w:t>——</w:t>
      </w:r>
      <w:r>
        <w:t xml:space="preserve"> </w:t>
      </w:r>
      <w:r>
        <w:t>做那个心怀牵挂、守护一切的人</w:t>
      </w:r>
    </w:p>
    <w:p w14:paraId="1B8718A3" w14:textId="77777777" w:rsidR="00555047" w:rsidRDefault="002E5D19">
      <w:pPr>
        <w:pStyle w:val="ae"/>
        <w:ind w:firstLine="440"/>
      </w:pPr>
      <w:r>
        <w:t>Let us smile but let no tears to shed.</w:t>
      </w:r>
    </w:p>
    <w:p w14:paraId="28C8F10B" w14:textId="77777777" w:rsidR="00555047" w:rsidRDefault="002E5D19">
      <w:pPr>
        <w:pStyle w:val="ae"/>
        <w:ind w:firstLine="440"/>
      </w:pPr>
      <w:r>
        <w:t>让我们以微笑面对，不让泪水滑落分毫</w:t>
      </w:r>
    </w:p>
    <w:p w14:paraId="3FD405F1" w14:textId="77777777" w:rsidR="00555047" w:rsidRDefault="00555047">
      <w:pPr>
        <w:pStyle w:val="ae"/>
        <w:ind w:firstLine="440"/>
      </w:pPr>
    </w:p>
    <w:p w14:paraId="43F4CB50" w14:textId="77777777" w:rsidR="00555047" w:rsidRDefault="002E5D19">
      <w:pPr>
        <w:pStyle w:val="ae"/>
        <w:ind w:firstLine="440"/>
      </w:pPr>
      <w:r>
        <w:t>I pray to be brave, not desperate, no waning faith.</w:t>
      </w:r>
    </w:p>
    <w:p w14:paraId="212890F5" w14:textId="77777777" w:rsidR="00555047" w:rsidRDefault="002E5D19">
      <w:pPr>
        <w:pStyle w:val="ae"/>
        <w:ind w:firstLine="440"/>
      </w:pPr>
      <w:r>
        <w:t>愿我能勇敢无畏，而非绝望无助，信念永不褪色</w:t>
      </w:r>
    </w:p>
    <w:p w14:paraId="2C4DD920" w14:textId="77777777" w:rsidR="00555047" w:rsidRDefault="002E5D19">
      <w:pPr>
        <w:pStyle w:val="ae"/>
        <w:ind w:firstLine="440"/>
      </w:pPr>
      <w:r>
        <w:t>I pray to inspire, against the fright, ignite the sights.</w:t>
      </w:r>
    </w:p>
    <w:p w14:paraId="418F7D76" w14:textId="77777777" w:rsidR="00555047" w:rsidRDefault="002E5D19">
      <w:pPr>
        <w:pStyle w:val="ae"/>
        <w:ind w:firstLine="440"/>
      </w:pPr>
      <w:r>
        <w:t>愿我能鼓舞人心，驱散恐惧阴霾，点亮前行方向</w:t>
      </w:r>
    </w:p>
    <w:p w14:paraId="38CCF3BB" w14:textId="77777777" w:rsidR="00555047" w:rsidRDefault="002E5D19">
      <w:pPr>
        <w:pStyle w:val="ae"/>
        <w:ind w:firstLine="440"/>
      </w:pPr>
      <w:r>
        <w:t>Sure you would blaze, clear out the haze, walk out the maze.</w:t>
      </w:r>
    </w:p>
    <w:p w14:paraId="29AF1AF0" w14:textId="77777777" w:rsidR="00555047" w:rsidRDefault="002E5D19">
      <w:pPr>
        <w:pStyle w:val="ae"/>
        <w:ind w:firstLine="440"/>
      </w:pPr>
      <w:r>
        <w:t>你定会如火焰般闪耀，扫清迷雾障碍，走出困境迷茫</w:t>
      </w:r>
    </w:p>
    <w:p w14:paraId="3DA92009" w14:textId="77777777" w:rsidR="00555047" w:rsidRDefault="002E5D19">
      <w:pPr>
        <w:pStyle w:val="ae"/>
        <w:ind w:firstLine="440"/>
      </w:pPr>
      <w:r>
        <w:t>We’ll be alright, out of the mire, let’s expedite.</w:t>
      </w:r>
    </w:p>
    <w:p w14:paraId="1C3ED19D" w14:textId="77777777" w:rsidR="00555047" w:rsidRDefault="002E5D19">
      <w:pPr>
        <w:pStyle w:val="ae"/>
        <w:ind w:firstLine="440"/>
      </w:pPr>
      <w:r>
        <w:t>我们终将渡过难关，挣脱泥泞沼泽，此刻便加快脚步</w:t>
      </w:r>
    </w:p>
    <w:p w14:paraId="30FC2D6E" w14:textId="77777777" w:rsidR="00555047" w:rsidRDefault="00555047">
      <w:pPr>
        <w:pStyle w:val="ae"/>
        <w:ind w:firstLine="440"/>
      </w:pPr>
    </w:p>
    <w:p w14:paraId="5567B40B" w14:textId="77777777" w:rsidR="00555047" w:rsidRDefault="002E5D19">
      <w:pPr>
        <w:pStyle w:val="ae"/>
        <w:ind w:firstLine="440"/>
      </w:pPr>
      <w:r>
        <w:t>For I’ll be there by the throne and we’ll be carrying out all our duties.</w:t>
      </w:r>
    </w:p>
    <w:p w14:paraId="0672F718" w14:textId="77777777" w:rsidR="00555047" w:rsidRDefault="002E5D19">
      <w:pPr>
        <w:pStyle w:val="ae"/>
        <w:ind w:firstLine="440"/>
      </w:pPr>
      <w:r>
        <w:t>我将守在王座之侧，与你一同践行所有使命</w:t>
      </w:r>
    </w:p>
    <w:p w14:paraId="037E192E" w14:textId="77777777" w:rsidR="00555047" w:rsidRDefault="002E5D19">
      <w:pPr>
        <w:pStyle w:val="ae"/>
        <w:ind w:firstLine="440"/>
      </w:pPr>
      <w:r>
        <w:t>As a queen, I swear that I would stand out, shield up, and to strive.</w:t>
      </w:r>
    </w:p>
    <w:p w14:paraId="1798BBCD" w14:textId="77777777" w:rsidR="00555047" w:rsidRDefault="002E5D19">
      <w:pPr>
        <w:pStyle w:val="ae"/>
        <w:ind w:firstLine="440"/>
      </w:pPr>
      <w:r>
        <w:t>身为王后，我立誓要挺身而出，执盾在前，奋力拼搏</w:t>
      </w:r>
    </w:p>
    <w:p w14:paraId="596962E4" w14:textId="77777777" w:rsidR="00555047" w:rsidRDefault="002E5D19">
      <w:pPr>
        <w:pStyle w:val="ae"/>
        <w:ind w:firstLine="440"/>
      </w:pPr>
      <w:r>
        <w:t>I’m so ready for the coming grinds.</w:t>
      </w:r>
    </w:p>
    <w:p w14:paraId="3B03A03E" w14:textId="77777777" w:rsidR="00555047" w:rsidRDefault="002E5D19">
      <w:pPr>
        <w:pStyle w:val="ae"/>
        <w:ind w:firstLine="440"/>
      </w:pPr>
      <w:r>
        <w:t>我已做好准备，迎接即将到来的艰难险阻</w:t>
      </w:r>
    </w:p>
    <w:p w14:paraId="15273514" w14:textId="77777777" w:rsidR="00555047" w:rsidRDefault="002E5D19">
      <w:pPr>
        <w:pStyle w:val="ae"/>
        <w:ind w:firstLine="440"/>
      </w:pPr>
      <w:r>
        <w:t>Hark! I’ll go all out to be the one who care.</w:t>
      </w:r>
    </w:p>
    <w:p w14:paraId="1C2C0FD8" w14:textId="77777777" w:rsidR="00555047" w:rsidRDefault="002E5D19">
      <w:pPr>
        <w:pStyle w:val="ae"/>
        <w:ind w:firstLine="440"/>
      </w:pPr>
      <w:r>
        <w:t>听！我愿倾尽所有，做那个心怀牵挂、守护一切的人</w:t>
      </w:r>
    </w:p>
    <w:p w14:paraId="61688132" w14:textId="77777777" w:rsidR="00555047" w:rsidRDefault="002E5D19">
      <w:pPr>
        <w:pStyle w:val="ae"/>
        <w:ind w:firstLine="440"/>
      </w:pPr>
      <w:r>
        <w:t>Pray them smile and with no tears to shed.</w:t>
      </w:r>
    </w:p>
    <w:p w14:paraId="0131500E" w14:textId="77777777" w:rsidR="00555047" w:rsidRDefault="002E5D19">
      <w:pPr>
        <w:pStyle w:val="ae"/>
        <w:ind w:firstLine="440"/>
      </w:pPr>
      <w:r>
        <w:lastRenderedPageBreak/>
        <w:t>祈愿众人皆能微笑，不让泪水滑落分毫。</w:t>
      </w:r>
    </w:p>
    <w:p w14:paraId="5BD8EA59" w14:textId="77777777" w:rsidR="00555047" w:rsidRDefault="002E5D19">
      <w:pPr>
        <w:pStyle w:val="ae"/>
        <w:ind w:firstLine="440"/>
      </w:pPr>
      <w:r>
        <w:t>Take my hand, and walk us through the rain.</w:t>
      </w:r>
    </w:p>
    <w:p w14:paraId="2BA33A31" w14:textId="77777777" w:rsidR="00555047" w:rsidRDefault="002E5D19">
      <w:pPr>
        <w:pStyle w:val="ae"/>
        <w:ind w:firstLine="440"/>
      </w:pPr>
      <w:r>
        <w:t>牵起我的手，一同走过风雨</w:t>
      </w:r>
    </w:p>
    <w:p w14:paraId="2FFC3149" w14:textId="77777777" w:rsidR="00555047" w:rsidRDefault="002E5D19">
      <w:pPr>
        <w:pStyle w:val="ae"/>
        <w:ind w:firstLine="440"/>
      </w:pPr>
      <w:r>
        <w:t>Take my hand, we’ll pull through the pain.</w:t>
      </w:r>
    </w:p>
    <w:p w14:paraId="78FB7BEF" w14:textId="77777777" w:rsidR="00555047" w:rsidRDefault="002E5D19">
      <w:pPr>
        <w:pStyle w:val="ae"/>
        <w:ind w:firstLine="440"/>
      </w:pPr>
      <w:r>
        <w:t>牵起我的手，一同熬过伤痛</w:t>
      </w:r>
    </w:p>
    <w:p w14:paraId="62CE656D" w14:textId="77777777" w:rsidR="00555047" w:rsidRDefault="002E5D19">
      <w:pPr>
        <w:pStyle w:val="ae"/>
        <w:ind w:firstLine="440"/>
      </w:pPr>
      <w:r>
        <w:t>Behind this lane, we gain.</w:t>
      </w:r>
    </w:p>
    <w:p w14:paraId="2315EC21" w14:textId="77777777" w:rsidR="00555047" w:rsidRDefault="002E5D19">
      <w:pPr>
        <w:pStyle w:val="ae"/>
        <w:ind w:firstLine="440"/>
      </w:pPr>
      <w:r>
        <w:t>这条路的尽头，定有收获等候</w:t>
      </w:r>
    </w:p>
    <w:p w14:paraId="1B106630" w14:textId="77777777" w:rsidR="00555047" w:rsidRDefault="002E5D19">
      <w:pPr>
        <w:pStyle w:val="ae"/>
        <w:ind w:firstLine="440"/>
      </w:pPr>
      <w:r>
        <w:t>All the gashes one day would be stains.</w:t>
      </w:r>
    </w:p>
    <w:p w14:paraId="5F2CFBC1" w14:textId="77777777" w:rsidR="00555047" w:rsidRDefault="002E5D19">
      <w:pPr>
        <w:pStyle w:val="ae"/>
        <w:ind w:firstLine="440"/>
      </w:pPr>
      <w:r>
        <w:t>所有伤痕终会淡成过往印记</w:t>
      </w:r>
    </w:p>
    <w:p w14:paraId="5BC2FD6B" w14:textId="77777777" w:rsidR="00555047" w:rsidRDefault="002E5D19">
      <w:pPr>
        <w:pStyle w:val="ae"/>
        <w:ind w:firstLine="440"/>
      </w:pPr>
      <w:r>
        <w:t>All your efforts would not be in vain.</w:t>
      </w:r>
    </w:p>
    <w:p w14:paraId="6280D7B2" w14:textId="77777777" w:rsidR="00555047" w:rsidRDefault="002E5D19">
      <w:pPr>
        <w:pStyle w:val="ae"/>
        <w:ind w:firstLine="440"/>
      </w:pPr>
      <w:r>
        <w:t>你的所有付出都不会白费</w:t>
      </w:r>
    </w:p>
    <w:p w14:paraId="03DFC21A" w14:textId="77777777" w:rsidR="00555047" w:rsidRDefault="002E5D19">
      <w:pPr>
        <w:pStyle w:val="ae"/>
        <w:ind w:firstLine="440"/>
      </w:pPr>
      <w:r>
        <w:t>Sing me once again.</w:t>
      </w:r>
    </w:p>
    <w:p w14:paraId="3A260B47" w14:textId="77777777" w:rsidR="00555047" w:rsidRDefault="002E5D19">
      <w:pPr>
        <w:pStyle w:val="ae"/>
        <w:ind w:firstLine="440"/>
      </w:pPr>
      <w:r>
        <w:t>再为我唱一次</w:t>
      </w:r>
      <w:r>
        <w:rPr>
          <w:rFonts w:hint="eastAsia"/>
        </w:rPr>
        <w:t>——</w:t>
      </w:r>
    </w:p>
    <w:p w14:paraId="608B8699" w14:textId="77777777" w:rsidR="00555047" w:rsidRDefault="00555047">
      <w:pPr>
        <w:pStyle w:val="ae"/>
        <w:ind w:firstLine="440"/>
      </w:pPr>
    </w:p>
    <w:p w14:paraId="63B77352" w14:textId="77777777" w:rsidR="00555047" w:rsidRDefault="002E5D19">
      <w:pPr>
        <w:pStyle w:val="ae"/>
        <w:ind w:firstLine="440"/>
      </w:pPr>
      <w:r>
        <w:t>I dare, yeah, I will stand out, shield up, and protect.</w:t>
      </w:r>
    </w:p>
    <w:p w14:paraId="0FD00588" w14:textId="77777777" w:rsidR="00555047" w:rsidRDefault="002E5D19">
      <w:pPr>
        <w:pStyle w:val="ae"/>
        <w:ind w:firstLine="440"/>
      </w:pPr>
      <w:r>
        <w:t>我有这份勇气，去挺身而出，执盾在前，守护一切</w:t>
      </w:r>
    </w:p>
    <w:p w14:paraId="3A70E5BC" w14:textId="77777777" w:rsidR="00555047" w:rsidRDefault="002E5D19">
      <w:pPr>
        <w:pStyle w:val="ae"/>
        <w:ind w:firstLine="440"/>
      </w:pPr>
      <w:r>
        <w:t>I will never let you out there.</w:t>
      </w:r>
    </w:p>
    <w:p w14:paraId="182A2109" w14:textId="77777777" w:rsidR="00555047" w:rsidRDefault="002E5D19">
      <w:pPr>
        <w:pStyle w:val="ae"/>
        <w:ind w:firstLine="440"/>
      </w:pPr>
      <w:r>
        <w:t>我绝不会让你独自面对风雨</w:t>
      </w:r>
    </w:p>
    <w:p w14:paraId="2342118A" w14:textId="77777777" w:rsidR="00555047" w:rsidRDefault="002E5D19">
      <w:pPr>
        <w:pStyle w:val="ae"/>
        <w:ind w:firstLine="440"/>
      </w:pPr>
      <w:r>
        <w:t>I’ll hold my destined duty to be the one who cares.</w:t>
      </w:r>
    </w:p>
    <w:p w14:paraId="38A7A89C" w14:textId="77777777" w:rsidR="00555047" w:rsidRDefault="002E5D19">
      <w:pPr>
        <w:pStyle w:val="ae"/>
        <w:ind w:firstLine="440"/>
      </w:pPr>
      <w:r>
        <w:t>我将坚守宿命赋予的使命，做那个心怀牵挂、守护一切的人</w:t>
      </w:r>
    </w:p>
    <w:p w14:paraId="12FC3B79" w14:textId="77777777" w:rsidR="00555047" w:rsidRDefault="002E5D19">
      <w:pPr>
        <w:pStyle w:val="ae"/>
        <w:ind w:firstLine="440"/>
      </w:pPr>
      <w:r>
        <w:t>Let us smile but let no tears to shed.</w:t>
      </w:r>
    </w:p>
    <w:p w14:paraId="7182396A" w14:textId="77777777" w:rsidR="00555047" w:rsidRDefault="002E5D19">
      <w:pPr>
        <w:pStyle w:val="ae"/>
        <w:ind w:firstLine="440"/>
      </w:pPr>
      <w:r>
        <w:t>让我们以微笑面对，不让泪水滑落分毫。</w:t>
      </w:r>
    </w:p>
    <w:p w14:paraId="2BE19B02" w14:textId="77777777" w:rsidR="00555047" w:rsidRDefault="002E5D19">
      <w:pPr>
        <w:pStyle w:val="ae"/>
        <w:ind w:firstLine="440"/>
      </w:pPr>
      <w:r>
        <w:t>Pray them smile and with no tears to shed.</w:t>
      </w:r>
    </w:p>
    <w:p w14:paraId="09046D2D" w14:textId="77777777" w:rsidR="00555047" w:rsidRDefault="002E5D19">
      <w:pPr>
        <w:pStyle w:val="ae"/>
        <w:ind w:firstLine="440"/>
      </w:pPr>
      <w:r>
        <w:t>祈愿众人皆能微笑，不让泪水滑落分毫。</w:t>
      </w:r>
    </w:p>
    <w:p w14:paraId="09DD1BD6" w14:textId="667397FB" w:rsidR="00555047" w:rsidRDefault="00C97083">
      <w:pPr>
        <w:ind w:firstLineChars="0" w:firstLine="0"/>
        <w:pPrChange w:id="726" w:author="Liao Kuo" w:date="2026-04-09T15:51:00Z">
          <w:pPr>
            <w:ind w:firstLine="442"/>
          </w:pPr>
        </w:pPrChange>
      </w:pPr>
      <w:ins w:id="727" w:author="Liao Kuo" w:date="2026-04-09T15:51:00Z">
        <w:r>
          <w:rPr>
            <w:rFonts w:ascii="Consolas" w:hAnsi="Consolas"/>
            <w:b/>
            <w:color w:val="000000" w:themeColor="text1"/>
            <w:highlight w:val="green"/>
          </w:rPr>
          <w:t>1</w:t>
        </w:r>
        <w:r w:rsidRPr="00385852">
          <w:rPr>
            <w:rFonts w:ascii="Consolas" w:hAnsi="Consolas"/>
            <w:b/>
            <w:color w:val="000000" w:themeColor="text1"/>
            <w:highlight w:val="green"/>
          </w:rPr>
          <w:t xml:space="preserve"> On</w:t>
        </w:r>
      </w:ins>
      <w:ins w:id="728" w:author="Z Richard" w:date="2026-04-23T16:16:00Z" w16du:dateUtc="2026-04-23T08:16:00Z">
        <w:r w:rsidR="00D17BA5" w:rsidRPr="00D17BA5">
          <w:rPr>
            <w:rFonts w:ascii="Consolas" w:hAnsi="Consolas"/>
            <w:b/>
            <w:color w:val="000000" w:themeColor="text1"/>
            <w:highlight w:val="green"/>
            <w:rPrChange w:id="729" w:author="Z Richard" w:date="2026-04-23T16:16:00Z" w16du:dateUtc="2026-04-23T08:16:00Z">
              <w:rPr>
                <w:rFonts w:ascii="Consolas" w:hAnsi="Consolas"/>
                <w:b/>
                <w:color w:val="000000" w:themeColor="text1"/>
              </w:rPr>
            </w:rPrChange>
          </w:rPr>
          <w:t>,</w:t>
        </w:r>
        <w:r w:rsidR="00D17BA5">
          <w:rPr>
            <w:rFonts w:ascii="Consolas" w:hAnsi="Consolas" w:hint="eastAsia"/>
            <w:b/>
            <w:color w:val="FFFFFF" w:themeColor="background1"/>
            <w:highlight w:val="red"/>
          </w:rPr>
          <w:t xml:space="preserve"> </w:t>
        </w:r>
      </w:ins>
      <w:ins w:id="730"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731" w:author="Z Richard" w:date="2026-04-23T16:16:00Z" w16du:dateUtc="2026-04-23T08:16:00Z">
        <w:r w:rsidR="00D17BA5">
          <w:rPr>
            <w:rFonts w:ascii="Consolas" w:hAnsi="Consolas" w:hint="eastAsia"/>
            <w:b/>
            <w:color w:val="FFFFFF" w:themeColor="background1"/>
            <w:highlight w:val="red"/>
          </w:rPr>
          <w:t>Down</w:t>
        </w:r>
      </w:ins>
      <w:ins w:id="732" w:author="Z Richard" w:date="2026-04-23T16:15:00Z" w16du:dateUtc="2026-04-23T08:15:00Z">
        <w:r w:rsidR="00D17BA5">
          <w:rPr>
            <w:rFonts w:ascii="Consolas" w:hAnsi="Consolas" w:hint="eastAsia"/>
            <w:b/>
            <w:color w:val="000000" w:themeColor="text1"/>
          </w:rPr>
          <w:t xml:space="preserve"> </w:t>
        </w:r>
      </w:ins>
    </w:p>
    <w:p w14:paraId="028194F9" w14:textId="77777777" w:rsidR="00555047" w:rsidRDefault="002E5D19">
      <w:pPr>
        <w:pStyle w:val="1"/>
        <w:spacing w:before="156" w:after="156"/>
      </w:pPr>
      <w:bookmarkStart w:id="733" w:name="_Toc11884"/>
      <w:r>
        <w:rPr>
          <w:rFonts w:ascii="Dearest Friend lite" w:hAnsi="Dearest Friend lite" w:cs="Dearest Friend lite" w:hint="eastAsia"/>
          <w:sz w:val="40"/>
          <w:szCs w:val="22"/>
        </w:rPr>
        <w:lastRenderedPageBreak/>
        <w:t>0</w:t>
      </w:r>
      <w:r>
        <w:rPr>
          <w:rFonts w:ascii="Dearest Friend lite" w:hAnsi="Dearest Friend lite" w:cs="Dearest Friend lite"/>
          <w:sz w:val="40"/>
          <w:szCs w:val="22"/>
        </w:rPr>
        <w:t>9</w:t>
      </w:r>
      <w:r>
        <w:t xml:space="preserve"> </w:t>
      </w:r>
      <w:r>
        <w:rPr>
          <w:rFonts w:hint="eastAsia"/>
        </w:rPr>
        <w:t xml:space="preserve"> </w:t>
      </w:r>
      <w:r>
        <w:t>The Engagement</w:t>
      </w:r>
      <w:bookmarkEnd w:id="733"/>
    </w:p>
    <w:p w14:paraId="403CB8B9" w14:textId="33449626" w:rsidR="00555047" w:rsidRDefault="004625E2">
      <w:pPr>
        <w:ind w:firstLineChars="0" w:firstLine="0"/>
        <w:rPr>
          <w:ins w:id="734" w:author="Z Richard" w:date="2026-04-23T16:16:00Z" w16du:dateUtc="2026-04-23T08:16:00Z"/>
        </w:rPr>
      </w:pPr>
      <w:ins w:id="735" w:author="Z Richard" w:date="2026-04-23T16:16:00Z" w16du:dateUtc="2026-04-23T08:16:00Z">
        <w:r w:rsidRPr="0043183D">
          <w:rPr>
            <w:rFonts w:ascii="Consolas" w:hAnsi="Consolas" w:hint="eastAsia"/>
            <w:b/>
            <w:color w:val="215E99" w:themeColor="text2" w:themeTint="BF"/>
          </w:rPr>
          <w:t>台词戏，涉及演员</w:t>
        </w:r>
        <w:r w:rsidRPr="0043183D">
          <w:rPr>
            <w:rFonts w:ascii="Consolas" w:hAnsi="Consolas" w:hint="eastAsia"/>
            <w:b/>
            <w:color w:val="215E99" w:themeColor="text2" w:themeTint="BF"/>
          </w:rPr>
          <w:t>Arthur (1)</w:t>
        </w:r>
        <w:r w:rsidRPr="0043183D">
          <w:rPr>
            <w:rFonts w:ascii="Consolas" w:hAnsi="Consolas" w:hint="eastAsia"/>
            <w:b/>
            <w:color w:val="215E99" w:themeColor="text2" w:themeTint="BF"/>
          </w:rPr>
          <w:t>、</w:t>
        </w:r>
        <w:r>
          <w:rPr>
            <w:rFonts w:ascii="Consolas" w:hAnsi="Consolas" w:hint="eastAsia"/>
            <w:b/>
            <w:color w:val="215E99" w:themeColor="text2" w:themeTint="BF"/>
          </w:rPr>
          <w:t xml:space="preserve">Guinevere </w:t>
        </w:r>
        <w:r w:rsidRPr="0043183D">
          <w:rPr>
            <w:rFonts w:ascii="Consolas" w:hAnsi="Consolas" w:hint="eastAsia"/>
            <w:b/>
            <w:color w:val="215E99" w:themeColor="text2" w:themeTint="BF"/>
          </w:rPr>
          <w:t>(</w:t>
        </w:r>
        <w:r>
          <w:rPr>
            <w:rFonts w:ascii="Consolas" w:hAnsi="Consolas" w:hint="eastAsia"/>
            <w:b/>
            <w:color w:val="215E99" w:themeColor="text2" w:themeTint="BF"/>
          </w:rPr>
          <w:t>2</w:t>
        </w:r>
        <w:r w:rsidRPr="0043183D">
          <w:rPr>
            <w:rFonts w:ascii="Consolas" w:hAnsi="Consolas" w:hint="eastAsia"/>
            <w:b/>
            <w:color w:val="215E99" w:themeColor="text2" w:themeTint="BF"/>
          </w:rPr>
          <w:t>)</w:t>
        </w:r>
        <w:r>
          <w:rPr>
            <w:rFonts w:ascii="Consolas" w:hAnsi="Consolas" w:hint="eastAsia"/>
            <w:b/>
            <w:color w:val="215E99" w:themeColor="text2" w:themeTint="BF"/>
          </w:rPr>
          <w:t>、</w:t>
        </w:r>
        <w:r w:rsidR="000A5D21">
          <w:rPr>
            <w:rFonts w:ascii="Consolas" w:hAnsi="Consolas" w:hint="eastAsia"/>
            <w:b/>
            <w:color w:val="215E99" w:themeColor="text2" w:themeTint="BF"/>
          </w:rPr>
          <w:t>Morgana</w:t>
        </w:r>
        <w:r w:rsidRPr="0043183D">
          <w:rPr>
            <w:rFonts w:ascii="Consolas" w:hAnsi="Consolas" w:hint="eastAsia"/>
            <w:b/>
            <w:color w:val="215E99" w:themeColor="text2" w:themeTint="BF"/>
          </w:rPr>
          <w:t xml:space="preserve"> (</w:t>
        </w:r>
        <w:r w:rsidR="000A5D21">
          <w:rPr>
            <w:rFonts w:ascii="Consolas" w:hAnsi="Consolas" w:hint="eastAsia"/>
            <w:b/>
            <w:color w:val="215E99" w:themeColor="text2" w:themeTint="BF"/>
          </w:rPr>
          <w:t>4</w:t>
        </w:r>
        <w:r w:rsidRPr="0043183D">
          <w:rPr>
            <w:rFonts w:ascii="Consolas" w:hAnsi="Consolas" w:hint="eastAsia"/>
            <w:b/>
            <w:color w:val="215E99" w:themeColor="text2" w:themeTint="BF"/>
          </w:rPr>
          <w:t>)</w:t>
        </w:r>
        <w:r>
          <w:rPr>
            <w:rFonts w:ascii="Consolas" w:hAnsi="Consolas" w:hint="eastAsia"/>
            <w:b/>
            <w:color w:val="215E99" w:themeColor="text2" w:themeTint="BF"/>
          </w:rPr>
          <w:t>、</w:t>
        </w:r>
        <w:r w:rsidR="000A5D21">
          <w:rPr>
            <w:rFonts w:ascii="Consolas" w:hAnsi="Consolas" w:hint="eastAsia"/>
            <w:b/>
            <w:color w:val="215E99" w:themeColor="text2" w:themeTint="BF"/>
          </w:rPr>
          <w:t>Chorus B</w:t>
        </w:r>
        <w:r>
          <w:rPr>
            <w:rFonts w:ascii="Consolas" w:hAnsi="Consolas" w:hint="eastAsia"/>
            <w:b/>
            <w:color w:val="215E99" w:themeColor="text2" w:themeTint="BF"/>
          </w:rPr>
          <w:t xml:space="preserve"> </w:t>
        </w:r>
        <w:r w:rsidRPr="0043183D">
          <w:rPr>
            <w:rFonts w:ascii="Consolas" w:hAnsi="Consolas" w:hint="eastAsia"/>
            <w:b/>
            <w:color w:val="215E99" w:themeColor="text2" w:themeTint="BF"/>
          </w:rPr>
          <w:t>(</w:t>
        </w:r>
        <w:r w:rsidR="000A5D21">
          <w:rPr>
            <w:rFonts w:ascii="Consolas" w:hAnsi="Consolas" w:hint="eastAsia"/>
            <w:b/>
            <w:color w:val="215E99" w:themeColor="text2" w:themeTint="BF"/>
          </w:rPr>
          <w:t>11-14</w:t>
        </w:r>
        <w:r w:rsidRPr="0043183D">
          <w:rPr>
            <w:rFonts w:ascii="Consolas" w:hAnsi="Consolas" w:hint="eastAsia"/>
            <w:b/>
            <w:color w:val="215E99" w:themeColor="text2" w:themeTint="BF"/>
          </w:rPr>
          <w:t>)</w:t>
        </w:r>
      </w:ins>
    </w:p>
    <w:p w14:paraId="4AE1CE3B" w14:textId="77777777" w:rsidR="004625E2" w:rsidRDefault="004625E2">
      <w:pPr>
        <w:ind w:firstLineChars="0" w:firstLine="0"/>
        <w:pPrChange w:id="736" w:author="Liao Kuo" w:date="2026-04-09T15:51:00Z">
          <w:pPr>
            <w:ind w:firstLine="440"/>
          </w:pPr>
        </w:pPrChange>
      </w:pPr>
    </w:p>
    <w:p w14:paraId="748767C0" w14:textId="77777777" w:rsidR="00555047" w:rsidRDefault="002E5D19">
      <w:pPr>
        <w:pStyle w:val="ad"/>
        <w:spacing w:after="62"/>
      </w:pPr>
      <w:r>
        <w:rPr>
          <w:rFonts w:hint="eastAsia"/>
        </w:rPr>
        <w:t>Arthur</w:t>
      </w:r>
    </w:p>
    <w:p w14:paraId="09A419BA" w14:textId="77777777" w:rsidR="00555047" w:rsidRDefault="002E5D19">
      <w:pPr>
        <w:ind w:firstLine="440"/>
      </w:pPr>
      <w:r>
        <w:t xml:space="preserve">My dear Guinevere! Look, </w:t>
      </w:r>
      <w:r>
        <w:rPr>
          <w:rFonts w:hint="eastAsia"/>
        </w:rPr>
        <w:t xml:space="preserve">how </w:t>
      </w:r>
      <w:r>
        <w:t>Camelot welcome</w:t>
      </w:r>
      <w:r>
        <w:rPr>
          <w:rFonts w:hint="eastAsia"/>
        </w:rPr>
        <w:t>s</w:t>
      </w:r>
      <w:r>
        <w:t xml:space="preserve"> you so, </w:t>
      </w:r>
      <w:r>
        <w:rPr>
          <w:rFonts w:hint="eastAsia"/>
        </w:rPr>
        <w:t>its</w:t>
      </w:r>
      <w:r>
        <w:t xml:space="preserve"> future Queen!</w:t>
      </w:r>
    </w:p>
    <w:p w14:paraId="777BBA7A" w14:textId="77777777" w:rsidR="00555047" w:rsidRDefault="002E5D19">
      <w:pPr>
        <w:ind w:firstLine="440"/>
      </w:pPr>
      <w:r>
        <w:t>我亲爱的桂妮薇儿！你看，卡美洛正这样热烈地欢迎你，欢迎我们未来的王后！</w:t>
      </w:r>
    </w:p>
    <w:p w14:paraId="60ADC637" w14:textId="77777777" w:rsidR="00555047" w:rsidRDefault="00555047">
      <w:pPr>
        <w:ind w:firstLine="440"/>
      </w:pPr>
    </w:p>
    <w:p w14:paraId="059A1B67" w14:textId="77777777" w:rsidR="00555047" w:rsidRDefault="002E5D19">
      <w:pPr>
        <w:pStyle w:val="ad"/>
        <w:spacing w:after="62"/>
      </w:pPr>
      <w:r>
        <w:rPr>
          <w:rFonts w:hint="eastAsia"/>
        </w:rPr>
        <w:t>Guinevere</w:t>
      </w:r>
    </w:p>
    <w:p w14:paraId="0419F5B8" w14:textId="77777777" w:rsidR="00555047" w:rsidRDefault="002E5D19">
      <w:pPr>
        <w:spacing w:afterLines="20" w:after="62"/>
        <w:ind w:firstLine="440"/>
      </w:pPr>
      <w:r>
        <w:t xml:space="preserve">Thank you so much for this magnificent ceremony, Arthur! </w:t>
      </w:r>
      <w:r>
        <w:rPr>
          <w:rFonts w:hint="eastAsia"/>
        </w:rPr>
        <w:t>Everyone has so warmly welcomed me</w:t>
      </w:r>
      <w:r>
        <w:t>...I can‘t help but fall in love with this beautiful place!</w:t>
      </w:r>
    </w:p>
    <w:p w14:paraId="72F44944" w14:textId="77777777" w:rsidR="00555047" w:rsidRDefault="002E5D19">
      <w:pPr>
        <w:ind w:firstLine="440"/>
      </w:pPr>
      <w:r>
        <w:t>亚瑟，太感谢你为我准备了这么盛大的仪式！我今天见到了好多人，他们都对我笑得那么亲切</w:t>
      </w:r>
      <w:r>
        <w:t xml:space="preserve">…… </w:t>
      </w:r>
      <w:r>
        <w:t>我已经忍不住爱上这个美丽的地方了！</w:t>
      </w:r>
    </w:p>
    <w:p w14:paraId="20ABA31A" w14:textId="77777777" w:rsidR="00555047" w:rsidRDefault="00E93D77">
      <w:pPr>
        <w:ind w:firstLineChars="0" w:firstLine="0"/>
        <w:pPrChange w:id="737" w:author="Liao Kuo" w:date="2026-04-09T15:51:00Z">
          <w:pPr>
            <w:ind w:firstLine="442"/>
          </w:pPr>
        </w:pPrChange>
      </w:pPr>
      <w:ins w:id="738" w:author="Liao Kuo" w:date="2026-04-09T15:51:00Z">
        <w:r>
          <w:rPr>
            <w:rFonts w:ascii="Consolas" w:hAnsi="Consolas"/>
            <w:b/>
            <w:color w:val="000000" w:themeColor="text1"/>
            <w:highlight w:val="green"/>
          </w:rPr>
          <w:t>11-14</w:t>
        </w:r>
        <w:r w:rsidRPr="00385852">
          <w:rPr>
            <w:rFonts w:ascii="Consolas" w:hAnsi="Consolas"/>
            <w:b/>
            <w:color w:val="000000" w:themeColor="text1"/>
            <w:highlight w:val="green"/>
          </w:rPr>
          <w:t xml:space="preserve"> On</w:t>
        </w:r>
      </w:ins>
    </w:p>
    <w:p w14:paraId="739CD769" w14:textId="77777777" w:rsidR="00555047" w:rsidRDefault="002E5D19">
      <w:pPr>
        <w:pStyle w:val="ad"/>
        <w:spacing w:after="62"/>
      </w:pPr>
      <w:r>
        <w:rPr>
          <w:rFonts w:hint="eastAsia"/>
        </w:rPr>
        <w:t>Arthur</w:t>
      </w:r>
    </w:p>
    <w:p w14:paraId="6300D579" w14:textId="77777777" w:rsidR="00555047" w:rsidRDefault="002E5D19">
      <w:pPr>
        <w:spacing w:afterLines="20" w:after="62"/>
        <w:ind w:firstLine="440"/>
      </w:pPr>
      <w:r>
        <w:t xml:space="preserve">I </w:t>
      </w:r>
      <w:r>
        <w:rPr>
          <w:rFonts w:hint="eastAsia"/>
        </w:rPr>
        <w:t>couldn</w:t>
      </w:r>
      <w:r>
        <w:t>’</w:t>
      </w:r>
      <w:r>
        <w:rPr>
          <w:rFonts w:hint="eastAsia"/>
        </w:rPr>
        <w:t>t</w:t>
      </w:r>
      <w:r>
        <w:t xml:space="preserve"> be happier to hear </w:t>
      </w:r>
      <w:r>
        <w:rPr>
          <w:rFonts w:hint="eastAsia"/>
        </w:rPr>
        <w:t xml:space="preserve">you say </w:t>
      </w:r>
      <w:r>
        <w:t xml:space="preserve">that. Today the castle </w:t>
      </w:r>
      <w:r>
        <w:rPr>
          <w:rFonts w:hint="eastAsia"/>
        </w:rPr>
        <w:t xml:space="preserve">will </w:t>
      </w:r>
      <w:r>
        <w:t xml:space="preserve">open </w:t>
      </w:r>
      <w:r>
        <w:rPr>
          <w:rFonts w:hint="eastAsia"/>
        </w:rPr>
        <w:t>to</w:t>
      </w:r>
      <w:r>
        <w:t xml:space="preserve"> the whole </w:t>
      </w:r>
      <w:r>
        <w:rPr>
          <w:rFonts w:hint="eastAsia"/>
        </w:rPr>
        <w:t xml:space="preserve">of </w:t>
      </w:r>
      <w:r>
        <w:t>Camelot, for everyone to meet their graceful future Queen.</w:t>
      </w:r>
    </w:p>
    <w:p w14:paraId="320A6663" w14:textId="77777777" w:rsidR="00555047" w:rsidRDefault="002E5D19">
      <w:pPr>
        <w:ind w:firstLine="440"/>
      </w:pPr>
      <w:r>
        <w:t>听到你这么说，我再开心不过了。今天这座城堡向整个卡美洛敞开，就是要让所有人都见见他们优雅的未来王后。</w:t>
      </w:r>
    </w:p>
    <w:p w14:paraId="5406BF3A" w14:textId="77777777" w:rsidR="00555047" w:rsidRDefault="00555047">
      <w:pPr>
        <w:ind w:firstLine="440"/>
      </w:pPr>
    </w:p>
    <w:p w14:paraId="21E2F70E" w14:textId="77777777" w:rsidR="00555047" w:rsidRDefault="002E5D19">
      <w:pPr>
        <w:pStyle w:val="a3"/>
      </w:pPr>
      <w:r>
        <w:t>[</w:t>
      </w:r>
      <w:r>
        <w:rPr>
          <w:rFonts w:hint="eastAsia"/>
        </w:rPr>
        <w:t xml:space="preserve"> </w:t>
      </w:r>
      <w:r>
        <w:t>众人纷纷鼓掌，也就在此时，一群陌生的女子悄然而至</w:t>
      </w:r>
      <w:r>
        <w:rPr>
          <w:rFonts w:hint="eastAsia"/>
        </w:rPr>
        <w:t xml:space="preserve"> </w:t>
      </w:r>
      <w:r>
        <w:t>]</w:t>
      </w:r>
    </w:p>
    <w:p w14:paraId="1B2C858B" w14:textId="77777777" w:rsidR="00555047" w:rsidRDefault="00555047">
      <w:pPr>
        <w:ind w:firstLine="440"/>
      </w:pPr>
    </w:p>
    <w:p w14:paraId="160BD47B" w14:textId="77777777" w:rsidR="00555047" w:rsidRDefault="002E5D19">
      <w:pPr>
        <w:pStyle w:val="ad"/>
        <w:spacing w:after="62"/>
      </w:pPr>
      <w:proofErr w:type="spellStart"/>
      <w:r>
        <w:rPr>
          <w:rFonts w:hint="eastAsia"/>
        </w:rPr>
        <w:t>Hellawes</w:t>
      </w:r>
      <w:proofErr w:type="spellEnd"/>
    </w:p>
    <w:p w14:paraId="5EE321E3" w14:textId="77777777" w:rsidR="00555047" w:rsidRDefault="002E5D19">
      <w:pPr>
        <w:spacing w:afterLines="20" w:after="62"/>
        <w:ind w:firstLine="440"/>
      </w:pPr>
      <w:r>
        <w:t>My liege, my lady, we travel kingdom</w:t>
      </w:r>
      <w:r>
        <w:rPr>
          <w:rFonts w:hint="eastAsia"/>
        </w:rPr>
        <w:t xml:space="preserve"> wide</w:t>
      </w:r>
      <w:r>
        <w:t xml:space="preserve"> to sing the beautiful tales </w:t>
      </w:r>
      <w:r>
        <w:rPr>
          <w:rFonts w:hint="eastAsia"/>
        </w:rPr>
        <w:t>of</w:t>
      </w:r>
      <w:r>
        <w:t xml:space="preserve"> Britain. May we be so honored to tell a story </w:t>
      </w:r>
      <w:r>
        <w:rPr>
          <w:rFonts w:hint="eastAsia"/>
        </w:rPr>
        <w:t>worthy of</w:t>
      </w:r>
      <w:r>
        <w:t xml:space="preserve"> your reputation?</w:t>
      </w:r>
    </w:p>
    <w:p w14:paraId="4A97EBF0" w14:textId="77777777" w:rsidR="00555047" w:rsidRDefault="002E5D19">
      <w:pPr>
        <w:ind w:firstLine="440"/>
      </w:pPr>
      <w:r>
        <w:t>陛下，小姐，我们走遍整个王国，只为给不列颠吟唱最动听的故事。不知我们是否有幸，为二位讲述一段配得上你们声望的故事？</w:t>
      </w:r>
    </w:p>
    <w:p w14:paraId="4143344C" w14:textId="77777777" w:rsidR="00555047" w:rsidRDefault="00555047">
      <w:pPr>
        <w:ind w:firstLine="440"/>
      </w:pPr>
    </w:p>
    <w:p w14:paraId="4A3A26D8" w14:textId="77777777" w:rsidR="00555047" w:rsidRDefault="002E5D19">
      <w:pPr>
        <w:pStyle w:val="ad"/>
        <w:spacing w:after="62"/>
      </w:pPr>
      <w:r>
        <w:rPr>
          <w:rFonts w:hint="eastAsia"/>
        </w:rPr>
        <w:t>Guinevere</w:t>
      </w:r>
    </w:p>
    <w:p w14:paraId="33F10124" w14:textId="77777777" w:rsidR="00555047" w:rsidRDefault="002E5D19">
      <w:pPr>
        <w:ind w:firstLine="440"/>
      </w:pPr>
      <w:r>
        <w:rPr>
          <w:rFonts w:hint="eastAsia"/>
        </w:rPr>
        <w:t>Is it a</w:t>
      </w:r>
      <w:r>
        <w:t xml:space="preserve"> happy </w:t>
      </w:r>
      <w:r>
        <w:rPr>
          <w:rFonts w:hint="eastAsia"/>
        </w:rPr>
        <w:t>one</w:t>
      </w:r>
      <w:r>
        <w:t>?</w:t>
      </w:r>
    </w:p>
    <w:p w14:paraId="3FC57F4B" w14:textId="77777777" w:rsidR="00555047" w:rsidRDefault="002E5D19">
      <w:pPr>
        <w:ind w:firstLine="440"/>
      </w:pPr>
      <w:r>
        <w:t>是个开心的故事吗？</w:t>
      </w:r>
    </w:p>
    <w:p w14:paraId="16B14973" w14:textId="77777777" w:rsidR="00555047" w:rsidRDefault="00555047">
      <w:pPr>
        <w:ind w:firstLine="440"/>
      </w:pPr>
    </w:p>
    <w:p w14:paraId="2A5B7527" w14:textId="77777777" w:rsidR="00555047" w:rsidRDefault="002E5D19">
      <w:pPr>
        <w:pStyle w:val="ad"/>
        <w:spacing w:after="62"/>
      </w:pPr>
      <w:r>
        <w:rPr>
          <w:rFonts w:hint="eastAsia"/>
        </w:rPr>
        <w:t>Lamia</w:t>
      </w:r>
    </w:p>
    <w:p w14:paraId="11AA31BD" w14:textId="77777777" w:rsidR="00555047" w:rsidRDefault="002E5D19">
      <w:pPr>
        <w:ind w:firstLine="440"/>
      </w:pPr>
      <w:r>
        <w:t xml:space="preserve">Oh it may not be happy or sad, but </w:t>
      </w:r>
      <w:r>
        <w:rPr>
          <w:rFonts w:hint="eastAsia"/>
        </w:rPr>
        <w:t xml:space="preserve">simply </w:t>
      </w:r>
      <w:r>
        <w:t>a true story.</w:t>
      </w:r>
    </w:p>
    <w:p w14:paraId="4942C799" w14:textId="77777777" w:rsidR="00555047" w:rsidRDefault="002E5D19">
      <w:pPr>
        <w:ind w:firstLine="440"/>
      </w:pPr>
      <w:r>
        <w:t>或许说不上开心，也说不上悲伤，但却是个真实的故事。</w:t>
      </w:r>
    </w:p>
    <w:p w14:paraId="21F00B4E" w14:textId="77777777" w:rsidR="00555047" w:rsidRDefault="00555047">
      <w:pPr>
        <w:ind w:firstLine="440"/>
      </w:pPr>
    </w:p>
    <w:p w14:paraId="10EE7732" w14:textId="77777777" w:rsidR="00555047" w:rsidRDefault="002E5D19">
      <w:pPr>
        <w:pStyle w:val="ad"/>
        <w:spacing w:after="62"/>
      </w:pPr>
      <w:r>
        <w:rPr>
          <w:rFonts w:hint="eastAsia"/>
        </w:rPr>
        <w:t>Guinevere</w:t>
      </w:r>
    </w:p>
    <w:p w14:paraId="275F740F" w14:textId="77777777" w:rsidR="00555047" w:rsidRDefault="002E5D19">
      <w:pPr>
        <w:ind w:firstLine="440"/>
      </w:pPr>
      <w:r>
        <w:t>I love</w:t>
      </w:r>
      <w:r>
        <w:rPr>
          <w:rFonts w:hint="eastAsia"/>
        </w:rPr>
        <w:t xml:space="preserve"> a</w:t>
      </w:r>
      <w:r>
        <w:t xml:space="preserve"> true </w:t>
      </w:r>
      <w:r>
        <w:rPr>
          <w:rFonts w:hint="eastAsia"/>
        </w:rPr>
        <w:t>tale</w:t>
      </w:r>
      <w:r>
        <w:t xml:space="preserve">. </w:t>
      </w:r>
      <w:r>
        <w:rPr>
          <w:rFonts w:hint="eastAsia"/>
        </w:rPr>
        <w:t>Please, g</w:t>
      </w:r>
      <w:r>
        <w:t>o on.</w:t>
      </w:r>
    </w:p>
    <w:p w14:paraId="13F43473" w14:textId="77777777" w:rsidR="00555047" w:rsidRDefault="002E5D19">
      <w:pPr>
        <w:ind w:firstLine="440"/>
      </w:pPr>
      <w:r>
        <w:t>我就喜欢真实的故事。你们请讲吧。</w:t>
      </w:r>
    </w:p>
    <w:p w14:paraId="1A8CE0D1" w14:textId="77777777" w:rsidR="00555047" w:rsidRDefault="00555047">
      <w:pPr>
        <w:ind w:firstLine="440"/>
      </w:pPr>
    </w:p>
    <w:p w14:paraId="29997EE1" w14:textId="77777777" w:rsidR="00555047" w:rsidRDefault="002E5D19">
      <w:pPr>
        <w:pStyle w:val="ad"/>
        <w:pageBreakBefore/>
        <w:spacing w:after="62"/>
      </w:pPr>
      <w:r>
        <w:rPr>
          <w:rFonts w:hint="eastAsia"/>
        </w:rPr>
        <w:lastRenderedPageBreak/>
        <w:t>Malora</w:t>
      </w:r>
    </w:p>
    <w:p w14:paraId="00A54620" w14:textId="77777777" w:rsidR="00555047" w:rsidRDefault="002E5D19">
      <w:pPr>
        <w:ind w:firstLine="440"/>
      </w:pPr>
      <w:r>
        <w:t xml:space="preserve">Thank you </w:t>
      </w:r>
      <w:r>
        <w:rPr>
          <w:rFonts w:hint="eastAsia"/>
        </w:rPr>
        <w:t>kindly</w:t>
      </w:r>
      <w:r>
        <w:t>, my benevolent lady. Please allow us to present our best singer.</w:t>
      </w:r>
    </w:p>
    <w:p w14:paraId="5F7FD892" w14:textId="77777777" w:rsidR="00555047" w:rsidRDefault="002E5D19">
      <w:pPr>
        <w:widowControl/>
        <w:ind w:firstLine="440"/>
      </w:pPr>
      <w:r>
        <w:t>太感谢您了，仁慈的小姐。请允许我们请出最出色的歌者。</w:t>
      </w:r>
    </w:p>
    <w:p w14:paraId="46A4338E" w14:textId="77777777" w:rsidR="00555047" w:rsidRDefault="00555047">
      <w:pPr>
        <w:ind w:firstLine="440"/>
      </w:pPr>
    </w:p>
    <w:p w14:paraId="245A9DB6" w14:textId="77777777" w:rsidR="00555047" w:rsidRDefault="002E5D19">
      <w:pPr>
        <w:pStyle w:val="a3"/>
      </w:pPr>
      <w:r>
        <w:t>[</w:t>
      </w:r>
      <w:r>
        <w:rPr>
          <w:rFonts w:hint="eastAsia"/>
        </w:rPr>
        <w:t xml:space="preserve"> </w:t>
      </w:r>
      <w:r>
        <w:t>簇拥的女子们散去，露出中间黑纱覆面的神秘女人</w:t>
      </w:r>
      <w:r>
        <w:rPr>
          <w:rFonts w:hint="eastAsia"/>
        </w:rPr>
        <w:t xml:space="preserve"> </w:t>
      </w:r>
      <w:r>
        <w:t>]</w:t>
      </w:r>
    </w:p>
    <w:p w14:paraId="436121C3" w14:textId="77777777" w:rsidR="00555047" w:rsidRDefault="00555047">
      <w:pPr>
        <w:ind w:firstLine="440"/>
      </w:pPr>
    </w:p>
    <w:p w14:paraId="00591D18" w14:textId="77777777" w:rsidR="00555047" w:rsidRDefault="002E5D19">
      <w:pPr>
        <w:pStyle w:val="ad"/>
        <w:spacing w:after="62"/>
      </w:pPr>
      <w:r>
        <w:rPr>
          <w:rFonts w:hint="eastAsia"/>
        </w:rPr>
        <w:t>Arthur</w:t>
      </w:r>
    </w:p>
    <w:p w14:paraId="75BDE0BB" w14:textId="77777777" w:rsidR="00555047" w:rsidRDefault="002E5D19">
      <w:pPr>
        <w:ind w:firstLine="440"/>
      </w:pPr>
      <w:r>
        <w:t>I wonder, dear singer, why do you cover your face?</w:t>
      </w:r>
    </w:p>
    <w:p w14:paraId="10635CED" w14:textId="77777777" w:rsidR="00555047" w:rsidRDefault="002E5D19">
      <w:pPr>
        <w:ind w:firstLine="440"/>
      </w:pPr>
      <w:r>
        <w:t>我很好奇，陌生的歌者，你为何要遮住面容？</w:t>
      </w:r>
    </w:p>
    <w:p w14:paraId="4EF09CAE" w14:textId="77777777" w:rsidR="00555047" w:rsidRDefault="00555047">
      <w:pPr>
        <w:ind w:firstLine="440"/>
      </w:pPr>
    </w:p>
    <w:p w14:paraId="7FB79BF8" w14:textId="77777777" w:rsidR="00555047" w:rsidRDefault="002E5D19">
      <w:pPr>
        <w:pStyle w:val="ad"/>
        <w:spacing w:after="62"/>
      </w:pPr>
      <w:proofErr w:type="spellStart"/>
      <w:r>
        <w:rPr>
          <w:rFonts w:hint="eastAsia"/>
        </w:rPr>
        <w:t>Nefaria</w:t>
      </w:r>
      <w:proofErr w:type="spellEnd"/>
    </w:p>
    <w:p w14:paraId="41E7745A" w14:textId="77777777" w:rsidR="00555047" w:rsidRDefault="002E5D19">
      <w:pPr>
        <w:spacing w:afterLines="20" w:after="62"/>
        <w:ind w:firstLine="440"/>
      </w:pPr>
      <w:r>
        <w:t xml:space="preserve">She </w:t>
      </w:r>
      <w:r>
        <w:rPr>
          <w:rFonts w:hint="eastAsia"/>
        </w:rPr>
        <w:t>wishes</w:t>
      </w:r>
      <w:r>
        <w:t xml:space="preserve"> to </w:t>
      </w:r>
      <w:r>
        <w:rPr>
          <w:rFonts w:hint="eastAsia"/>
        </w:rPr>
        <w:t>remain anonymous.</w:t>
      </w:r>
      <w:r>
        <w:t xml:space="preserve"> But</w:t>
      </w:r>
      <w:r>
        <w:rPr>
          <w:rFonts w:hint="eastAsia"/>
        </w:rPr>
        <w:t xml:space="preserve"> now</w:t>
      </w:r>
      <w:r>
        <w:t xml:space="preserve"> we need one</w:t>
      </w:r>
      <w:r>
        <w:rPr>
          <w:rFonts w:hint="eastAsia"/>
        </w:rPr>
        <w:t xml:space="preserve"> more</w:t>
      </w:r>
      <w:r>
        <w:t xml:space="preserve"> lady to join </w:t>
      </w:r>
      <w:r>
        <w:rPr>
          <w:rFonts w:hint="eastAsia"/>
        </w:rPr>
        <w:t>us in telling this story</w:t>
      </w:r>
      <w:r>
        <w:t>...</w:t>
      </w:r>
    </w:p>
    <w:p w14:paraId="676772E4" w14:textId="77777777" w:rsidR="00555047" w:rsidRDefault="002E5D19">
      <w:pPr>
        <w:ind w:firstLine="440"/>
      </w:pPr>
      <w:r>
        <w:t>她希望在讲故事时隐藏自己的身份，待会儿会站在一旁演唱。不过，我们需要一位女士来参与我们的故事</w:t>
      </w:r>
      <w:r>
        <w:t>……</w:t>
      </w:r>
    </w:p>
    <w:p w14:paraId="06AF78A3" w14:textId="77777777" w:rsidR="00555047" w:rsidRPr="00E93D77" w:rsidRDefault="00E93D77">
      <w:pPr>
        <w:ind w:firstLineChars="0" w:firstLine="0"/>
        <w:rPr>
          <w:color w:val="FFFFFF" w:themeColor="background1"/>
          <w:rPrChange w:id="739" w:author="Liao Kuo" w:date="2026-04-09T15:52:00Z">
            <w:rPr/>
          </w:rPrChange>
        </w:rPr>
        <w:pPrChange w:id="740" w:author="Liao Kuo" w:date="2026-04-09T15:52:00Z">
          <w:pPr>
            <w:ind w:firstLine="442"/>
          </w:pPr>
        </w:pPrChange>
      </w:pPr>
      <w:ins w:id="741" w:author="Liao Kuo" w:date="2026-04-09T15:52:00Z">
        <w:r>
          <w:rPr>
            <w:rFonts w:ascii="Consolas" w:hAnsi="Consolas"/>
            <w:b/>
            <w:color w:val="000000" w:themeColor="text1"/>
            <w:highlight w:val="green"/>
          </w:rPr>
          <w:t>4</w:t>
        </w:r>
        <w:r w:rsidRPr="00385852">
          <w:rPr>
            <w:rFonts w:ascii="Consolas" w:hAnsi="Consolas"/>
            <w:b/>
            <w:color w:val="000000" w:themeColor="text1"/>
            <w:highlight w:val="green"/>
          </w:rPr>
          <w:t xml:space="preserve"> On</w:t>
        </w:r>
        <w:r>
          <w:rPr>
            <w:rFonts w:ascii="Consolas" w:hAnsi="Consolas"/>
            <w:b/>
            <w:color w:val="000000" w:themeColor="text1"/>
            <w:highlight w:val="green"/>
          </w:rPr>
          <w:t xml:space="preserve">, </w:t>
        </w:r>
        <w:r w:rsidRPr="00E93D77">
          <w:rPr>
            <w:rFonts w:ascii="Consolas" w:hAnsi="Consolas"/>
            <w:b/>
            <w:color w:val="FFFFFF" w:themeColor="background1"/>
            <w:highlight w:val="red"/>
            <w:rPrChange w:id="742" w:author="Liao Kuo" w:date="2026-04-09T15:52:00Z">
              <w:rPr>
                <w:rFonts w:ascii="Consolas" w:hAnsi="Consolas"/>
                <w:b/>
                <w:color w:val="000000" w:themeColor="text1"/>
                <w:highlight w:val="green"/>
              </w:rPr>
            </w:rPrChange>
          </w:rPr>
          <w:t>1</w:t>
        </w:r>
      </w:ins>
      <w:ins w:id="743" w:author="Liao Kuo" w:date="2026-04-09T15:53:00Z">
        <w:r>
          <w:rPr>
            <w:rFonts w:ascii="Consolas" w:hAnsi="Consolas"/>
            <w:b/>
            <w:color w:val="FFFFFF" w:themeColor="background1"/>
            <w:highlight w:val="red"/>
          </w:rPr>
          <w:t xml:space="preserve"> 1</w:t>
        </w:r>
      </w:ins>
      <w:ins w:id="744" w:author="Liao Kuo" w:date="2026-04-09T15:52:00Z">
        <w:r w:rsidRPr="00E93D77">
          <w:rPr>
            <w:rFonts w:ascii="Consolas" w:hAnsi="Consolas"/>
            <w:b/>
            <w:color w:val="FFFFFF" w:themeColor="background1"/>
            <w:highlight w:val="red"/>
            <w:rPrChange w:id="745" w:author="Liao Kuo" w:date="2026-04-09T15:52:00Z">
              <w:rPr>
                <w:rFonts w:ascii="Consolas" w:hAnsi="Consolas"/>
                <w:b/>
                <w:color w:val="000000" w:themeColor="text1"/>
                <w:highlight w:val="green"/>
              </w:rPr>
            </w:rPrChange>
          </w:rPr>
          <w:t>1</w:t>
        </w:r>
      </w:ins>
      <w:ins w:id="746" w:author="Liao Kuo" w:date="2026-04-09T15:53:00Z">
        <w:r>
          <w:rPr>
            <w:rFonts w:ascii="Consolas" w:hAnsi="Consolas"/>
            <w:b/>
            <w:color w:val="FFFFFF" w:themeColor="background1"/>
            <w:highlight w:val="red"/>
          </w:rPr>
          <w:t xml:space="preserve"> 12 13 </w:t>
        </w:r>
      </w:ins>
      <w:ins w:id="747" w:author="Liao Kuo" w:date="2026-04-09T15:52:00Z">
        <w:r w:rsidRPr="00E93D77">
          <w:rPr>
            <w:rFonts w:ascii="Consolas" w:hAnsi="Consolas"/>
            <w:b/>
            <w:color w:val="FFFFFF" w:themeColor="background1"/>
            <w:highlight w:val="red"/>
            <w:rPrChange w:id="748" w:author="Liao Kuo" w:date="2026-04-09T15:52:00Z">
              <w:rPr>
                <w:rFonts w:ascii="Consolas" w:hAnsi="Consolas"/>
                <w:b/>
                <w:color w:val="000000" w:themeColor="text1"/>
                <w:highlight w:val="green"/>
              </w:rPr>
            </w:rPrChange>
          </w:rPr>
          <w:t>14 Off</w:t>
        </w:r>
      </w:ins>
    </w:p>
    <w:p w14:paraId="14B3B698" w14:textId="77777777" w:rsidR="00555047" w:rsidRDefault="002E5D19">
      <w:pPr>
        <w:pStyle w:val="ad"/>
        <w:spacing w:after="62"/>
      </w:pPr>
      <w:r>
        <w:rPr>
          <w:rFonts w:hint="eastAsia"/>
        </w:rPr>
        <w:t>Arthur</w:t>
      </w:r>
    </w:p>
    <w:p w14:paraId="4D70B398" w14:textId="77777777" w:rsidR="00555047" w:rsidRDefault="002E5D19">
      <w:pPr>
        <w:ind w:firstLine="440"/>
      </w:pPr>
      <w:r>
        <w:t>Who would you invite then?</w:t>
      </w:r>
    </w:p>
    <w:p w14:paraId="77A6A7E8" w14:textId="77777777" w:rsidR="00555047" w:rsidRDefault="002E5D19">
      <w:pPr>
        <w:ind w:firstLine="440"/>
      </w:pPr>
      <w:r>
        <w:t>那你们想邀请谁呢？</w:t>
      </w:r>
    </w:p>
    <w:p w14:paraId="4F845961" w14:textId="77777777" w:rsidR="00555047" w:rsidRDefault="00555047">
      <w:pPr>
        <w:ind w:firstLine="440"/>
      </w:pPr>
    </w:p>
    <w:p w14:paraId="2365BFDF" w14:textId="77777777" w:rsidR="00555047" w:rsidRDefault="002E5D19">
      <w:pPr>
        <w:pStyle w:val="ad"/>
        <w:spacing w:after="62"/>
      </w:pPr>
      <w:r>
        <w:rPr>
          <w:rFonts w:hint="eastAsia"/>
        </w:rPr>
        <w:t>Morgana</w:t>
      </w:r>
    </w:p>
    <w:p w14:paraId="117E9B7E" w14:textId="77777777" w:rsidR="00555047" w:rsidRDefault="002E5D19">
      <w:pPr>
        <w:ind w:firstLine="440"/>
      </w:pPr>
      <w:r>
        <w:t>The noblest lady in this hall.</w:t>
      </w:r>
    </w:p>
    <w:p w14:paraId="411FDD35" w14:textId="77777777" w:rsidR="00555047" w:rsidRDefault="002E5D19">
      <w:pPr>
        <w:ind w:firstLine="440"/>
      </w:pPr>
      <w:r>
        <w:t>这座大厅里最高贵的女士。</w:t>
      </w:r>
    </w:p>
    <w:p w14:paraId="7E760913" w14:textId="77777777" w:rsidR="00555047" w:rsidRDefault="00555047">
      <w:pPr>
        <w:ind w:firstLine="440"/>
      </w:pPr>
    </w:p>
    <w:p w14:paraId="11472168" w14:textId="77777777" w:rsidR="00555047" w:rsidRDefault="002E5D19">
      <w:pPr>
        <w:pStyle w:val="a3"/>
      </w:pPr>
      <w:r>
        <w:t>[</w:t>
      </w:r>
      <w:r>
        <w:rPr>
          <w:rFonts w:hint="eastAsia"/>
        </w:rPr>
        <w:t xml:space="preserve"> </w:t>
      </w:r>
      <w:r>
        <w:t>她的忽然开口让众人都愣了一下，随后纷纷看向</w:t>
      </w:r>
      <w:r>
        <w:t>Guinevere</w:t>
      </w:r>
      <w:r>
        <w:rPr>
          <w:rFonts w:hint="eastAsia"/>
        </w:rPr>
        <w:t xml:space="preserve"> </w:t>
      </w:r>
      <w:r>
        <w:t>]</w:t>
      </w:r>
    </w:p>
    <w:p w14:paraId="70D93DDD" w14:textId="77777777" w:rsidR="00555047" w:rsidRDefault="00555047">
      <w:pPr>
        <w:ind w:firstLine="440"/>
      </w:pPr>
    </w:p>
    <w:p w14:paraId="59273222" w14:textId="77777777" w:rsidR="00555047" w:rsidRDefault="002E5D19">
      <w:pPr>
        <w:pStyle w:val="ad"/>
        <w:spacing w:after="62"/>
      </w:pPr>
      <w:r>
        <w:rPr>
          <w:rFonts w:hint="eastAsia"/>
        </w:rPr>
        <w:t>Guinevere</w:t>
      </w:r>
    </w:p>
    <w:p w14:paraId="4FBB1D17" w14:textId="77777777" w:rsidR="00555047" w:rsidRDefault="002E5D19">
      <w:pPr>
        <w:ind w:firstLine="440"/>
      </w:pPr>
      <w:r>
        <w:t>...Yes, I would love to.</w:t>
      </w:r>
    </w:p>
    <w:p w14:paraId="5857D3EB" w14:textId="77777777" w:rsidR="00555047" w:rsidRDefault="002E5D19">
      <w:pPr>
        <w:ind w:firstLine="440"/>
      </w:pPr>
      <w:r>
        <w:t xml:space="preserve">…… </w:t>
      </w:r>
      <w:r>
        <w:t>好，我很乐意。</w:t>
      </w:r>
    </w:p>
    <w:p w14:paraId="3C69D309" w14:textId="76D80105" w:rsidR="00555047" w:rsidRPr="00E93D77" w:rsidRDefault="00E93D77">
      <w:pPr>
        <w:ind w:firstLineChars="0" w:firstLine="0"/>
        <w:rPr>
          <w:color w:val="FFFFFF" w:themeColor="background1"/>
          <w:rPrChange w:id="749" w:author="Liao Kuo" w:date="2026-04-09T15:53:00Z">
            <w:rPr/>
          </w:rPrChange>
        </w:rPr>
        <w:pPrChange w:id="750" w:author="Liao Kuo" w:date="2026-04-09T15:53:00Z">
          <w:pPr>
            <w:ind w:firstLine="442"/>
          </w:pPr>
        </w:pPrChange>
      </w:pPr>
      <w:ins w:id="751" w:author="Liao Kuo" w:date="2026-04-09T15:53:00Z">
        <w:r w:rsidRPr="00E93D77">
          <w:rPr>
            <w:rFonts w:ascii="Consolas" w:hAnsi="Consolas"/>
            <w:b/>
            <w:color w:val="FFFFFF" w:themeColor="background1"/>
            <w:highlight w:val="red"/>
            <w:rPrChange w:id="752" w:author="Liao Kuo" w:date="2026-04-09T15:53:00Z">
              <w:rPr>
                <w:rFonts w:ascii="Consolas" w:hAnsi="Consolas"/>
                <w:b/>
                <w:color w:val="000000" w:themeColor="text1"/>
                <w:highlight w:val="green"/>
              </w:rPr>
            </w:rPrChange>
          </w:rPr>
          <w:t>2 Off</w:t>
        </w:r>
      </w:ins>
      <w:ins w:id="753" w:author="Z Richard" w:date="2026-04-23T16:17:00Z" w16du:dateUtc="2026-04-23T08:17:00Z">
        <w:r w:rsidR="00F3567E" w:rsidRPr="00123DE0">
          <w:rPr>
            <w:rFonts w:ascii="Consolas" w:hAnsi="Consolas"/>
            <w:b/>
            <w:color w:val="FFFFFF" w:themeColor="background1"/>
            <w:highlight w:val="red"/>
            <w:rPrChange w:id="754" w:author="Z Richard" w:date="2026-04-23T16:18:00Z" w16du:dateUtc="2026-04-23T08:18:00Z">
              <w:rPr>
                <w:rFonts w:ascii="Consolas" w:hAnsi="Consolas"/>
                <w:b/>
                <w:color w:val="000000" w:themeColor="text1"/>
                <w:highlight w:val="green"/>
              </w:rPr>
            </w:rPrChange>
          </w:rPr>
          <w:t>,</w:t>
        </w:r>
        <w:r w:rsidR="00F3567E" w:rsidRPr="00806FE6">
          <w:rPr>
            <w:rFonts w:ascii="Consolas" w:hAnsi="Consolas" w:hint="eastAsia"/>
            <w:b/>
            <w:highlight w:val="green"/>
          </w:rPr>
          <w:t xml:space="preserve"> </w:t>
        </w:r>
      </w:ins>
      <w:ins w:id="755" w:author="Z Richard" w:date="2026-04-24T02:14:00Z" w16du:dateUtc="2026-04-23T18:14:00Z">
        <w:r w:rsidR="00565801">
          <w:rPr>
            <w:rFonts w:ascii="Consolas" w:hAnsi="Consolas" w:hint="eastAsia"/>
            <w:b/>
            <w:highlight w:val="green"/>
          </w:rPr>
          <w:t>伴奏</w:t>
        </w:r>
        <w:r w:rsidR="00565801">
          <w:rPr>
            <w:rFonts w:ascii="Consolas" w:hAnsi="Consolas" w:hint="eastAsia"/>
            <w:b/>
            <w:highlight w:val="green"/>
          </w:rPr>
          <w:t>Up</w:t>
        </w:r>
      </w:ins>
    </w:p>
    <w:p w14:paraId="42D1D2FE" w14:textId="77777777" w:rsidR="00555047" w:rsidRDefault="002E5D19">
      <w:pPr>
        <w:pStyle w:val="1"/>
        <w:spacing w:before="156" w:after="156"/>
      </w:pPr>
      <w:bookmarkStart w:id="756" w:name="_Toc1720"/>
      <w:r>
        <w:rPr>
          <w:rFonts w:ascii="Dearest Friend lite" w:hAnsi="Dearest Friend lite" w:cs="Dearest Friend lite"/>
          <w:sz w:val="40"/>
          <w:szCs w:val="22"/>
        </w:rPr>
        <w:lastRenderedPageBreak/>
        <w:t>10</w:t>
      </w:r>
      <w:r>
        <w:t xml:space="preserve"> </w:t>
      </w:r>
      <w:r>
        <w:rPr>
          <w:rFonts w:hint="eastAsia"/>
        </w:rPr>
        <w:t xml:space="preserve"> </w:t>
      </w:r>
      <w:r>
        <w:t xml:space="preserve">A </w:t>
      </w:r>
      <w:r>
        <w:rPr>
          <w:rFonts w:hint="eastAsia"/>
        </w:rPr>
        <w:t>Y</w:t>
      </w:r>
      <w:r>
        <w:t xml:space="preserve">oung </w:t>
      </w:r>
      <w:r>
        <w:rPr>
          <w:rFonts w:hint="eastAsia"/>
        </w:rPr>
        <w:t>G</w:t>
      </w:r>
      <w:r>
        <w:t xml:space="preserve">irl </w:t>
      </w:r>
      <w:r>
        <w:rPr>
          <w:rFonts w:hint="eastAsia"/>
        </w:rPr>
        <w:t>W</w:t>
      </w:r>
      <w:r>
        <w:t>itnessed</w:t>
      </w:r>
      <w:bookmarkEnd w:id="756"/>
    </w:p>
    <w:p w14:paraId="06982222" w14:textId="7BE7042A" w:rsidR="00555047" w:rsidRPr="00A242E2" w:rsidRDefault="00A242E2" w:rsidP="00A242E2">
      <w:pPr>
        <w:ind w:firstLineChars="0" w:firstLine="0"/>
        <w:rPr>
          <w:ins w:id="757" w:author="Z Richard" w:date="2026-04-23T16:17:00Z" w16du:dateUtc="2026-04-23T08:17:00Z"/>
          <w:rFonts w:ascii="Consolas" w:hAnsi="Consolas"/>
          <w:b/>
          <w:color w:val="000000" w:themeColor="text1"/>
          <w:highlight w:val="green"/>
          <w:rPrChange w:id="758" w:author="Z Richard" w:date="2026-04-23T16:17:00Z" w16du:dateUtc="2026-04-23T08:17:00Z">
            <w:rPr>
              <w:ins w:id="759" w:author="Z Richard" w:date="2026-04-23T16:17:00Z" w16du:dateUtc="2026-04-23T08:17:00Z"/>
            </w:rPr>
          </w:rPrChange>
        </w:rPr>
      </w:pPr>
      <w:ins w:id="760" w:author="Z Richard" w:date="2026-04-23T16:17:00Z" w16du:dateUtc="2026-04-23T08:17:00Z">
        <w:r>
          <w:rPr>
            <w:rFonts w:ascii="Consolas" w:hAnsi="Consolas" w:hint="eastAsia"/>
            <w:b/>
            <w:color w:val="215E99" w:themeColor="text2" w:themeTint="BF"/>
          </w:rPr>
          <w:t xml:space="preserve">Morgana (4) </w:t>
        </w:r>
        <w:r w:rsidRPr="0043183D">
          <w:rPr>
            <w:rFonts w:ascii="Consolas" w:hAnsi="Consolas" w:hint="eastAsia"/>
            <w:b/>
            <w:color w:val="215E99" w:themeColor="text2" w:themeTint="BF"/>
          </w:rPr>
          <w:t>唱</w:t>
        </w:r>
      </w:ins>
    </w:p>
    <w:p w14:paraId="698B1187" w14:textId="77777777" w:rsidR="00A242E2" w:rsidRDefault="00A242E2">
      <w:pPr>
        <w:ind w:firstLineChars="0" w:firstLine="0"/>
        <w:pPrChange w:id="761" w:author="Z Richard" w:date="2026-04-23T16:17:00Z" w16du:dateUtc="2026-04-23T08:17:00Z">
          <w:pPr>
            <w:ind w:firstLine="440"/>
          </w:pPr>
        </w:pPrChange>
      </w:pPr>
    </w:p>
    <w:p w14:paraId="15622D40" w14:textId="77777777" w:rsidR="00555047" w:rsidRDefault="002E5D19">
      <w:pPr>
        <w:pStyle w:val="ad"/>
        <w:spacing w:after="62"/>
      </w:pPr>
      <w:r>
        <w:rPr>
          <w:rFonts w:hint="eastAsia"/>
        </w:rPr>
        <w:t>Morgana</w:t>
      </w:r>
    </w:p>
    <w:p w14:paraId="726E9AE2" w14:textId="77777777" w:rsidR="00555047" w:rsidRDefault="002E5D19">
      <w:pPr>
        <w:pStyle w:val="ae"/>
        <w:ind w:firstLine="440"/>
      </w:pPr>
      <w:r>
        <w:t xml:space="preserve">In a town called </w:t>
      </w:r>
      <w:proofErr w:type="spellStart"/>
      <w:r>
        <w:t>Kareol</w:t>
      </w:r>
      <w:proofErr w:type="spellEnd"/>
      <w:r>
        <w:t xml:space="preserve"> once lived a landlord.</w:t>
      </w:r>
    </w:p>
    <w:p w14:paraId="1838B781" w14:textId="77777777" w:rsidR="00555047" w:rsidRDefault="002E5D19">
      <w:pPr>
        <w:pStyle w:val="ae"/>
        <w:ind w:firstLine="440"/>
      </w:pPr>
      <w:r>
        <w:t>从前，在一个名叫卡里尔的镇上，住着一位领主</w:t>
      </w:r>
    </w:p>
    <w:p w14:paraId="52E49CD0" w14:textId="77777777" w:rsidR="00555047" w:rsidRDefault="002E5D19">
      <w:pPr>
        <w:pStyle w:val="ae"/>
        <w:ind w:firstLine="440"/>
      </w:pPr>
      <w:r>
        <w:t>Well, to his King, was he entirely devoted.</w:t>
      </w:r>
    </w:p>
    <w:p w14:paraId="2760C64F" w14:textId="77777777" w:rsidR="00555047" w:rsidRDefault="002E5D19">
      <w:pPr>
        <w:pStyle w:val="ae"/>
        <w:ind w:firstLine="440"/>
      </w:pPr>
      <w:r>
        <w:t>他对自己的国王，可谓是忠心耿耿</w:t>
      </w:r>
    </w:p>
    <w:p w14:paraId="46A48A02" w14:textId="77777777" w:rsidR="00555047" w:rsidRDefault="002E5D19">
      <w:pPr>
        <w:pStyle w:val="ae"/>
        <w:ind w:firstLine="440"/>
      </w:pPr>
      <w:r>
        <w:t>He was married to so beautiful a lady </w:t>
      </w:r>
    </w:p>
    <w:p w14:paraId="314F493E" w14:textId="77777777" w:rsidR="00555047" w:rsidRDefault="002E5D19">
      <w:pPr>
        <w:pStyle w:val="ae"/>
        <w:ind w:firstLine="440"/>
      </w:pPr>
      <w:r>
        <w:t>他娶了一位容貌绝世的女子为妻</w:t>
      </w:r>
    </w:p>
    <w:p w14:paraId="49B9932F" w14:textId="77777777" w:rsidR="00555047" w:rsidRDefault="002E5D19">
      <w:pPr>
        <w:pStyle w:val="ae"/>
        <w:ind w:firstLine="440"/>
      </w:pPr>
      <w:r>
        <w:t>And her charm, was widely sung.</w:t>
      </w:r>
    </w:p>
    <w:p w14:paraId="6F504CBC" w14:textId="77777777" w:rsidR="00555047" w:rsidRDefault="002E5D19">
      <w:pPr>
        <w:pStyle w:val="ae"/>
        <w:ind w:firstLine="440"/>
      </w:pPr>
      <w:r>
        <w:t>她的魅力，早已被世人传唱</w:t>
      </w:r>
    </w:p>
    <w:p w14:paraId="769CC041" w14:textId="77777777" w:rsidR="00555047" w:rsidRDefault="002E5D19">
      <w:pPr>
        <w:pStyle w:val="ae"/>
        <w:ind w:firstLine="440"/>
      </w:pPr>
      <w:r>
        <w:t>The lady gave him a daughter, and the family was so happy.</w:t>
      </w:r>
    </w:p>
    <w:p w14:paraId="76887678" w14:textId="77777777" w:rsidR="00555047" w:rsidRDefault="002E5D19">
      <w:pPr>
        <w:pStyle w:val="ae"/>
        <w:ind w:firstLine="440"/>
      </w:pPr>
      <w:r>
        <w:t>夫人为领主诞下一名女儿，一家人生活得幸福美满</w:t>
      </w:r>
    </w:p>
    <w:p w14:paraId="6C35D958" w14:textId="77777777" w:rsidR="00555047" w:rsidRDefault="002E5D19">
      <w:pPr>
        <w:pStyle w:val="ae"/>
        <w:ind w:firstLine="440"/>
      </w:pPr>
      <w:r>
        <w:t>It was not until the cursed day when the King visited and crushed on the lady,</w:t>
      </w:r>
    </w:p>
    <w:p w14:paraId="68DFF9A1" w14:textId="77777777" w:rsidR="00555047" w:rsidRDefault="002E5D19">
      <w:pPr>
        <w:pStyle w:val="ae"/>
        <w:ind w:firstLine="440"/>
      </w:pPr>
      <w:r>
        <w:t>直到那个被诅咒的日子</w:t>
      </w:r>
      <w:r>
        <w:rPr>
          <w:rFonts w:hint="eastAsia"/>
        </w:rPr>
        <w:t xml:space="preserve"> </w:t>
      </w:r>
      <w:r>
        <w:rPr>
          <w:rFonts w:hint="eastAsia"/>
        </w:rPr>
        <w:t>——</w:t>
      </w:r>
      <w:r>
        <w:t xml:space="preserve"> </w:t>
      </w:r>
      <w:r>
        <w:t>国王驾临，迷上了这位夫人</w:t>
      </w:r>
    </w:p>
    <w:p w14:paraId="73788EA5" w14:textId="77777777" w:rsidR="00555047" w:rsidRDefault="002E5D19">
      <w:pPr>
        <w:pStyle w:val="ae"/>
        <w:ind w:firstLine="440"/>
      </w:pPr>
      <w:r>
        <w:t>did their happy days vanished.</w:t>
      </w:r>
    </w:p>
    <w:p w14:paraId="73054520" w14:textId="77777777" w:rsidR="00555047" w:rsidRDefault="002E5D19">
      <w:pPr>
        <w:pStyle w:val="ae"/>
        <w:ind w:firstLine="440"/>
      </w:pPr>
      <w:r>
        <w:t>他们的幸福时光，就此烟消云散</w:t>
      </w:r>
    </w:p>
    <w:p w14:paraId="2C39E020" w14:textId="77777777" w:rsidR="00555047" w:rsidRDefault="002E5D19">
      <w:pPr>
        <w:pStyle w:val="ae"/>
        <w:ind w:firstLine="440"/>
      </w:pPr>
      <w:r>
        <w:t>She said no to the King, she cried and begged, she had her own loving family</w:t>
      </w:r>
      <w:r>
        <w:rPr>
          <w:rFonts w:hint="eastAsia"/>
        </w:rPr>
        <w:t>.</w:t>
      </w:r>
    </w:p>
    <w:p w14:paraId="4357FD12" w14:textId="77777777" w:rsidR="00555047" w:rsidRDefault="002E5D19">
      <w:pPr>
        <w:pStyle w:val="ae"/>
        <w:ind w:firstLine="440"/>
      </w:pPr>
      <w:r>
        <w:t>夫人拒绝了国王，她哭着哀求，说自己已有深爱之人与家庭。</w:t>
      </w:r>
    </w:p>
    <w:p w14:paraId="21948664" w14:textId="77777777" w:rsidR="00555047" w:rsidRDefault="002E5D19">
      <w:pPr>
        <w:pStyle w:val="ae"/>
        <w:ind w:firstLine="440"/>
      </w:pPr>
      <w:r>
        <w:rPr>
          <w:rFonts w:hint="eastAsia"/>
        </w:rPr>
        <w:t>B</w:t>
      </w:r>
      <w:r>
        <w:t>ut guess what?</w:t>
      </w:r>
    </w:p>
    <w:p w14:paraId="59F45E8D" w14:textId="77777777" w:rsidR="00555047" w:rsidRDefault="002E5D19">
      <w:pPr>
        <w:pStyle w:val="ae"/>
        <w:ind w:firstLine="440"/>
      </w:pPr>
      <w:r>
        <w:t>可你猜后来怎样？</w:t>
      </w:r>
    </w:p>
    <w:p w14:paraId="0EDC3838" w14:textId="77777777" w:rsidR="00555047" w:rsidRDefault="002E5D19">
      <w:pPr>
        <w:pStyle w:val="ae"/>
        <w:ind w:firstLine="440"/>
      </w:pPr>
      <w:r>
        <w:t>The strong-minded King ordered to his counselor to find him a trick.</w:t>
      </w:r>
    </w:p>
    <w:p w14:paraId="31656C86" w14:textId="77777777" w:rsidR="00555047" w:rsidRDefault="002E5D19">
      <w:pPr>
        <w:pStyle w:val="ae"/>
        <w:ind w:firstLine="440"/>
      </w:pPr>
      <w:r>
        <w:t>那位固执的国王，竟命令谋士为他想一条奸计</w:t>
      </w:r>
    </w:p>
    <w:p w14:paraId="1B0122A7" w14:textId="77777777" w:rsidR="00555047" w:rsidRDefault="002E5D19">
      <w:pPr>
        <w:pStyle w:val="ae"/>
        <w:ind w:firstLine="440"/>
      </w:pPr>
      <w:r>
        <w:t>As magic as evil.</w:t>
      </w:r>
    </w:p>
    <w:p w14:paraId="159B2F92" w14:textId="77777777" w:rsidR="00555047" w:rsidRDefault="002E5D19">
      <w:pPr>
        <w:pStyle w:val="ae"/>
        <w:ind w:firstLine="440"/>
      </w:pPr>
      <w:r>
        <w:t>一条充满邪恶魔法的毒计</w:t>
      </w:r>
    </w:p>
    <w:p w14:paraId="7D7CB1C7" w14:textId="77777777" w:rsidR="00555047" w:rsidRDefault="00555047">
      <w:pPr>
        <w:pStyle w:val="ae"/>
        <w:ind w:firstLine="440"/>
      </w:pPr>
    </w:p>
    <w:p w14:paraId="33BD12E9" w14:textId="77777777" w:rsidR="00555047" w:rsidRDefault="002E5D19">
      <w:pPr>
        <w:pStyle w:val="ae"/>
        <w:ind w:firstLine="440"/>
      </w:pPr>
      <w:r>
        <w:t>A young girl witnessed this, what she wished was never seen,</w:t>
      </w:r>
    </w:p>
    <w:p w14:paraId="778B329B" w14:textId="77777777" w:rsidR="00555047" w:rsidRDefault="002E5D19">
      <w:pPr>
        <w:pStyle w:val="ae"/>
        <w:ind w:firstLine="440"/>
      </w:pPr>
      <w:r>
        <w:t>一个小女孩亲眼目睹了，她根本不愿见到的这一切</w:t>
      </w:r>
    </w:p>
    <w:p w14:paraId="32216CD4" w14:textId="77777777" w:rsidR="00555047" w:rsidRDefault="002E5D19">
      <w:pPr>
        <w:pStyle w:val="ae"/>
        <w:ind w:firstLine="440"/>
      </w:pPr>
      <w:r>
        <w:t>No longer pure and clean as she used to be.</w:t>
      </w:r>
    </w:p>
    <w:p w14:paraId="4758D90E" w14:textId="77777777" w:rsidR="00555047" w:rsidRDefault="002E5D19">
      <w:pPr>
        <w:pStyle w:val="ae"/>
        <w:ind w:firstLine="440"/>
      </w:pPr>
      <w:r>
        <w:t>昔日的纯真洁净，也从她身上彻底消失</w:t>
      </w:r>
    </w:p>
    <w:p w14:paraId="368BD856" w14:textId="77777777" w:rsidR="00555047" w:rsidRDefault="002E5D19">
      <w:pPr>
        <w:pStyle w:val="ae"/>
        <w:ind w:firstLine="440"/>
      </w:pPr>
      <w:r>
        <w:t>That young girl witnessed this, such a faith broke through her tears,</w:t>
      </w:r>
    </w:p>
    <w:p w14:paraId="2DF72473" w14:textId="77777777" w:rsidR="00555047" w:rsidRDefault="002E5D19">
      <w:pPr>
        <w:pStyle w:val="ae"/>
        <w:ind w:firstLine="440"/>
      </w:pPr>
      <w:r>
        <w:t>这个小女孩目睹了这一切，信仰在泪水里破碎崩塌</w:t>
      </w:r>
    </w:p>
    <w:p w14:paraId="7D3E1502" w14:textId="77777777" w:rsidR="00555047" w:rsidRDefault="002E5D19">
      <w:pPr>
        <w:pStyle w:val="ae"/>
        <w:ind w:firstLine="440"/>
      </w:pPr>
      <w:r>
        <w:t>The only thing she wants, to bring them fear.</w:t>
      </w:r>
    </w:p>
    <w:p w14:paraId="51B8E7A2" w14:textId="77777777" w:rsidR="00555047" w:rsidRDefault="002E5D19">
      <w:pPr>
        <w:pStyle w:val="ae"/>
        <w:ind w:firstLine="440"/>
      </w:pPr>
      <w:r>
        <w:t>如今她唯一的心愿，便是让那些人尝尝恐惧的滋味</w:t>
      </w:r>
    </w:p>
    <w:p w14:paraId="3D9B2012" w14:textId="77777777" w:rsidR="00555047" w:rsidRDefault="002E5D19">
      <w:pPr>
        <w:pStyle w:val="ae"/>
        <w:ind w:firstLine="440"/>
      </w:pPr>
      <w:r>
        <w:t>The revenge shall be sweet.</w:t>
      </w:r>
    </w:p>
    <w:p w14:paraId="032A33CD" w14:textId="77777777" w:rsidR="00555047" w:rsidRDefault="002E5D19">
      <w:pPr>
        <w:pStyle w:val="ae"/>
        <w:ind w:firstLine="440"/>
      </w:pPr>
      <w:r>
        <w:rPr>
          <w:rFonts w:hint="eastAsia"/>
        </w:rPr>
        <w:t>——</w:t>
      </w:r>
      <w:r>
        <w:t>复仇的滋味，定将无比甘甜</w:t>
      </w:r>
    </w:p>
    <w:p w14:paraId="0511EA1C" w14:textId="77777777" w:rsidR="00555047" w:rsidRDefault="00555047">
      <w:pPr>
        <w:pStyle w:val="ae"/>
        <w:ind w:firstLine="440"/>
      </w:pPr>
    </w:p>
    <w:p w14:paraId="1B4EF537" w14:textId="77777777" w:rsidR="00555047" w:rsidRDefault="002E5D19">
      <w:pPr>
        <w:pStyle w:val="ae"/>
        <w:ind w:firstLine="440"/>
      </w:pPr>
      <w:r>
        <w:t>So the counselor, or rather, the magician, presented the most wicked scheme.</w:t>
      </w:r>
    </w:p>
    <w:p w14:paraId="3F21FC90" w14:textId="77777777" w:rsidR="00555047" w:rsidRDefault="002E5D19">
      <w:pPr>
        <w:pStyle w:val="ae"/>
        <w:ind w:firstLine="440"/>
      </w:pPr>
      <w:r>
        <w:t>于是那位谋士，或者说，那位魔法师，献上了一条最恶毒的计谋：</w:t>
      </w:r>
    </w:p>
    <w:p w14:paraId="15E2F6BF" w14:textId="77777777" w:rsidR="00555047" w:rsidRDefault="002E5D19">
      <w:pPr>
        <w:pStyle w:val="ae"/>
        <w:ind w:firstLine="440"/>
      </w:pPr>
      <w:r>
        <w:t>When the husband fought for his King, his King wear the very face of his. </w:t>
      </w:r>
    </w:p>
    <w:p w14:paraId="3F20B1B0" w14:textId="77777777" w:rsidR="00555047" w:rsidRDefault="002E5D19">
      <w:pPr>
        <w:pStyle w:val="ae"/>
        <w:ind w:firstLine="440"/>
      </w:pPr>
      <w:r>
        <w:t>当领主为国王征战沙场时，国王竟用魔法变成了领主的模样</w:t>
      </w:r>
    </w:p>
    <w:p w14:paraId="644D7E88" w14:textId="77777777" w:rsidR="00555047" w:rsidRDefault="002E5D19">
      <w:pPr>
        <w:pStyle w:val="ae"/>
        <w:pageBreakBefore/>
        <w:ind w:firstLine="440"/>
      </w:pPr>
      <w:r>
        <w:lastRenderedPageBreak/>
        <w:t>The castle’s gates blindly opened for the King.</w:t>
      </w:r>
    </w:p>
    <w:p w14:paraId="0BFC2032" w14:textId="77777777" w:rsidR="00555047" w:rsidRDefault="002E5D19">
      <w:pPr>
        <w:pStyle w:val="ae"/>
        <w:ind w:firstLine="440"/>
      </w:pPr>
      <w:r>
        <w:t>城堡的大门，傻傻地为国王敞开</w:t>
      </w:r>
    </w:p>
    <w:p w14:paraId="626BCA25" w14:textId="77777777" w:rsidR="00555047" w:rsidRDefault="002E5D19">
      <w:pPr>
        <w:pStyle w:val="ae"/>
        <w:ind w:firstLine="440"/>
      </w:pPr>
      <w:r>
        <w:t>And the lady took him for her man, and gave him her pure love.</w:t>
      </w:r>
    </w:p>
    <w:p w14:paraId="5C36DF2E" w14:textId="77777777" w:rsidR="00555047" w:rsidRDefault="002E5D19">
      <w:pPr>
        <w:pStyle w:val="ae"/>
        <w:ind w:firstLine="440"/>
      </w:pPr>
      <w:r>
        <w:t>而夫人误以为他是自己的丈夫，将纯洁的爱，错付给了这个骗子</w:t>
      </w:r>
    </w:p>
    <w:p w14:paraId="401CDD93" w14:textId="77777777" w:rsidR="00555047" w:rsidRDefault="002E5D19">
      <w:pPr>
        <w:pStyle w:val="ae"/>
        <w:ind w:firstLine="440"/>
      </w:pPr>
      <w:r>
        <w:t>But the girl knew it at first glance, that wasn’t her dad.</w:t>
      </w:r>
    </w:p>
    <w:p w14:paraId="2E6D1F87" w14:textId="77777777" w:rsidR="00555047" w:rsidRDefault="002E5D19">
      <w:pPr>
        <w:pStyle w:val="ae"/>
        <w:ind w:firstLine="440"/>
      </w:pPr>
      <w:r>
        <w:t>可小女孩一眼就识破了</w:t>
      </w:r>
      <w:r>
        <w:t xml:space="preserve"> </w:t>
      </w:r>
      <w:r>
        <w:rPr>
          <w:rFonts w:hint="eastAsia"/>
        </w:rPr>
        <w:t>——</w:t>
      </w:r>
      <w:r>
        <w:t xml:space="preserve"> </w:t>
      </w:r>
      <w:r>
        <w:t>那根本不是她的父亲</w:t>
      </w:r>
    </w:p>
    <w:p w14:paraId="2B5F50B1" w14:textId="77777777" w:rsidR="00555047" w:rsidRDefault="002E5D19">
      <w:pPr>
        <w:pStyle w:val="ae"/>
        <w:ind w:firstLine="440"/>
      </w:pPr>
      <w:r>
        <w:t>So she shouted out to the awful land: </w:t>
      </w:r>
    </w:p>
    <w:p w14:paraId="02A75731" w14:textId="77777777" w:rsidR="00555047" w:rsidRDefault="002E5D19">
      <w:pPr>
        <w:pStyle w:val="ae"/>
        <w:ind w:firstLine="440"/>
      </w:pPr>
      <w:r>
        <w:t>于是她对着这片罪恶的土地，高声呐喊：</w:t>
      </w:r>
    </w:p>
    <w:p w14:paraId="68C8B1D0" w14:textId="77777777" w:rsidR="00555047" w:rsidRDefault="00555047">
      <w:pPr>
        <w:pStyle w:val="ae"/>
        <w:ind w:firstLine="440"/>
      </w:pPr>
    </w:p>
    <w:p w14:paraId="765A6F8C" w14:textId="77777777" w:rsidR="00555047" w:rsidRDefault="002E5D19">
      <w:pPr>
        <w:pStyle w:val="ae"/>
        <w:ind w:firstLine="440"/>
      </w:pPr>
      <w:r>
        <w:t>The young girl witnessed this, what she wished was never seen,</w:t>
      </w:r>
    </w:p>
    <w:p w14:paraId="06764FCA" w14:textId="77777777" w:rsidR="00555047" w:rsidRDefault="002E5D19">
      <w:pPr>
        <w:pStyle w:val="ae"/>
        <w:ind w:firstLine="440"/>
      </w:pPr>
      <w:r>
        <w:t>一个小女孩亲眼目睹了，她根本不愿见到的这一切</w:t>
      </w:r>
    </w:p>
    <w:p w14:paraId="03DFAAAA" w14:textId="77777777" w:rsidR="00555047" w:rsidRDefault="002E5D19">
      <w:pPr>
        <w:pStyle w:val="ae"/>
        <w:ind w:firstLine="440"/>
      </w:pPr>
      <w:r>
        <w:t>No longer pure and clean as she used to be.</w:t>
      </w:r>
    </w:p>
    <w:p w14:paraId="36A2EAAA" w14:textId="77777777" w:rsidR="00555047" w:rsidRDefault="002E5D19">
      <w:pPr>
        <w:pStyle w:val="ae"/>
        <w:ind w:firstLine="440"/>
      </w:pPr>
      <w:r>
        <w:t>昔日的纯真洁净，也从她身上彻底消失</w:t>
      </w:r>
    </w:p>
    <w:p w14:paraId="23114A5C" w14:textId="77777777" w:rsidR="00555047" w:rsidRDefault="002E5D19">
      <w:pPr>
        <w:pStyle w:val="ae"/>
        <w:ind w:firstLine="440"/>
      </w:pPr>
      <w:r>
        <w:t>That young girl witnessed this, such a faith broke through her tears,</w:t>
      </w:r>
    </w:p>
    <w:p w14:paraId="695E73A7" w14:textId="77777777" w:rsidR="00555047" w:rsidRDefault="002E5D19">
      <w:pPr>
        <w:pStyle w:val="ae"/>
        <w:ind w:firstLine="440"/>
      </w:pPr>
      <w:r>
        <w:t>这个小女孩目睹了这一切，信仰在泪水里破碎崩塌</w:t>
      </w:r>
    </w:p>
    <w:p w14:paraId="6787AB67" w14:textId="77777777" w:rsidR="00555047" w:rsidRDefault="002E5D19">
      <w:pPr>
        <w:pStyle w:val="ae"/>
        <w:ind w:firstLine="440"/>
      </w:pPr>
      <w:r>
        <w:t>The only thing she wants, to bring them fear.</w:t>
      </w:r>
    </w:p>
    <w:p w14:paraId="5AC7712C" w14:textId="77777777" w:rsidR="00555047" w:rsidRDefault="002E5D19">
      <w:pPr>
        <w:pStyle w:val="ae"/>
        <w:ind w:firstLine="440"/>
      </w:pPr>
      <w:r>
        <w:t>如今她唯一的心愿，便是让那些人尝尝恐惧的滋味</w:t>
      </w:r>
    </w:p>
    <w:p w14:paraId="304D8E43" w14:textId="77777777" w:rsidR="00555047" w:rsidRDefault="002E5D19">
      <w:pPr>
        <w:pStyle w:val="ae"/>
        <w:ind w:firstLine="440"/>
      </w:pPr>
      <w:r>
        <w:t>The revenge shall be sweet.</w:t>
      </w:r>
    </w:p>
    <w:p w14:paraId="2A575BAF" w14:textId="77777777" w:rsidR="00555047" w:rsidRDefault="002E5D19">
      <w:pPr>
        <w:pStyle w:val="ae"/>
        <w:ind w:firstLine="440"/>
      </w:pPr>
      <w:r>
        <w:rPr>
          <w:rFonts w:hint="eastAsia"/>
        </w:rPr>
        <w:t>——</w:t>
      </w:r>
      <w:r>
        <w:t>复仇的滋味，定将无比甘甜</w:t>
      </w:r>
    </w:p>
    <w:p w14:paraId="74651D04" w14:textId="77777777" w:rsidR="00555047" w:rsidRDefault="00555047">
      <w:pPr>
        <w:pStyle w:val="ae"/>
        <w:ind w:firstLine="440"/>
      </w:pPr>
    </w:p>
    <w:p w14:paraId="6617177D" w14:textId="77777777" w:rsidR="00555047" w:rsidRDefault="002E5D19">
      <w:pPr>
        <w:pStyle w:val="ae"/>
        <w:ind w:firstLine="440"/>
      </w:pPr>
      <w:r>
        <w:t>Well at that night, the lord died for his land.</w:t>
      </w:r>
    </w:p>
    <w:p w14:paraId="1EED0C20" w14:textId="77777777" w:rsidR="00555047" w:rsidRDefault="002E5D19">
      <w:pPr>
        <w:pStyle w:val="ae"/>
        <w:ind w:firstLine="440"/>
      </w:pPr>
      <w:r>
        <w:t>当晚，领主为守护国土战死沙场</w:t>
      </w:r>
    </w:p>
    <w:p w14:paraId="06F6E8D1" w14:textId="77777777" w:rsidR="00555047" w:rsidRDefault="002E5D19">
      <w:pPr>
        <w:pStyle w:val="ae"/>
        <w:ind w:firstLine="440"/>
      </w:pPr>
      <w:r>
        <w:t>And his wife was destroyed by the dual pain.</w:t>
      </w:r>
    </w:p>
    <w:p w14:paraId="494E4E73" w14:textId="77777777" w:rsidR="00555047" w:rsidRDefault="002E5D19">
      <w:pPr>
        <w:pStyle w:val="ae"/>
        <w:ind w:firstLine="440"/>
      </w:pPr>
      <w:r>
        <w:t>他的妻子则被双重痛苦彻底击垮</w:t>
      </w:r>
    </w:p>
    <w:p w14:paraId="5C247847" w14:textId="77777777" w:rsidR="00555047" w:rsidRDefault="002E5D19">
      <w:pPr>
        <w:pStyle w:val="ae"/>
        <w:ind w:firstLine="440"/>
      </w:pPr>
      <w:r>
        <w:t>Uther Pendragon was the outrageous’ name.</w:t>
      </w:r>
    </w:p>
    <w:p w14:paraId="7E272836" w14:textId="77777777" w:rsidR="00555047" w:rsidRDefault="002E5D19">
      <w:pPr>
        <w:pStyle w:val="ae"/>
        <w:ind w:firstLine="440"/>
      </w:pPr>
      <w:r>
        <w:t>那可耻的恶人名叫乌瑟</w:t>
      </w:r>
      <w:r>
        <w:t>·</w:t>
      </w:r>
      <w:r>
        <w:t>潘德拉贡</w:t>
      </w:r>
    </w:p>
    <w:p w14:paraId="3F3E9973" w14:textId="77777777" w:rsidR="00555047" w:rsidRDefault="002E5D19">
      <w:pPr>
        <w:pStyle w:val="ae"/>
        <w:ind w:firstLine="440"/>
      </w:pPr>
      <w:r>
        <w:t>The rascality brought to world a son in shame:</w:t>
      </w:r>
    </w:p>
    <w:p w14:paraId="5F91B81A" w14:textId="77777777" w:rsidR="00555047" w:rsidRDefault="002E5D19">
      <w:pPr>
        <w:pStyle w:val="ae"/>
        <w:ind w:firstLine="440"/>
      </w:pPr>
      <w:r>
        <w:t>他卑劣的恶行，还为世间带来了一个背负耻辱的儿子：</w:t>
      </w:r>
    </w:p>
    <w:p w14:paraId="7450A9CA" w14:textId="77777777" w:rsidR="00555047" w:rsidRDefault="002E5D19">
      <w:pPr>
        <w:pStyle w:val="ae"/>
        <w:ind w:firstLine="440"/>
      </w:pPr>
      <w:r>
        <w:t>Arthur.</w:t>
      </w:r>
    </w:p>
    <w:p w14:paraId="558E9D3F" w14:textId="77777777" w:rsidR="00555047" w:rsidRDefault="002E5D19">
      <w:pPr>
        <w:pStyle w:val="ae"/>
        <w:ind w:firstLine="440"/>
      </w:pPr>
      <w:r>
        <w:rPr>
          <w:rFonts w:hint="eastAsia"/>
        </w:rPr>
        <w:t>——</w:t>
      </w:r>
      <w:r>
        <w:t>亚瑟，就是你。</w:t>
      </w:r>
    </w:p>
    <w:p w14:paraId="5B336542" w14:textId="5D7D4F98" w:rsidR="00555047" w:rsidRDefault="00E93D77">
      <w:pPr>
        <w:ind w:firstLineChars="0" w:firstLine="0"/>
        <w:pPrChange w:id="762" w:author="Liao Kuo" w:date="2026-04-09T15:54:00Z">
          <w:pPr>
            <w:ind w:firstLine="442"/>
          </w:pPr>
        </w:pPrChange>
      </w:pPr>
      <w:ins w:id="763" w:author="Liao Kuo" w:date="2026-04-09T15:54:00Z">
        <w:r>
          <w:rPr>
            <w:rFonts w:ascii="Consolas" w:hAnsi="Consolas"/>
            <w:b/>
            <w:color w:val="000000" w:themeColor="text1"/>
            <w:highlight w:val="green"/>
          </w:rPr>
          <w:t>1</w:t>
        </w:r>
        <w:r w:rsidRPr="00385852">
          <w:rPr>
            <w:rFonts w:ascii="Consolas" w:hAnsi="Consolas"/>
            <w:b/>
            <w:color w:val="000000" w:themeColor="text1"/>
            <w:highlight w:val="green"/>
          </w:rPr>
          <w:t xml:space="preserve"> </w:t>
        </w:r>
        <w:r>
          <w:rPr>
            <w:rFonts w:ascii="Consolas" w:hAnsi="Consolas"/>
            <w:b/>
            <w:color w:val="000000" w:themeColor="text1"/>
            <w:highlight w:val="green"/>
          </w:rPr>
          <w:t xml:space="preserve">5 6 </w:t>
        </w:r>
        <w:r w:rsidRPr="00385852">
          <w:rPr>
            <w:rFonts w:ascii="Consolas" w:hAnsi="Consolas"/>
            <w:b/>
            <w:color w:val="000000" w:themeColor="text1"/>
            <w:highlight w:val="green"/>
          </w:rPr>
          <w:t>On</w:t>
        </w:r>
      </w:ins>
      <w:ins w:id="764" w:author="Z Richard" w:date="2026-04-23T16:17:00Z" w16du:dateUtc="2026-04-23T08:17:00Z">
        <w:r w:rsidR="00FB31CD" w:rsidRPr="00123DE0">
          <w:rPr>
            <w:rFonts w:ascii="Consolas" w:hAnsi="Consolas"/>
            <w:b/>
            <w:color w:val="000000" w:themeColor="text1"/>
            <w:highlight w:val="green"/>
            <w:rPrChange w:id="765" w:author="Z Richard" w:date="2026-04-23T16:17:00Z" w16du:dateUtc="2026-04-23T08:17:00Z">
              <w:rPr>
                <w:rFonts w:ascii="Consolas" w:hAnsi="Consolas"/>
                <w:b/>
                <w:color w:val="000000" w:themeColor="text1"/>
              </w:rPr>
            </w:rPrChange>
          </w:rPr>
          <w:t>,</w:t>
        </w:r>
        <w:r w:rsidR="00FB31CD">
          <w:rPr>
            <w:rFonts w:ascii="Consolas" w:hAnsi="Consolas" w:hint="eastAsia"/>
            <w:b/>
            <w:color w:val="FFFFFF" w:themeColor="background1"/>
            <w:highlight w:val="red"/>
          </w:rPr>
          <w:t xml:space="preserve"> </w:t>
        </w:r>
      </w:ins>
      <w:ins w:id="766"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767" w:author="Z Richard" w:date="2026-04-23T16:17:00Z" w16du:dateUtc="2026-04-23T08:17:00Z">
        <w:r w:rsidR="00FB31CD">
          <w:rPr>
            <w:rFonts w:ascii="Consolas" w:hAnsi="Consolas" w:hint="eastAsia"/>
            <w:b/>
            <w:color w:val="FFFFFF" w:themeColor="background1"/>
            <w:highlight w:val="red"/>
          </w:rPr>
          <w:t>Down</w:t>
        </w:r>
      </w:ins>
    </w:p>
    <w:p w14:paraId="5DC079FA" w14:textId="77777777" w:rsidR="00555047" w:rsidRDefault="002E5D19">
      <w:pPr>
        <w:pStyle w:val="1"/>
        <w:spacing w:before="156" w:after="156"/>
      </w:pPr>
      <w:bookmarkStart w:id="768" w:name="_Toc14190"/>
      <w:r>
        <w:rPr>
          <w:rFonts w:ascii="Dearest Friend lite" w:hAnsi="Dearest Friend lite" w:cs="Dearest Friend lite"/>
          <w:sz w:val="40"/>
          <w:szCs w:val="22"/>
        </w:rPr>
        <w:lastRenderedPageBreak/>
        <w:t>11</w:t>
      </w:r>
      <w:r>
        <w:t xml:space="preserve"> </w:t>
      </w:r>
      <w:r>
        <w:rPr>
          <w:rFonts w:hint="eastAsia"/>
        </w:rPr>
        <w:t xml:space="preserve"> </w:t>
      </w:r>
      <w:r>
        <w:t xml:space="preserve">The </w:t>
      </w:r>
      <w:r>
        <w:rPr>
          <w:rFonts w:hint="eastAsia"/>
        </w:rPr>
        <w:t>N</w:t>
      </w:r>
      <w:r>
        <w:t xml:space="preserve">oble </w:t>
      </w:r>
      <w:r>
        <w:rPr>
          <w:rFonts w:hint="eastAsia"/>
        </w:rPr>
        <w:t>C</w:t>
      </w:r>
      <w:r>
        <w:t>alling</w:t>
      </w:r>
      <w:bookmarkEnd w:id="768"/>
    </w:p>
    <w:p w14:paraId="3C146654" w14:textId="5C9EE657" w:rsidR="00555047" w:rsidRDefault="00EB57C6" w:rsidP="00EB57C6">
      <w:pPr>
        <w:ind w:firstLineChars="0" w:firstLine="0"/>
        <w:rPr>
          <w:ins w:id="769" w:author="Z Richard" w:date="2026-04-23T16:18:00Z" w16du:dateUtc="2026-04-23T08:18:00Z"/>
        </w:rPr>
      </w:pPr>
      <w:ins w:id="770" w:author="Z Richard" w:date="2026-04-23T16:18:00Z" w16du:dateUtc="2026-04-23T08:18:00Z">
        <w:r w:rsidRPr="0043183D">
          <w:rPr>
            <w:rFonts w:ascii="Consolas" w:hAnsi="Consolas" w:hint="eastAsia"/>
            <w:b/>
            <w:color w:val="215E99" w:themeColor="text2" w:themeTint="BF"/>
          </w:rPr>
          <w:t>台词戏，涉及演员</w:t>
        </w:r>
        <w:r w:rsidRPr="0043183D">
          <w:rPr>
            <w:rFonts w:ascii="Consolas" w:hAnsi="Consolas" w:hint="eastAsia"/>
            <w:b/>
            <w:color w:val="215E99" w:themeColor="text2" w:themeTint="BF"/>
          </w:rPr>
          <w:t>Arthur (1)</w:t>
        </w:r>
        <w:r w:rsidRPr="0043183D">
          <w:rPr>
            <w:rFonts w:ascii="Consolas" w:hAnsi="Consolas" w:hint="eastAsia"/>
            <w:b/>
            <w:color w:val="215E99" w:themeColor="text2" w:themeTint="BF"/>
          </w:rPr>
          <w:t>、</w:t>
        </w:r>
        <w:r w:rsidR="00A458ED">
          <w:rPr>
            <w:rFonts w:ascii="Consolas" w:hAnsi="Consolas" w:hint="eastAsia"/>
            <w:b/>
            <w:color w:val="215E99" w:themeColor="text2" w:themeTint="BF"/>
          </w:rPr>
          <w:t>Morgana (4)</w:t>
        </w:r>
        <w:r w:rsidR="00A458ED">
          <w:rPr>
            <w:rFonts w:ascii="Consolas" w:hAnsi="Consolas" w:hint="eastAsia"/>
            <w:b/>
            <w:color w:val="215E99" w:themeColor="text2" w:themeTint="BF"/>
          </w:rPr>
          <w:t>、</w:t>
        </w:r>
        <w:r w:rsidR="00A458ED">
          <w:rPr>
            <w:rFonts w:ascii="Consolas" w:hAnsi="Consolas" w:hint="eastAsia"/>
            <w:b/>
            <w:color w:val="215E99" w:themeColor="text2" w:themeTint="BF"/>
          </w:rPr>
          <w:t>Merlin</w:t>
        </w:r>
        <w:r w:rsidRPr="0043183D">
          <w:rPr>
            <w:rFonts w:ascii="Consolas" w:hAnsi="Consolas" w:hint="eastAsia"/>
            <w:b/>
            <w:color w:val="215E99" w:themeColor="text2" w:themeTint="BF"/>
          </w:rPr>
          <w:t xml:space="preserve"> (</w:t>
        </w:r>
        <w:r w:rsidR="00A458ED">
          <w:rPr>
            <w:rFonts w:ascii="Consolas" w:hAnsi="Consolas" w:hint="eastAsia"/>
            <w:b/>
            <w:color w:val="215E99" w:themeColor="text2" w:themeTint="BF"/>
          </w:rPr>
          <w:t>5</w:t>
        </w:r>
        <w:r w:rsidRPr="0043183D">
          <w:rPr>
            <w:rFonts w:ascii="Consolas" w:hAnsi="Consolas" w:hint="eastAsia"/>
            <w:b/>
            <w:color w:val="215E99" w:themeColor="text2" w:themeTint="BF"/>
          </w:rPr>
          <w:t>)</w:t>
        </w:r>
        <w:r>
          <w:rPr>
            <w:rFonts w:ascii="Consolas" w:hAnsi="Consolas" w:hint="eastAsia"/>
            <w:b/>
            <w:color w:val="215E99" w:themeColor="text2" w:themeTint="BF"/>
          </w:rPr>
          <w:t>、</w:t>
        </w:r>
        <w:r w:rsidR="00A458ED">
          <w:rPr>
            <w:rFonts w:ascii="Consolas" w:hAnsi="Consolas" w:hint="eastAsia"/>
            <w:b/>
            <w:color w:val="215E99" w:themeColor="text2" w:themeTint="BF"/>
          </w:rPr>
          <w:t>Kay</w:t>
        </w:r>
        <w:r>
          <w:rPr>
            <w:rFonts w:ascii="Consolas" w:hAnsi="Consolas" w:hint="eastAsia"/>
            <w:b/>
            <w:color w:val="215E99" w:themeColor="text2" w:themeTint="BF"/>
          </w:rPr>
          <w:t xml:space="preserve"> </w:t>
        </w:r>
        <w:r w:rsidRPr="0043183D">
          <w:rPr>
            <w:rFonts w:ascii="Consolas" w:hAnsi="Consolas" w:hint="eastAsia"/>
            <w:b/>
            <w:color w:val="215E99" w:themeColor="text2" w:themeTint="BF"/>
          </w:rPr>
          <w:t>(</w:t>
        </w:r>
        <w:r w:rsidR="00A458ED">
          <w:rPr>
            <w:rFonts w:ascii="Consolas" w:hAnsi="Consolas" w:hint="eastAsia"/>
            <w:b/>
            <w:color w:val="215E99" w:themeColor="text2" w:themeTint="BF"/>
          </w:rPr>
          <w:t>6</w:t>
        </w:r>
        <w:r w:rsidRPr="0043183D">
          <w:rPr>
            <w:rFonts w:ascii="Consolas" w:hAnsi="Consolas" w:hint="eastAsia"/>
            <w:b/>
            <w:color w:val="215E99" w:themeColor="text2" w:themeTint="BF"/>
          </w:rPr>
          <w:t>)</w:t>
        </w:r>
      </w:ins>
    </w:p>
    <w:p w14:paraId="18058817" w14:textId="77777777" w:rsidR="00EB57C6" w:rsidRDefault="00EB57C6">
      <w:pPr>
        <w:ind w:firstLineChars="0" w:firstLine="0"/>
        <w:pPrChange w:id="771" w:author="Z Richard" w:date="2026-04-23T16:18:00Z" w16du:dateUtc="2026-04-23T08:18:00Z">
          <w:pPr>
            <w:ind w:firstLine="440"/>
          </w:pPr>
        </w:pPrChange>
      </w:pPr>
    </w:p>
    <w:p w14:paraId="75A67DAD" w14:textId="77777777" w:rsidR="00555047" w:rsidRDefault="002E5D19">
      <w:pPr>
        <w:pStyle w:val="a3"/>
      </w:pPr>
      <w:r>
        <w:t>[</w:t>
      </w:r>
      <w:r>
        <w:rPr>
          <w:rFonts w:hint="eastAsia"/>
        </w:rPr>
        <w:t xml:space="preserve"> </w:t>
      </w:r>
      <w:r>
        <w:t>Arthur</w:t>
      </w:r>
      <w:r>
        <w:t>猛地站起，脸色惨白，这过大的信息量对他造成了剧烈的冲击</w:t>
      </w:r>
      <w:r>
        <w:rPr>
          <w:rFonts w:hint="eastAsia"/>
        </w:rPr>
        <w:t xml:space="preserve"> </w:t>
      </w:r>
      <w:r>
        <w:t>]</w:t>
      </w:r>
    </w:p>
    <w:p w14:paraId="0F305BE6" w14:textId="77777777" w:rsidR="00555047" w:rsidRDefault="00555047">
      <w:pPr>
        <w:ind w:firstLine="440"/>
      </w:pPr>
    </w:p>
    <w:p w14:paraId="4D423862" w14:textId="77777777" w:rsidR="00555047" w:rsidRDefault="002E5D19">
      <w:pPr>
        <w:pStyle w:val="ad"/>
        <w:spacing w:after="62"/>
      </w:pPr>
      <w:r>
        <w:rPr>
          <w:rFonts w:hint="eastAsia"/>
        </w:rPr>
        <w:t>Arthur</w:t>
      </w:r>
    </w:p>
    <w:p w14:paraId="0079D96D" w14:textId="77777777" w:rsidR="00555047" w:rsidRDefault="002E5D19">
      <w:pPr>
        <w:ind w:firstLine="440"/>
      </w:pPr>
      <w:r>
        <w:t xml:space="preserve">No...that can't be...I am the second son of Sir Ector, I have my parents and </w:t>
      </w:r>
      <w:r>
        <w:rPr>
          <w:rFonts w:hint="eastAsia"/>
        </w:rPr>
        <w:t xml:space="preserve">I have </w:t>
      </w:r>
      <w:r>
        <w:t>my brother...</w:t>
      </w:r>
    </w:p>
    <w:p w14:paraId="5D96EB8F" w14:textId="77777777" w:rsidR="00555047" w:rsidRDefault="002E5D19">
      <w:pPr>
        <w:ind w:firstLine="440"/>
      </w:pPr>
      <w:r>
        <w:t>不</w:t>
      </w:r>
      <w:r>
        <w:t xml:space="preserve">…… </w:t>
      </w:r>
      <w:r>
        <w:t>不可能</w:t>
      </w:r>
      <w:r>
        <w:t xml:space="preserve">…… </w:t>
      </w:r>
      <w:r>
        <w:t>我是埃克托爵士的次子，我有父母，还有哥哥</w:t>
      </w:r>
      <w:r>
        <w:t>……</w:t>
      </w:r>
    </w:p>
    <w:p w14:paraId="01D7B94D" w14:textId="77777777" w:rsidR="00555047" w:rsidRDefault="00555047">
      <w:pPr>
        <w:ind w:firstLine="440"/>
      </w:pPr>
    </w:p>
    <w:p w14:paraId="4BEC7093" w14:textId="77777777" w:rsidR="00555047" w:rsidRDefault="002E5D19">
      <w:pPr>
        <w:pStyle w:val="ad"/>
        <w:spacing w:after="62"/>
      </w:pPr>
      <w:r>
        <w:rPr>
          <w:rFonts w:hint="eastAsia"/>
        </w:rPr>
        <w:t>Morgana</w:t>
      </w:r>
    </w:p>
    <w:p w14:paraId="48A79AAF" w14:textId="77777777" w:rsidR="00555047" w:rsidRDefault="002E5D19">
      <w:pPr>
        <w:spacing w:afterLines="20" w:after="62"/>
        <w:ind w:firstLine="440"/>
      </w:pPr>
      <w:r>
        <w:t>No, Arthur Pendragon, you are the fruit of Uther's forcible rape. And my mother died after she gave birth to you.</w:t>
      </w:r>
    </w:p>
    <w:p w14:paraId="60E60FE7" w14:textId="77777777" w:rsidR="00555047" w:rsidRDefault="002E5D19">
      <w:pPr>
        <w:ind w:firstLine="440"/>
      </w:pPr>
      <w:r>
        <w:t>不对，亚瑟</w:t>
      </w:r>
      <w:r>
        <w:t>·</w:t>
      </w:r>
      <w:r>
        <w:t>潘德拉贡，你是乌瑟强行施暴留下的孩子。而我母亲生下你之后，就去世了。</w:t>
      </w:r>
    </w:p>
    <w:p w14:paraId="74FCF312" w14:textId="77777777" w:rsidR="00555047" w:rsidRPr="00E93D77" w:rsidRDefault="00E93D77">
      <w:pPr>
        <w:ind w:firstLineChars="0" w:firstLine="0"/>
        <w:rPr>
          <w:color w:val="FFFFFF" w:themeColor="background1"/>
          <w:rPrChange w:id="772" w:author="Liao Kuo" w:date="2026-04-09T15:54:00Z">
            <w:rPr/>
          </w:rPrChange>
        </w:rPr>
        <w:pPrChange w:id="773" w:author="Liao Kuo" w:date="2026-04-09T15:54:00Z">
          <w:pPr>
            <w:ind w:firstLine="442"/>
          </w:pPr>
        </w:pPrChange>
      </w:pPr>
      <w:ins w:id="774" w:author="Liao Kuo" w:date="2026-04-09T15:54:00Z">
        <w:r w:rsidRPr="00E93D77">
          <w:rPr>
            <w:rFonts w:ascii="Consolas" w:hAnsi="Consolas"/>
            <w:b/>
            <w:color w:val="FFFFFF" w:themeColor="background1"/>
            <w:highlight w:val="red"/>
            <w:rPrChange w:id="775" w:author="Liao Kuo" w:date="2026-04-09T15:54:00Z">
              <w:rPr>
                <w:rFonts w:ascii="Consolas" w:hAnsi="Consolas"/>
                <w:b/>
                <w:color w:val="000000" w:themeColor="text1"/>
                <w:highlight w:val="green"/>
              </w:rPr>
            </w:rPrChange>
          </w:rPr>
          <w:t>4 Off</w:t>
        </w:r>
      </w:ins>
    </w:p>
    <w:p w14:paraId="2705F7CC" w14:textId="77777777" w:rsidR="00555047" w:rsidRDefault="002E5D19">
      <w:pPr>
        <w:pStyle w:val="ad"/>
        <w:spacing w:after="62"/>
      </w:pPr>
      <w:r>
        <w:rPr>
          <w:rFonts w:hint="eastAsia"/>
        </w:rPr>
        <w:t>Arthur</w:t>
      </w:r>
    </w:p>
    <w:p w14:paraId="2B000322" w14:textId="77777777" w:rsidR="00555047" w:rsidRDefault="002E5D19">
      <w:pPr>
        <w:spacing w:line="300" w:lineRule="exact"/>
        <w:ind w:firstLine="440"/>
      </w:pPr>
      <w:r>
        <w:t>No...</w:t>
      </w:r>
      <w:r>
        <w:rPr>
          <w:rStyle w:val="a4"/>
        </w:rPr>
        <w:t>（冲向</w:t>
      </w:r>
      <w:r>
        <w:rPr>
          <w:rStyle w:val="a4"/>
        </w:rPr>
        <w:t>Kay</w:t>
      </w:r>
      <w:r>
        <w:rPr>
          <w:rStyle w:val="a4"/>
        </w:rPr>
        <w:t>）</w:t>
      </w:r>
      <w:r>
        <w:t xml:space="preserve">brother! It's not true, </w:t>
      </w:r>
      <w:r>
        <w:rPr>
          <w:rFonts w:hint="eastAsia"/>
        </w:rPr>
        <w:t>is it</w:t>
      </w:r>
      <w:r>
        <w:t xml:space="preserve">? Tell me it's not true. Tell me I am the second son of our parents. Tell me I am your </w:t>
      </w:r>
      <w:r>
        <w:rPr>
          <w:rFonts w:hint="eastAsia"/>
        </w:rPr>
        <w:t>younger</w:t>
      </w:r>
      <w:r>
        <w:t xml:space="preserve"> brother!</w:t>
      </w:r>
    </w:p>
    <w:p w14:paraId="3A8507C5" w14:textId="77777777" w:rsidR="00555047" w:rsidRDefault="002E5D19">
      <w:pPr>
        <w:ind w:firstLine="440"/>
      </w:pPr>
      <w:r>
        <w:t>不</w:t>
      </w:r>
      <w:r>
        <w:t>……</w:t>
      </w:r>
      <w:r>
        <w:t>哥哥！这不是真的，对不对？告诉我这不是真的！我就是爸妈的儿子，对不对？我是你的弟弟</w:t>
      </w:r>
      <w:r>
        <w:t>……</w:t>
      </w:r>
    </w:p>
    <w:p w14:paraId="1C87D0EF" w14:textId="77777777" w:rsidR="00555047" w:rsidRDefault="00555047">
      <w:pPr>
        <w:ind w:firstLine="440"/>
      </w:pPr>
    </w:p>
    <w:p w14:paraId="2167156D" w14:textId="77777777" w:rsidR="00555047" w:rsidRDefault="002E5D19">
      <w:pPr>
        <w:pStyle w:val="ad"/>
        <w:spacing w:after="62"/>
      </w:pPr>
      <w:r>
        <w:rPr>
          <w:rFonts w:hint="eastAsia"/>
        </w:rPr>
        <w:t>Kay</w:t>
      </w:r>
    </w:p>
    <w:p w14:paraId="0AADBDB5" w14:textId="77777777" w:rsidR="00555047" w:rsidRDefault="002E5D19">
      <w:pPr>
        <w:ind w:firstLine="440"/>
      </w:pPr>
      <w:r>
        <w:rPr>
          <w:rFonts w:hint="eastAsia"/>
        </w:rPr>
        <w:t>I</w:t>
      </w:r>
      <w:r>
        <w:t>...I can't lie to the King...</w:t>
      </w:r>
    </w:p>
    <w:p w14:paraId="46538AB1" w14:textId="77777777" w:rsidR="00555047" w:rsidRDefault="002E5D19">
      <w:pPr>
        <w:ind w:firstLine="440"/>
      </w:pPr>
      <w:r>
        <w:t>我</w:t>
      </w:r>
      <w:r>
        <w:t>……</w:t>
      </w:r>
      <w:r>
        <w:t>我不能对国王说谎</w:t>
      </w:r>
      <w:r>
        <w:t>……</w:t>
      </w:r>
    </w:p>
    <w:p w14:paraId="0DFC7C26" w14:textId="77777777" w:rsidR="00555047" w:rsidRPr="00E93D77" w:rsidRDefault="00E93D77">
      <w:pPr>
        <w:ind w:firstLineChars="0" w:firstLine="0"/>
        <w:rPr>
          <w:color w:val="FFFFFF" w:themeColor="background1"/>
          <w:rPrChange w:id="776" w:author="Liao Kuo" w:date="2026-04-09T15:54:00Z">
            <w:rPr/>
          </w:rPrChange>
        </w:rPr>
        <w:pPrChange w:id="777" w:author="Liao Kuo" w:date="2026-04-09T15:54:00Z">
          <w:pPr>
            <w:ind w:firstLine="442"/>
          </w:pPr>
        </w:pPrChange>
      </w:pPr>
      <w:ins w:id="778" w:author="Liao Kuo" w:date="2026-04-09T15:54:00Z">
        <w:r w:rsidRPr="00E93D77">
          <w:rPr>
            <w:rFonts w:ascii="Consolas" w:hAnsi="Consolas"/>
            <w:b/>
            <w:color w:val="FFFFFF" w:themeColor="background1"/>
            <w:highlight w:val="red"/>
            <w:rPrChange w:id="779" w:author="Liao Kuo" w:date="2026-04-09T15:55:00Z">
              <w:rPr>
                <w:rFonts w:ascii="Consolas" w:hAnsi="Consolas"/>
                <w:b/>
                <w:color w:val="000000" w:themeColor="text1"/>
                <w:highlight w:val="green"/>
              </w:rPr>
            </w:rPrChange>
          </w:rPr>
          <w:t>6 Off</w:t>
        </w:r>
      </w:ins>
    </w:p>
    <w:p w14:paraId="2A337B19" w14:textId="77777777" w:rsidR="00555047" w:rsidRDefault="002E5D19">
      <w:pPr>
        <w:pStyle w:val="a3"/>
      </w:pPr>
      <w:r>
        <w:t>[</w:t>
      </w:r>
      <w:r>
        <w:rPr>
          <w:rFonts w:hint="eastAsia"/>
        </w:rPr>
        <w:t xml:space="preserve"> </w:t>
      </w:r>
      <w:r>
        <w:t>Arthur</w:t>
      </w:r>
      <w:r>
        <w:t>踉跄地退开，他几乎用尽了全部力气才勉强站稳。</w:t>
      </w:r>
      <w:r>
        <w:t>Morgana</w:t>
      </w:r>
      <w:r>
        <w:t>说的那个故事一字一句回荡在他的脑海，冲击他的神智。他忽然想起，那段故事里，还有一个魔法师</w:t>
      </w:r>
      <w:r>
        <w:t>……</w:t>
      </w:r>
      <w:r>
        <w:rPr>
          <w:rFonts w:hint="eastAsia"/>
        </w:rPr>
        <w:t xml:space="preserve"> </w:t>
      </w:r>
      <w:r>
        <w:t>]</w:t>
      </w:r>
    </w:p>
    <w:p w14:paraId="140637E4" w14:textId="77777777" w:rsidR="00555047" w:rsidRDefault="00555047">
      <w:pPr>
        <w:ind w:firstLine="440"/>
      </w:pPr>
    </w:p>
    <w:p w14:paraId="4D9AD615" w14:textId="77777777" w:rsidR="00555047" w:rsidRDefault="002E5D19">
      <w:pPr>
        <w:pStyle w:val="ad"/>
        <w:spacing w:after="62"/>
      </w:pPr>
      <w:r>
        <w:rPr>
          <w:rFonts w:hint="eastAsia"/>
        </w:rPr>
        <w:t>Arthur</w:t>
      </w:r>
    </w:p>
    <w:p w14:paraId="4813BC92" w14:textId="77777777" w:rsidR="00555047" w:rsidRDefault="002E5D19">
      <w:pPr>
        <w:ind w:firstLine="440"/>
      </w:pPr>
      <w:r>
        <w:t>Merlin! Where are you!!!</w:t>
      </w:r>
    </w:p>
    <w:p w14:paraId="3835F7D1" w14:textId="77777777" w:rsidR="00555047" w:rsidRDefault="002E5D19">
      <w:pPr>
        <w:ind w:firstLine="440"/>
      </w:pPr>
      <w:r>
        <w:t>梅林！你在哪里！！！</w:t>
      </w:r>
    </w:p>
    <w:p w14:paraId="0970F169" w14:textId="77777777" w:rsidR="00555047" w:rsidRDefault="00555047">
      <w:pPr>
        <w:ind w:firstLine="440"/>
      </w:pPr>
    </w:p>
    <w:p w14:paraId="4CE9EC83" w14:textId="77777777" w:rsidR="00555047" w:rsidRDefault="002E5D19">
      <w:pPr>
        <w:pStyle w:val="ad"/>
        <w:spacing w:after="62"/>
      </w:pPr>
      <w:r>
        <w:rPr>
          <w:rFonts w:hint="eastAsia"/>
        </w:rPr>
        <w:t>Merlin</w:t>
      </w:r>
    </w:p>
    <w:p w14:paraId="45232D3D" w14:textId="77777777" w:rsidR="00555047" w:rsidRDefault="002E5D19">
      <w:pPr>
        <w:ind w:firstLine="440"/>
      </w:pPr>
      <w:r>
        <w:t>I am</w:t>
      </w:r>
      <w:r>
        <w:rPr>
          <w:rFonts w:hint="eastAsia"/>
        </w:rPr>
        <w:t xml:space="preserve"> here</w:t>
      </w:r>
      <w:r>
        <w:t>, Arthur.</w:t>
      </w:r>
    </w:p>
    <w:p w14:paraId="718B5A38" w14:textId="77777777" w:rsidR="00555047" w:rsidRDefault="002E5D19">
      <w:pPr>
        <w:ind w:firstLine="440"/>
      </w:pPr>
      <w:r>
        <w:t>我在这儿，亚瑟。</w:t>
      </w:r>
    </w:p>
    <w:p w14:paraId="0A11071D" w14:textId="77777777" w:rsidR="00555047" w:rsidRDefault="00555047">
      <w:pPr>
        <w:ind w:firstLine="440"/>
      </w:pPr>
    </w:p>
    <w:p w14:paraId="4A4AA53F" w14:textId="77777777" w:rsidR="00555047" w:rsidRDefault="002E5D19">
      <w:pPr>
        <w:ind w:firstLine="440"/>
      </w:pPr>
      <w:r>
        <w:rPr>
          <w:rFonts w:hint="eastAsia"/>
        </w:rPr>
        <w:br w:type="page"/>
      </w:r>
    </w:p>
    <w:p w14:paraId="2CB24731" w14:textId="77777777" w:rsidR="00555047" w:rsidRDefault="002E5D19">
      <w:pPr>
        <w:pStyle w:val="ad"/>
        <w:spacing w:after="62"/>
      </w:pPr>
      <w:r>
        <w:rPr>
          <w:rFonts w:hint="eastAsia"/>
        </w:rPr>
        <w:lastRenderedPageBreak/>
        <w:t>Arthur</w:t>
      </w:r>
    </w:p>
    <w:p w14:paraId="4E61EC74" w14:textId="77777777" w:rsidR="00555047" w:rsidRDefault="002E5D19">
      <w:pPr>
        <w:spacing w:afterLines="20" w:after="62"/>
        <w:ind w:firstLine="440"/>
      </w:pPr>
      <w:r>
        <w:t>Is it true? What she said—about Uther, about my mother… about me? How could he do that? It’s monstrous, unforgivable! And that magician—was it you? Did you help him?</w:t>
      </w:r>
    </w:p>
    <w:p w14:paraId="1DB90D30" w14:textId="77777777" w:rsidR="00555047" w:rsidRDefault="002E5D19">
      <w:pPr>
        <w:ind w:firstLine="440"/>
      </w:pPr>
      <w:r>
        <w:t>她说的是真的吗？关于乌瑟先王，关于我母亲</w:t>
      </w:r>
      <w:r>
        <w:t xml:space="preserve">…… </w:t>
      </w:r>
      <w:r>
        <w:t>还有我的身世？他怎么能做出那种事？太可怕了，根本不可饶恕！还有那个魔法师</w:t>
      </w:r>
      <w:r>
        <w:t xml:space="preserve"> </w:t>
      </w:r>
      <w:r>
        <w:rPr>
          <w:rFonts w:hint="eastAsia"/>
        </w:rPr>
        <w:t>——</w:t>
      </w:r>
      <w:r>
        <w:t xml:space="preserve"> </w:t>
      </w:r>
      <w:r>
        <w:t>是你吗？是你帮了他？</w:t>
      </w:r>
    </w:p>
    <w:p w14:paraId="5F3BA541" w14:textId="77777777" w:rsidR="00555047" w:rsidRDefault="00555047">
      <w:pPr>
        <w:ind w:firstLine="440"/>
      </w:pPr>
    </w:p>
    <w:p w14:paraId="0E3F9F02" w14:textId="77777777" w:rsidR="00555047" w:rsidRDefault="002E5D19">
      <w:pPr>
        <w:pStyle w:val="ad"/>
        <w:spacing w:after="62"/>
      </w:pPr>
      <w:r>
        <w:rPr>
          <w:rFonts w:hint="eastAsia"/>
        </w:rPr>
        <w:t>Merlin</w:t>
      </w:r>
    </w:p>
    <w:p w14:paraId="39C3D4E3" w14:textId="77777777" w:rsidR="00555047" w:rsidRDefault="002E5D19">
      <w:pPr>
        <w:spacing w:afterLines="20" w:after="62"/>
        <w:ind w:firstLine="440"/>
      </w:pPr>
      <w:r>
        <w:t>It is true. Uther begged for my help, and I gave it. I thought uniting Britain required a strong king—but I was blind to the cost.</w:t>
      </w:r>
    </w:p>
    <w:p w14:paraId="28CAD50B" w14:textId="77777777" w:rsidR="00555047" w:rsidRDefault="002E5D19">
      <w:pPr>
        <w:ind w:firstLine="440"/>
      </w:pPr>
      <w:r>
        <w:t>是真的。当年乌瑟求我帮忙，我答应了。我曾以为，要统一不列颠，需要一位强大的国王</w:t>
      </w:r>
      <w:r>
        <w:t xml:space="preserve"> </w:t>
      </w:r>
      <w:r>
        <w:rPr>
          <w:rFonts w:hint="eastAsia"/>
        </w:rPr>
        <w:t>——</w:t>
      </w:r>
      <w:r>
        <w:t xml:space="preserve"> </w:t>
      </w:r>
      <w:r>
        <w:t>可我却看不见这背后的代价。</w:t>
      </w:r>
    </w:p>
    <w:p w14:paraId="085BD2E7" w14:textId="77777777" w:rsidR="00555047" w:rsidRDefault="00555047">
      <w:pPr>
        <w:ind w:firstLine="440"/>
      </w:pPr>
    </w:p>
    <w:p w14:paraId="45B69B78" w14:textId="77777777" w:rsidR="00555047" w:rsidRDefault="002E5D19">
      <w:pPr>
        <w:pStyle w:val="ad"/>
        <w:spacing w:after="62"/>
      </w:pPr>
      <w:r>
        <w:rPr>
          <w:rFonts w:hint="eastAsia"/>
        </w:rPr>
        <w:t>Arthur</w:t>
      </w:r>
    </w:p>
    <w:p w14:paraId="0977233D" w14:textId="77777777" w:rsidR="00555047" w:rsidRDefault="002E5D19">
      <w:pPr>
        <w:ind w:firstLine="440"/>
      </w:pPr>
      <w:r>
        <w:t xml:space="preserve">A strong King? Does a real King </w:t>
      </w:r>
      <w:r>
        <w:rPr>
          <w:rFonts w:hint="eastAsia"/>
        </w:rPr>
        <w:t>lie</w:t>
      </w:r>
      <w:r>
        <w:t xml:space="preserve"> with a</w:t>
      </w:r>
      <w:r>
        <w:rPr>
          <w:rFonts w:hint="eastAsia"/>
        </w:rPr>
        <w:t>nother</w:t>
      </w:r>
      <w:r>
        <w:t>’</w:t>
      </w:r>
      <w:r>
        <w:rPr>
          <w:rFonts w:hint="eastAsia"/>
        </w:rPr>
        <w:t>s</w:t>
      </w:r>
      <w:r>
        <w:t xml:space="preserve"> </w:t>
      </w:r>
      <w:proofErr w:type="spellStart"/>
      <w:r>
        <w:rPr>
          <w:rFonts w:hint="eastAsia"/>
        </w:rPr>
        <w:t>unconsenting</w:t>
      </w:r>
      <w:proofErr w:type="spellEnd"/>
      <w:r>
        <w:t xml:space="preserve"> wife???</w:t>
      </w:r>
    </w:p>
    <w:p w14:paraId="3A8F8A11" w14:textId="77777777" w:rsidR="00555047" w:rsidRDefault="002E5D19">
      <w:pPr>
        <w:ind w:firstLine="440"/>
      </w:pPr>
      <w:r>
        <w:t>强大的国王？真正的国王会强迫别人的妻子和自己在一起吗？！</w:t>
      </w:r>
    </w:p>
    <w:p w14:paraId="2FB07CC7" w14:textId="77777777" w:rsidR="00555047" w:rsidRDefault="00555047">
      <w:pPr>
        <w:ind w:firstLine="440"/>
      </w:pPr>
    </w:p>
    <w:p w14:paraId="20AFA687" w14:textId="77777777" w:rsidR="00555047" w:rsidRDefault="002E5D19">
      <w:pPr>
        <w:pStyle w:val="ad"/>
        <w:spacing w:after="62"/>
      </w:pPr>
      <w:r>
        <w:rPr>
          <w:rFonts w:hint="eastAsia"/>
        </w:rPr>
        <w:t>Merlin</w:t>
      </w:r>
    </w:p>
    <w:p w14:paraId="0D94406B" w14:textId="77777777" w:rsidR="00555047" w:rsidRDefault="002E5D19">
      <w:pPr>
        <w:spacing w:afterLines="20" w:after="62"/>
        <w:ind w:firstLine="440"/>
      </w:pPr>
      <w:r>
        <w:t>Th</w:t>
      </w:r>
      <w:r>
        <w:rPr>
          <w:rFonts w:hint="eastAsia"/>
        </w:rPr>
        <w:t>e</w:t>
      </w:r>
      <w:r>
        <w:t xml:space="preserve"> lady of </w:t>
      </w:r>
      <w:proofErr w:type="spellStart"/>
      <w:r>
        <w:t>Kareol</w:t>
      </w:r>
      <w:proofErr w:type="spellEnd"/>
      <w:r>
        <w:t xml:space="preserve">, your </w:t>
      </w:r>
      <w:proofErr w:type="spellStart"/>
      <w:r>
        <w:t>half sister</w:t>
      </w:r>
      <w:proofErr w:type="spellEnd"/>
      <w:r>
        <w:t>, is called Morgana. Her rage, and your mother’s pain … they are my sin. And so I watched over you, had Sir Ector</w:t>
      </w:r>
      <w:r>
        <w:rPr>
          <w:rFonts w:hint="eastAsia"/>
        </w:rPr>
        <w:t xml:space="preserve"> act</w:t>
      </w:r>
      <w:r>
        <w:t xml:space="preserve"> as your father, and </w:t>
      </w:r>
      <w:r>
        <w:rPr>
          <w:rFonts w:hint="eastAsia"/>
        </w:rPr>
        <w:t>ac</w:t>
      </w:r>
      <w:r>
        <w:t>compan</w:t>
      </w:r>
      <w:r>
        <w:rPr>
          <w:rFonts w:hint="eastAsia"/>
        </w:rPr>
        <w:t>ied</w:t>
      </w:r>
      <w:r>
        <w:t xml:space="preserve"> you </w:t>
      </w:r>
      <w:r>
        <w:rPr>
          <w:rFonts w:hint="eastAsia"/>
        </w:rPr>
        <w:t>as</w:t>
      </w:r>
      <w:r>
        <w:t xml:space="preserve"> Britain's savior. </w:t>
      </w:r>
      <w:r>
        <w:rPr>
          <w:rFonts w:hint="eastAsia"/>
        </w:rPr>
        <w:t>Such</w:t>
      </w:r>
      <w:r>
        <w:t xml:space="preserve"> is my penance.</w:t>
      </w:r>
    </w:p>
    <w:p w14:paraId="0B780544" w14:textId="77777777" w:rsidR="00555047" w:rsidRDefault="002E5D19">
      <w:pPr>
        <w:ind w:firstLine="440"/>
      </w:pPr>
      <w:r>
        <w:t>那位卡里尔的领主小姐，也是你同母异父的姐姐，她的名字叫莫甘娜。她的怨恨，还有你母亲的痛苦</w:t>
      </w:r>
      <w:r>
        <w:t>……</w:t>
      </w:r>
      <w:r>
        <w:t>这都是我的罪孽。所以我一直暗中守护你，让埃克托爵士收养你，陪着你成长，希望你能成为不列颠的救世主国王。这是我的赎罪之路。</w:t>
      </w:r>
    </w:p>
    <w:p w14:paraId="166EC49E" w14:textId="77777777" w:rsidR="00555047" w:rsidRDefault="00555047">
      <w:pPr>
        <w:ind w:firstLine="440"/>
      </w:pPr>
    </w:p>
    <w:p w14:paraId="32799CBE" w14:textId="77777777" w:rsidR="00555047" w:rsidRDefault="002E5D19">
      <w:pPr>
        <w:pStyle w:val="ad"/>
        <w:spacing w:after="62"/>
      </w:pPr>
      <w:r>
        <w:rPr>
          <w:rFonts w:hint="eastAsia"/>
        </w:rPr>
        <w:t>Arthur</w:t>
      </w:r>
    </w:p>
    <w:p w14:paraId="7E7EF977" w14:textId="77777777" w:rsidR="00555047" w:rsidRDefault="002E5D19">
      <w:pPr>
        <w:spacing w:afterLines="20" w:after="62"/>
        <w:ind w:firstLine="440"/>
      </w:pPr>
      <w:r>
        <w:t xml:space="preserve">Penance? What about me? I didn’t ask for this! I didn’t commit that crime! Why </w:t>
      </w:r>
      <w:r>
        <w:rPr>
          <w:rFonts w:hint="eastAsia"/>
        </w:rPr>
        <w:t>must</w:t>
      </w:r>
      <w:r>
        <w:t xml:space="preserve"> I bear it? Why </w:t>
      </w:r>
      <w:r>
        <w:rPr>
          <w:rFonts w:hint="eastAsia"/>
        </w:rPr>
        <w:t>must</w:t>
      </w:r>
      <w:r>
        <w:t xml:space="preserve"> I </w:t>
      </w:r>
      <w:r>
        <w:rPr>
          <w:rFonts w:hint="eastAsia"/>
        </w:rPr>
        <w:t>bear witness to the pain in</w:t>
      </w:r>
      <w:r>
        <w:t xml:space="preserve"> Morgana’s eyes—</w:t>
      </w:r>
      <w:r>
        <w:rPr>
          <w:rFonts w:hint="eastAsia"/>
        </w:rPr>
        <w:t>as if it were</w:t>
      </w:r>
      <w:r>
        <w:t xml:space="preserve"> my fault?</w:t>
      </w:r>
    </w:p>
    <w:p w14:paraId="68353F44" w14:textId="77777777" w:rsidR="00555047" w:rsidRDefault="002E5D19">
      <w:pPr>
        <w:ind w:firstLine="440"/>
      </w:pPr>
      <w:r>
        <w:t>你的赎罪？那我呢？我从没要求过这样的人生！这罪孽不是我犯下的！为什么要让我来承受？为什么我看着莫甘娜的眼睛，看到她满眼的痛苦时，会觉得像是我的错？</w:t>
      </w:r>
    </w:p>
    <w:p w14:paraId="5DC9096A" w14:textId="77777777" w:rsidR="00555047" w:rsidRDefault="00555047">
      <w:pPr>
        <w:ind w:firstLine="440"/>
      </w:pPr>
    </w:p>
    <w:p w14:paraId="047B0F10" w14:textId="77777777" w:rsidR="00555047" w:rsidRDefault="002E5D19">
      <w:pPr>
        <w:pStyle w:val="ad"/>
        <w:spacing w:after="62"/>
      </w:pPr>
      <w:r>
        <w:rPr>
          <w:rFonts w:hint="eastAsia"/>
        </w:rPr>
        <w:t>Merlin</w:t>
      </w:r>
    </w:p>
    <w:p w14:paraId="7FFD8D55" w14:textId="77777777" w:rsidR="00555047" w:rsidRDefault="002E5D19">
      <w:pPr>
        <w:spacing w:afterLines="20" w:after="62"/>
        <w:ind w:firstLine="440"/>
      </w:pPr>
      <w:r>
        <w:t xml:space="preserve">Because kings are no ordinary men, Arthur. A blacksmith does not answer for his father’s debts—but a king </w:t>
      </w:r>
      <w:r>
        <w:rPr>
          <w:rFonts w:hint="eastAsia"/>
        </w:rPr>
        <w:t xml:space="preserve">must </w:t>
      </w:r>
      <w:r>
        <w:t>answer for his kingdom’s scars. Uther’s sin tore this land</w:t>
      </w:r>
      <w:r>
        <w:rPr>
          <w:rFonts w:hint="eastAsia"/>
        </w:rPr>
        <w:t xml:space="preserve"> apart</w:t>
      </w:r>
      <w:r>
        <w:t xml:space="preserve">; </w:t>
      </w:r>
      <w:r>
        <w:rPr>
          <w:rFonts w:hint="eastAsia"/>
        </w:rPr>
        <w:t xml:space="preserve">and </w:t>
      </w:r>
      <w:r>
        <w:t xml:space="preserve">only you can mend it. You have power Uther never had—power to choose goodness, to seek the Grail, to build a Camelot where no one </w:t>
      </w:r>
      <w:r>
        <w:rPr>
          <w:rFonts w:hint="eastAsia"/>
        </w:rPr>
        <w:t xml:space="preserve">will </w:t>
      </w:r>
      <w:r>
        <w:t xml:space="preserve">suffer as Morgana did. But power </w:t>
      </w:r>
      <w:r>
        <w:rPr>
          <w:rFonts w:hint="eastAsia"/>
        </w:rPr>
        <w:t>yields</w:t>
      </w:r>
      <w:r>
        <w:t xml:space="preserve"> pain. It is the price of ruling not </w:t>
      </w:r>
      <w:r>
        <w:rPr>
          <w:rFonts w:hint="eastAsia"/>
        </w:rPr>
        <w:t>just</w:t>
      </w:r>
      <w:r>
        <w:t xml:space="preserve"> yourself, but all.</w:t>
      </w:r>
    </w:p>
    <w:p w14:paraId="3D2402BF" w14:textId="77777777" w:rsidR="00555047" w:rsidRDefault="002E5D19">
      <w:pPr>
        <w:ind w:firstLine="440"/>
      </w:pPr>
      <w:r>
        <w:t>因为国王和普通人不一样，亚瑟。铁匠不用偿还父亲的债务</w:t>
      </w:r>
      <w:r>
        <w:t xml:space="preserve"> </w:t>
      </w:r>
      <w:r>
        <w:rPr>
          <w:rFonts w:hint="eastAsia"/>
        </w:rPr>
        <w:t>——</w:t>
      </w:r>
      <w:r>
        <w:t xml:space="preserve"> </w:t>
      </w:r>
      <w:r>
        <w:t>但国王要为王国的伤痕负责。乌瑟的罪孽撕裂了这片土地，而只有你能修复它。你拥有乌瑟从未有过的力量</w:t>
      </w:r>
      <w:r>
        <w:t xml:space="preserve"> </w:t>
      </w:r>
      <w:r>
        <w:rPr>
          <w:rFonts w:hint="eastAsia"/>
        </w:rPr>
        <w:t>——</w:t>
      </w:r>
      <w:r>
        <w:t xml:space="preserve"> </w:t>
      </w:r>
      <w:r>
        <w:t>选择善良的力量，追寻圣杯的力量，建立一个</w:t>
      </w:r>
      <w:r>
        <w:t xml:space="preserve"> “</w:t>
      </w:r>
      <w:r>
        <w:t>无人会像莫甘娜那样受苦</w:t>
      </w:r>
      <w:r>
        <w:t xml:space="preserve">” </w:t>
      </w:r>
      <w:r>
        <w:t>的王国的力量。但力量必然伴随着痛苦。这就是</w:t>
      </w:r>
      <w:r>
        <w:t xml:space="preserve"> “</w:t>
      </w:r>
      <w:r>
        <w:t>不为自己，而为所有人统治</w:t>
      </w:r>
      <w:r>
        <w:t xml:space="preserve">” </w:t>
      </w:r>
      <w:r>
        <w:t>的代价。</w:t>
      </w:r>
    </w:p>
    <w:p w14:paraId="298A1F72" w14:textId="77777777" w:rsidR="00555047" w:rsidRDefault="00555047">
      <w:pPr>
        <w:ind w:firstLine="440"/>
      </w:pPr>
    </w:p>
    <w:p w14:paraId="32E52BE3" w14:textId="77777777" w:rsidR="00555047" w:rsidRDefault="002E5D19">
      <w:pPr>
        <w:pStyle w:val="ad"/>
        <w:pageBreakBefore/>
        <w:spacing w:after="62"/>
      </w:pPr>
      <w:r>
        <w:rPr>
          <w:rFonts w:hint="eastAsia"/>
        </w:rPr>
        <w:lastRenderedPageBreak/>
        <w:t>Arthur</w:t>
      </w:r>
    </w:p>
    <w:p w14:paraId="1CD16448" w14:textId="77777777" w:rsidR="00555047" w:rsidRDefault="002E5D19">
      <w:pPr>
        <w:spacing w:afterLines="20" w:after="62"/>
        <w:ind w:firstLine="440"/>
      </w:pPr>
      <w:r>
        <w:t xml:space="preserve">The Grail… Camelot’s future. You’re right. I </w:t>
      </w:r>
      <w:r>
        <w:rPr>
          <w:rFonts w:hint="eastAsia"/>
        </w:rPr>
        <w:t>cannot</w:t>
      </w:r>
      <w:r>
        <w:t xml:space="preserve"> change what Uther did. I </w:t>
      </w:r>
      <w:r>
        <w:rPr>
          <w:rFonts w:hint="eastAsia"/>
        </w:rPr>
        <w:t>cannot</w:t>
      </w:r>
      <w:r>
        <w:t xml:space="preserve"> take Morgana’s pain away. But I can… I can be better. For her. For all of them.</w:t>
      </w:r>
    </w:p>
    <w:p w14:paraId="2800D634" w14:textId="77777777" w:rsidR="00555047" w:rsidRDefault="002E5D19">
      <w:pPr>
        <w:ind w:firstLine="440"/>
      </w:pPr>
      <w:r>
        <w:t>圣杯</w:t>
      </w:r>
      <w:r>
        <w:t xml:space="preserve">…… </w:t>
      </w:r>
      <w:r>
        <w:t>王国的未来</w:t>
      </w:r>
      <w:r>
        <w:t>……</w:t>
      </w:r>
      <w:r>
        <w:t>你说得对，我无法改变乌瑟做过的事，也无法抹去莫甘娜的痛苦。但我可以</w:t>
      </w:r>
      <w:r>
        <w:t xml:space="preserve">…… </w:t>
      </w:r>
      <w:r>
        <w:t>我可以做得更好。为了她，也为了所有人。</w:t>
      </w:r>
    </w:p>
    <w:p w14:paraId="43265DA2" w14:textId="713C19DB" w:rsidR="00555047" w:rsidRPr="004B2072" w:rsidRDefault="00E93D77">
      <w:pPr>
        <w:ind w:firstLineChars="0" w:firstLine="0"/>
        <w:rPr>
          <w:rFonts w:ascii="Consolas" w:hAnsi="Consolas"/>
          <w:b/>
          <w:rPrChange w:id="780" w:author="Z Richard" w:date="2026-04-24T02:13:00Z" w16du:dateUtc="2026-04-23T18:13:00Z">
            <w:rPr/>
          </w:rPrChange>
        </w:rPr>
        <w:pPrChange w:id="781" w:author="Liao Kuo" w:date="2026-04-09T15:59:00Z">
          <w:pPr>
            <w:ind w:firstLine="442"/>
          </w:pPr>
        </w:pPrChange>
      </w:pPr>
      <w:ins w:id="782" w:author="Liao Kuo" w:date="2026-04-09T16:00:00Z">
        <w:r w:rsidRPr="00E93D77">
          <w:rPr>
            <w:rFonts w:ascii="Consolas" w:hAnsi="Consolas"/>
            <w:b/>
            <w:color w:val="FFFFFF" w:themeColor="background1"/>
            <w:highlight w:val="red"/>
            <w:rPrChange w:id="783" w:author="Liao Kuo" w:date="2026-04-09T16:00:00Z">
              <w:rPr>
                <w:rFonts w:ascii="Consolas" w:hAnsi="Consolas"/>
                <w:b/>
                <w:color w:val="000000" w:themeColor="text1"/>
                <w:highlight w:val="green"/>
              </w:rPr>
            </w:rPrChange>
          </w:rPr>
          <w:t>2 Off,</w:t>
        </w:r>
        <w:r w:rsidRPr="000645A2">
          <w:rPr>
            <w:rFonts w:ascii="Consolas" w:hAnsi="Consolas"/>
            <w:b/>
            <w:color w:val="FFFFFF" w:themeColor="background1"/>
            <w:highlight w:val="yellow"/>
            <w:rPrChange w:id="784" w:author="Z Richard" w:date="2026-04-23T16:20:00Z" w16du:dateUtc="2026-04-23T08:20:00Z">
              <w:rPr>
                <w:rFonts w:ascii="Consolas" w:hAnsi="Consolas"/>
                <w:b/>
                <w:color w:val="000000" w:themeColor="text1"/>
                <w:highlight w:val="green"/>
              </w:rPr>
            </w:rPrChange>
          </w:rPr>
          <w:t xml:space="preserve"> </w:t>
        </w:r>
        <w:r w:rsidRPr="00E93D77">
          <w:rPr>
            <w:rFonts w:ascii="Consolas" w:hAnsi="Consolas"/>
            <w:b/>
            <w:color w:val="000000" w:themeColor="text1"/>
            <w:highlight w:val="yellow"/>
            <w:rPrChange w:id="785" w:author="Liao Kuo" w:date="2026-04-09T16:00:00Z">
              <w:rPr>
                <w:rFonts w:ascii="Consolas" w:hAnsi="Consolas"/>
                <w:b/>
                <w:color w:val="000000" w:themeColor="text1"/>
                <w:highlight w:val="green"/>
              </w:rPr>
            </w:rPrChange>
          </w:rPr>
          <w:t>5 Only</w:t>
        </w:r>
      </w:ins>
      <w:ins w:id="786" w:author="Z Richard" w:date="2026-04-23T16:20:00Z" w16du:dateUtc="2026-04-23T08:20:00Z">
        <w:r w:rsidR="00CD2D38">
          <w:rPr>
            <w:rFonts w:ascii="Consolas" w:hAnsi="Consolas" w:hint="eastAsia"/>
            <w:b/>
            <w:color w:val="000000" w:themeColor="text1"/>
            <w:highlight w:val="yellow"/>
          </w:rPr>
          <w:t>,</w:t>
        </w:r>
      </w:ins>
      <w:ins w:id="787" w:author="Z Richard" w:date="2026-04-23T16:19:00Z" w16du:dateUtc="2026-04-23T08:19:00Z">
        <w:r w:rsidR="00CD2D38" w:rsidRPr="00806FE6">
          <w:rPr>
            <w:rFonts w:ascii="Consolas" w:hAnsi="Consolas" w:hint="eastAsia"/>
            <w:b/>
            <w:highlight w:val="green"/>
          </w:rPr>
          <w:t xml:space="preserve"> </w:t>
        </w:r>
      </w:ins>
      <w:ins w:id="788" w:author="Z Richard" w:date="2026-04-24T02:14:00Z" w16du:dateUtc="2026-04-23T18:14:00Z">
        <w:r w:rsidR="00565801">
          <w:rPr>
            <w:rFonts w:ascii="Consolas" w:hAnsi="Consolas" w:hint="eastAsia"/>
            <w:b/>
            <w:highlight w:val="green"/>
          </w:rPr>
          <w:t>伴奏</w:t>
        </w:r>
        <w:r w:rsidR="00565801">
          <w:rPr>
            <w:rFonts w:ascii="Consolas" w:hAnsi="Consolas" w:hint="eastAsia"/>
            <w:b/>
            <w:highlight w:val="green"/>
          </w:rPr>
          <w:t>Up</w:t>
        </w:r>
      </w:ins>
      <w:ins w:id="789" w:author="Z Richard" w:date="2026-04-24T02:13:00Z" w16du:dateUtc="2026-04-23T18:13:00Z">
        <w:r w:rsidR="00DB1544">
          <w:rPr>
            <w:rFonts w:ascii="Consolas" w:hAnsi="Consolas" w:hint="eastAsia"/>
            <w:b/>
            <w:highlight w:val="green"/>
          </w:rPr>
          <w:t xml:space="preserve"> </w:t>
        </w:r>
        <w:r w:rsidR="00DB1544">
          <w:rPr>
            <w:rFonts w:ascii="Consolas" w:hAnsi="Consolas" w:hint="eastAsia"/>
            <w:b/>
            <w:highlight w:val="green"/>
          </w:rPr>
          <w:t>额外加</w:t>
        </w:r>
        <w:r w:rsidR="00DB1544">
          <w:rPr>
            <w:rFonts w:ascii="Consolas" w:hAnsi="Consolas" w:hint="eastAsia"/>
            <w:b/>
            <w:highlight w:val="green"/>
          </w:rPr>
          <w:t>1</w:t>
        </w:r>
        <w:r w:rsidR="00DB1544" w:rsidRPr="00761E8A">
          <w:rPr>
            <w:rFonts w:ascii="Consolas" w:hAnsi="Consolas"/>
            <w:b/>
            <w:highlight w:val="green"/>
          </w:rPr>
          <w:t>-</w:t>
        </w:r>
        <w:r w:rsidR="00DB1544">
          <w:rPr>
            <w:rFonts w:ascii="Consolas" w:hAnsi="Consolas" w:hint="eastAsia"/>
            <w:b/>
            <w:highlight w:val="green"/>
          </w:rPr>
          <w:t>2</w:t>
        </w:r>
        <w:r w:rsidR="00DB1544" w:rsidRPr="00761E8A">
          <w:rPr>
            <w:rFonts w:ascii="Consolas" w:hAnsi="Consolas"/>
            <w:b/>
            <w:highlight w:val="green"/>
          </w:rPr>
          <w:t>db</w:t>
        </w:r>
      </w:ins>
    </w:p>
    <w:p w14:paraId="31E2FA67" w14:textId="77777777" w:rsidR="00555047" w:rsidRDefault="002E5D19">
      <w:pPr>
        <w:pStyle w:val="1"/>
        <w:spacing w:before="156" w:after="156"/>
      </w:pPr>
      <w:bookmarkStart w:id="790" w:name="_Toc22701"/>
      <w:r>
        <w:rPr>
          <w:rFonts w:ascii="Dearest Friend lite" w:hAnsi="Dearest Friend lite" w:cs="Dearest Friend lite"/>
          <w:sz w:val="40"/>
          <w:szCs w:val="22"/>
        </w:rPr>
        <w:lastRenderedPageBreak/>
        <w:t>12</w:t>
      </w:r>
      <w:r>
        <w:t xml:space="preserve"> </w:t>
      </w:r>
      <w:r>
        <w:rPr>
          <w:rFonts w:hint="eastAsia"/>
        </w:rPr>
        <w:t xml:space="preserve"> </w:t>
      </w:r>
      <w:r>
        <w:t xml:space="preserve">All in </w:t>
      </w:r>
      <w:r>
        <w:rPr>
          <w:rFonts w:hint="eastAsia"/>
        </w:rPr>
        <w:t>V</w:t>
      </w:r>
      <w:r>
        <w:t>ain</w:t>
      </w:r>
      <w:bookmarkEnd w:id="790"/>
    </w:p>
    <w:p w14:paraId="5DA3CC6A" w14:textId="2EEB6566" w:rsidR="00787560" w:rsidRPr="00662F90" w:rsidRDefault="00787560">
      <w:pPr>
        <w:ind w:firstLineChars="0" w:firstLine="0"/>
        <w:rPr>
          <w:ins w:id="791" w:author="Z Richard" w:date="2026-04-23T16:19:00Z" w16du:dateUtc="2026-04-23T08:19:00Z"/>
          <w:rFonts w:ascii="Consolas" w:hAnsi="Consolas"/>
          <w:b/>
          <w:color w:val="000000" w:themeColor="text1"/>
          <w:highlight w:val="green"/>
          <w:rPrChange w:id="792" w:author="Z Richard" w:date="2026-04-23T16:19:00Z" w16du:dateUtc="2026-04-23T08:19:00Z">
            <w:rPr>
              <w:ins w:id="793" w:author="Z Richard" w:date="2026-04-23T16:19:00Z" w16du:dateUtc="2026-04-23T08:19:00Z"/>
              <w:rFonts w:ascii="Consolas" w:hAnsi="Consolas"/>
              <w:color w:val="000000" w:themeColor="text1"/>
              <w:highlight w:val="green"/>
            </w:rPr>
          </w:rPrChange>
        </w:rPr>
      </w:pPr>
      <w:ins w:id="794" w:author="Z Richard" w:date="2026-04-23T16:19:00Z" w16du:dateUtc="2026-04-23T08:19:00Z">
        <w:r>
          <w:rPr>
            <w:rFonts w:ascii="Consolas" w:hAnsi="Consolas" w:hint="eastAsia"/>
            <w:b/>
            <w:color w:val="215E99" w:themeColor="text2" w:themeTint="BF"/>
          </w:rPr>
          <w:t>M</w:t>
        </w:r>
        <w:r w:rsidR="00662F90">
          <w:rPr>
            <w:rFonts w:ascii="Consolas" w:hAnsi="Consolas" w:hint="eastAsia"/>
            <w:b/>
            <w:color w:val="215E99" w:themeColor="text2" w:themeTint="BF"/>
          </w:rPr>
          <w:t>erlin</w:t>
        </w:r>
        <w:r>
          <w:rPr>
            <w:rFonts w:ascii="Consolas" w:hAnsi="Consolas" w:hint="eastAsia"/>
            <w:b/>
            <w:color w:val="215E99" w:themeColor="text2" w:themeTint="BF"/>
          </w:rPr>
          <w:t xml:space="preserve"> (</w:t>
        </w:r>
        <w:r w:rsidR="00662F90">
          <w:rPr>
            <w:rFonts w:ascii="Consolas" w:hAnsi="Consolas" w:hint="eastAsia"/>
            <w:b/>
            <w:color w:val="215E99" w:themeColor="text2" w:themeTint="BF"/>
          </w:rPr>
          <w:t>5</w:t>
        </w:r>
        <w:r>
          <w:rPr>
            <w:rFonts w:ascii="Consolas" w:hAnsi="Consolas" w:hint="eastAsia"/>
            <w:b/>
            <w:color w:val="215E99" w:themeColor="text2" w:themeTint="BF"/>
          </w:rPr>
          <w:t xml:space="preserve">) </w:t>
        </w:r>
        <w:r w:rsidRPr="0043183D">
          <w:rPr>
            <w:rFonts w:ascii="Consolas" w:hAnsi="Consolas" w:hint="eastAsia"/>
            <w:b/>
            <w:color w:val="215E99" w:themeColor="text2" w:themeTint="BF"/>
          </w:rPr>
          <w:t>唱</w:t>
        </w:r>
      </w:ins>
    </w:p>
    <w:p w14:paraId="6BAD0021" w14:textId="01C32B8D" w:rsidR="00555047" w:rsidDel="00E93D77" w:rsidRDefault="00E93D77">
      <w:pPr>
        <w:pStyle w:val="ad"/>
        <w:spacing w:after="62"/>
        <w:rPr>
          <w:del w:id="795" w:author="Liao Kuo" w:date="2026-04-09T16:00:00Z"/>
          <w:rFonts w:ascii="Consolas" w:hAnsi="Consolas"/>
          <w:color w:val="000000" w:themeColor="text1"/>
          <w:highlight w:val="green"/>
        </w:rPr>
      </w:pPr>
      <w:ins w:id="796" w:author="Liao Kuo" w:date="2026-04-09T16:00:00Z">
        <w:del w:id="797" w:author="Z Richard" w:date="2026-04-23T16:19:00Z" w16du:dateUtc="2026-04-23T08:19:00Z">
          <w:r w:rsidRPr="00E93D77" w:rsidDel="00662F90">
            <w:rPr>
              <w:rFonts w:ascii="Consolas" w:hAnsi="Consolas"/>
              <w:b w:val="0"/>
              <w:color w:val="000000" w:themeColor="text1"/>
              <w:highlight w:val="green"/>
            </w:rPr>
            <w:delText>5</w:delText>
          </w:r>
          <w:r w:rsidRPr="00385852" w:rsidDel="00662F90">
            <w:rPr>
              <w:rFonts w:ascii="Consolas" w:hAnsi="Consolas"/>
              <w:color w:val="000000" w:themeColor="text1"/>
              <w:highlight w:val="green"/>
            </w:rPr>
            <w:delText xml:space="preserve"> On</w:delText>
          </w:r>
        </w:del>
      </w:ins>
    </w:p>
    <w:p w14:paraId="66EAF376" w14:textId="77777777" w:rsidR="00E93D77" w:rsidRDefault="00E93D77">
      <w:pPr>
        <w:ind w:firstLineChars="0" w:firstLine="0"/>
        <w:rPr>
          <w:ins w:id="798" w:author="Liao Kuo" w:date="2026-04-09T16:00:00Z"/>
        </w:rPr>
        <w:pPrChange w:id="799" w:author="Liao Kuo" w:date="2026-04-09T16:00:00Z">
          <w:pPr>
            <w:ind w:firstLine="440"/>
          </w:pPr>
        </w:pPrChange>
      </w:pPr>
    </w:p>
    <w:p w14:paraId="5E8AF146" w14:textId="77777777" w:rsidR="00555047" w:rsidRDefault="002E5D19">
      <w:pPr>
        <w:pStyle w:val="ad"/>
        <w:spacing w:after="62"/>
      </w:pPr>
      <w:r>
        <w:rPr>
          <w:rFonts w:hint="eastAsia"/>
        </w:rPr>
        <w:t>Merlin</w:t>
      </w:r>
    </w:p>
    <w:p w14:paraId="1356EA7E" w14:textId="77777777" w:rsidR="00555047" w:rsidRDefault="002E5D19">
      <w:pPr>
        <w:pStyle w:val="ae"/>
        <w:ind w:firstLine="440"/>
      </w:pPr>
      <w:r>
        <w:t>A King with the crown woven with that woe sound.</w:t>
      </w:r>
    </w:p>
    <w:p w14:paraId="086E9202" w14:textId="77777777" w:rsidR="00555047" w:rsidRDefault="002E5D19">
      <w:pPr>
        <w:pStyle w:val="ae"/>
        <w:ind w:firstLine="440"/>
      </w:pPr>
      <w:r>
        <w:t>头戴王冠的君王，冠冕间交织着悲戚的回响</w:t>
      </w:r>
    </w:p>
    <w:p w14:paraId="14E40CFA" w14:textId="77777777" w:rsidR="00555047" w:rsidRDefault="002E5D19">
      <w:pPr>
        <w:pStyle w:val="ae"/>
        <w:ind w:firstLine="440"/>
      </w:pPr>
      <w:r>
        <w:t>He’s still so astound of all thorns that surround.</w:t>
      </w:r>
    </w:p>
    <w:p w14:paraId="0BD299C8" w14:textId="77777777" w:rsidR="00555047" w:rsidRDefault="002E5D19">
      <w:pPr>
        <w:pStyle w:val="ae"/>
        <w:ind w:firstLine="440"/>
      </w:pPr>
      <w:r>
        <w:t>周遭荆棘密布，他依旧满心惊惶</w:t>
      </w:r>
    </w:p>
    <w:p w14:paraId="296241A8" w14:textId="77777777" w:rsidR="00555047" w:rsidRDefault="002E5D19">
      <w:pPr>
        <w:pStyle w:val="ae"/>
        <w:ind w:firstLine="440"/>
      </w:pPr>
      <w:r>
        <w:t>All the broken oaths, all the altars so dry.</w:t>
      </w:r>
    </w:p>
    <w:p w14:paraId="397DA61E" w14:textId="77777777" w:rsidR="00555047" w:rsidRDefault="002E5D19">
      <w:pPr>
        <w:pStyle w:val="ae"/>
        <w:ind w:firstLine="440"/>
      </w:pPr>
      <w:r>
        <w:t>破碎的誓言，干涸的圣坛</w:t>
      </w:r>
    </w:p>
    <w:p w14:paraId="245AAFCE" w14:textId="77777777" w:rsidR="00555047" w:rsidRDefault="002E5D19">
      <w:pPr>
        <w:pStyle w:val="ae"/>
        <w:ind w:firstLine="440"/>
      </w:pPr>
      <w:r>
        <w:t>The sharpest blade of Saxon’s does not hurt like the lie.</w:t>
      </w:r>
    </w:p>
    <w:p w14:paraId="461742AF" w14:textId="77777777" w:rsidR="00555047" w:rsidRDefault="002E5D19">
      <w:pPr>
        <w:pStyle w:val="ae"/>
        <w:ind w:firstLine="440"/>
      </w:pPr>
      <w:r>
        <w:t>哪怕撒克逊人的利刃，也不及一句谎言伤人</w:t>
      </w:r>
    </w:p>
    <w:p w14:paraId="05660D0B" w14:textId="77777777" w:rsidR="00555047" w:rsidRDefault="002E5D19">
      <w:pPr>
        <w:pStyle w:val="ae"/>
        <w:ind w:firstLine="440"/>
      </w:pPr>
      <w:r>
        <w:t>And the wife he loves, and the knight that he trusts.</w:t>
      </w:r>
    </w:p>
    <w:p w14:paraId="370F0DD4" w14:textId="77777777" w:rsidR="00555047" w:rsidRDefault="002E5D19">
      <w:pPr>
        <w:pStyle w:val="ae"/>
        <w:ind w:firstLine="440"/>
      </w:pPr>
      <w:r>
        <w:t>他深爱的妻子，他信任的骑士</w:t>
      </w:r>
    </w:p>
    <w:p w14:paraId="579245A5" w14:textId="77777777" w:rsidR="00555047" w:rsidRDefault="002E5D19">
      <w:pPr>
        <w:pStyle w:val="ae"/>
        <w:ind w:firstLine="440"/>
      </w:pPr>
      <w:r>
        <w:t>Smashing all his heart, with his honor to crack.</w:t>
      </w:r>
    </w:p>
    <w:p w14:paraId="2186BDA9" w14:textId="77777777" w:rsidR="00555047" w:rsidRDefault="002E5D19">
      <w:pPr>
        <w:pStyle w:val="ae"/>
        <w:ind w:firstLine="440"/>
      </w:pPr>
      <w:r>
        <w:t>会亲手击碎他的心，也将碾碎他的尊严。</w:t>
      </w:r>
    </w:p>
    <w:p w14:paraId="4926B364" w14:textId="77777777" w:rsidR="00555047" w:rsidRDefault="002E5D19">
      <w:pPr>
        <w:pStyle w:val="ae"/>
        <w:ind w:firstLine="440"/>
      </w:pPr>
      <w:r>
        <w:t>I do not grieve for him, not with human thing.</w:t>
      </w:r>
    </w:p>
    <w:p w14:paraId="6CBCE99A" w14:textId="77777777" w:rsidR="00555047" w:rsidRDefault="002E5D19">
      <w:pPr>
        <w:pStyle w:val="ae"/>
        <w:ind w:firstLine="440"/>
      </w:pPr>
      <w:r>
        <w:t>我不为他悲伤，这份情感无关凡人的怜悯</w:t>
      </w:r>
    </w:p>
    <w:p w14:paraId="265AB6D4" w14:textId="77777777" w:rsidR="00555047" w:rsidRDefault="002E5D19">
      <w:pPr>
        <w:pStyle w:val="ae"/>
        <w:ind w:firstLine="440"/>
      </w:pPr>
      <w:r>
        <w:t>It’s his fate destined, when the sword was lifted.</w:t>
      </w:r>
    </w:p>
    <w:p w14:paraId="01249C7D" w14:textId="77777777" w:rsidR="00555047" w:rsidRDefault="002E5D19">
      <w:pPr>
        <w:pStyle w:val="ae"/>
        <w:ind w:firstLine="440"/>
      </w:pPr>
      <w:r>
        <w:t>这是他的宿命</w:t>
      </w:r>
      <w:r>
        <w:t xml:space="preserve"> </w:t>
      </w:r>
      <w:r>
        <w:rPr>
          <w:rFonts w:hint="eastAsia"/>
        </w:rPr>
        <w:t>——</w:t>
      </w:r>
      <w:r>
        <w:t xml:space="preserve"> </w:t>
      </w:r>
      <w:r>
        <w:t>从石中剑被拔起的那一刻起，便已注定</w:t>
      </w:r>
    </w:p>
    <w:p w14:paraId="74942719" w14:textId="77777777" w:rsidR="00555047" w:rsidRDefault="002E5D19">
      <w:pPr>
        <w:pStyle w:val="ae"/>
        <w:ind w:firstLine="440"/>
      </w:pPr>
      <w:r>
        <w:t>All to attain in vain.</w:t>
      </w:r>
    </w:p>
    <w:p w14:paraId="72ACD30E" w14:textId="77777777" w:rsidR="00555047" w:rsidRDefault="002E5D19">
      <w:pPr>
        <w:pStyle w:val="ae"/>
        <w:ind w:firstLine="440"/>
      </w:pPr>
      <w:r>
        <w:t>所有追寻，终将徒劳一场</w:t>
      </w:r>
    </w:p>
    <w:p w14:paraId="6B29B7E5" w14:textId="77777777" w:rsidR="00555047" w:rsidRDefault="002E5D19">
      <w:pPr>
        <w:pStyle w:val="ae"/>
        <w:ind w:firstLine="440"/>
      </w:pPr>
      <w:r>
        <w:t>All would bring the pain.</w:t>
      </w:r>
    </w:p>
    <w:p w14:paraId="3A80B71D" w14:textId="77777777" w:rsidR="00555047" w:rsidRDefault="002E5D19">
      <w:pPr>
        <w:pStyle w:val="ae"/>
        <w:ind w:firstLine="440"/>
      </w:pPr>
      <w:r>
        <w:t>所有所得，终将带来伤痛</w:t>
      </w:r>
    </w:p>
    <w:p w14:paraId="76FDB52A" w14:textId="77777777" w:rsidR="00555047" w:rsidRDefault="002E5D19">
      <w:pPr>
        <w:pStyle w:val="ae"/>
        <w:ind w:firstLine="440"/>
      </w:pPr>
      <w:r>
        <w:t>Still rising up to gain.</w:t>
      </w:r>
    </w:p>
    <w:p w14:paraId="7E1C0018" w14:textId="77777777" w:rsidR="00555047" w:rsidRDefault="002E5D19">
      <w:pPr>
        <w:pStyle w:val="ae"/>
        <w:ind w:firstLine="440"/>
      </w:pPr>
      <w:r>
        <w:t>可他仍挣扎着再一次起身</w:t>
      </w:r>
    </w:p>
    <w:p w14:paraId="133C9208" w14:textId="77777777" w:rsidR="00555047" w:rsidRDefault="002E5D19">
      <w:pPr>
        <w:pStyle w:val="ae"/>
        <w:ind w:firstLine="440"/>
      </w:pPr>
      <w:r>
        <w:t>Walk on your road to reign.</w:t>
      </w:r>
    </w:p>
    <w:p w14:paraId="15BAF362" w14:textId="77777777" w:rsidR="00555047" w:rsidRDefault="002E5D19">
      <w:pPr>
        <w:pStyle w:val="ae"/>
        <w:ind w:firstLine="440"/>
      </w:pPr>
      <w:r>
        <w:t>踏上属于你的王者征程</w:t>
      </w:r>
    </w:p>
    <w:p w14:paraId="4017AC1A" w14:textId="77777777" w:rsidR="00555047" w:rsidRPr="00E93D77" w:rsidRDefault="00E93D77">
      <w:pPr>
        <w:ind w:firstLineChars="0" w:firstLine="0"/>
        <w:rPr>
          <w:color w:val="FFFFFF" w:themeColor="background1"/>
          <w:rPrChange w:id="800" w:author="Liao Kuo" w:date="2026-04-09T16:01:00Z">
            <w:rPr/>
          </w:rPrChange>
        </w:rPr>
        <w:pPrChange w:id="801" w:author="Liao Kuo" w:date="2026-04-09T16:01:00Z">
          <w:pPr>
            <w:ind w:firstLine="442"/>
          </w:pPr>
        </w:pPrChange>
      </w:pPr>
      <w:ins w:id="802" w:author="Liao Kuo" w:date="2026-04-09T16:01:00Z">
        <w:r w:rsidRPr="00E93D77">
          <w:rPr>
            <w:rFonts w:ascii="Consolas" w:hAnsi="Consolas"/>
            <w:b/>
            <w:color w:val="FFFFFF" w:themeColor="background1"/>
            <w:highlight w:val="red"/>
            <w:rPrChange w:id="803" w:author="Liao Kuo" w:date="2026-04-09T16:01:00Z">
              <w:rPr>
                <w:rFonts w:ascii="Consolas" w:hAnsi="Consolas"/>
                <w:b/>
                <w:color w:val="000000" w:themeColor="text1"/>
                <w:highlight w:val="green"/>
              </w:rPr>
            </w:rPrChange>
          </w:rPr>
          <w:t>5 Off</w:t>
        </w:r>
      </w:ins>
    </w:p>
    <w:p w14:paraId="67322F72" w14:textId="77777777" w:rsidR="00555047" w:rsidRDefault="002E5D19">
      <w:pPr>
        <w:pStyle w:val="1"/>
        <w:spacing w:before="156" w:after="156"/>
      </w:pPr>
      <w:bookmarkStart w:id="804" w:name="_Toc31291"/>
      <w:r>
        <w:rPr>
          <w:rFonts w:ascii="Dearest Friend lite" w:hAnsi="Dearest Friend lite" w:cs="Dearest Friend lite"/>
          <w:sz w:val="40"/>
          <w:szCs w:val="22"/>
        </w:rPr>
        <w:lastRenderedPageBreak/>
        <w:t>13</w:t>
      </w:r>
      <w:r>
        <w:t xml:space="preserve"> </w:t>
      </w:r>
      <w:r>
        <w:rPr>
          <w:rFonts w:hint="eastAsia"/>
        </w:rPr>
        <w:t xml:space="preserve"> </w:t>
      </w:r>
      <w:r>
        <w:t xml:space="preserve">To </w:t>
      </w:r>
      <w:r>
        <w:rPr>
          <w:rFonts w:hint="eastAsia"/>
        </w:rPr>
        <w:t>A</w:t>
      </w:r>
      <w:r>
        <w:t xml:space="preserve">ll </w:t>
      </w:r>
      <w:r>
        <w:rPr>
          <w:rFonts w:hint="eastAsia"/>
        </w:rPr>
        <w:t>W</w:t>
      </w:r>
      <w:r>
        <w:t xml:space="preserve">ho </w:t>
      </w:r>
      <w:r>
        <w:rPr>
          <w:rFonts w:hint="eastAsia"/>
        </w:rPr>
        <w:t>H</w:t>
      </w:r>
      <w:r>
        <w:t>ates</w:t>
      </w:r>
      <w:bookmarkEnd w:id="804"/>
    </w:p>
    <w:p w14:paraId="5D13A5F9" w14:textId="500B43FB" w:rsidR="00355824" w:rsidRPr="00355824" w:rsidRDefault="00355824">
      <w:pPr>
        <w:ind w:firstLineChars="0" w:firstLine="0"/>
        <w:rPr>
          <w:ins w:id="805" w:author="Z Richard" w:date="2026-04-23T16:20:00Z" w16du:dateUtc="2026-04-23T08:20:00Z"/>
          <w:rFonts w:ascii="Consolas" w:hAnsi="Consolas"/>
          <w:b/>
          <w:color w:val="000000" w:themeColor="text1"/>
          <w:highlight w:val="green"/>
          <w:rPrChange w:id="806" w:author="Z Richard" w:date="2026-04-23T16:20:00Z" w16du:dateUtc="2026-04-23T08:20:00Z">
            <w:rPr>
              <w:ins w:id="807" w:author="Z Richard" w:date="2026-04-23T16:20:00Z" w16du:dateUtc="2026-04-23T08:20:00Z"/>
              <w:rFonts w:ascii="Consolas" w:hAnsi="Consolas"/>
              <w:color w:val="000000" w:themeColor="text1"/>
              <w:highlight w:val="green"/>
            </w:rPr>
          </w:rPrChange>
        </w:rPr>
      </w:pPr>
      <w:ins w:id="808" w:author="Z Richard" w:date="2026-04-23T16:20:00Z" w16du:dateUtc="2026-04-23T08:20:00Z">
        <w:r>
          <w:rPr>
            <w:rFonts w:ascii="Consolas" w:hAnsi="Consolas" w:hint="eastAsia"/>
            <w:b/>
            <w:color w:val="215E99" w:themeColor="text2" w:themeTint="BF"/>
          </w:rPr>
          <w:t>Morgana (4)</w:t>
        </w:r>
        <w:r>
          <w:rPr>
            <w:rFonts w:ascii="Consolas" w:hAnsi="Consolas" w:hint="eastAsia"/>
            <w:b/>
            <w:color w:val="215E99" w:themeColor="text2" w:themeTint="BF"/>
          </w:rPr>
          <w:t>、</w:t>
        </w:r>
        <w:r>
          <w:rPr>
            <w:rFonts w:ascii="Consolas" w:hAnsi="Consolas" w:hint="eastAsia"/>
            <w:b/>
            <w:color w:val="215E99" w:themeColor="text2" w:themeTint="BF"/>
          </w:rPr>
          <w:t xml:space="preserve">Chorus B (11-14) </w:t>
        </w:r>
        <w:r w:rsidRPr="0043183D">
          <w:rPr>
            <w:rFonts w:ascii="Consolas" w:hAnsi="Consolas" w:hint="eastAsia"/>
            <w:b/>
            <w:color w:val="215E99" w:themeColor="text2" w:themeTint="BF"/>
          </w:rPr>
          <w:t>唱</w:t>
        </w:r>
      </w:ins>
      <w:ins w:id="809" w:author="Z Richard" w:date="2026-04-23T16:21:00Z" w16du:dateUtc="2026-04-23T08:21:00Z">
        <w:r>
          <w:rPr>
            <w:rFonts w:ascii="Consolas" w:hAnsi="Consolas" w:hint="eastAsia"/>
            <w:b/>
            <w:color w:val="215E99" w:themeColor="text2" w:themeTint="BF"/>
          </w:rPr>
          <w:t xml:space="preserve"> (Chorus </w:t>
        </w:r>
        <w:r w:rsidR="000C446E">
          <w:rPr>
            <w:rFonts w:ascii="Consolas" w:hAnsi="Consolas" w:hint="eastAsia"/>
            <w:b/>
            <w:color w:val="215E99" w:themeColor="text2" w:themeTint="BF"/>
          </w:rPr>
          <w:t>B</w:t>
        </w:r>
        <w:r>
          <w:rPr>
            <w:rFonts w:ascii="Consolas" w:hAnsi="Consolas" w:hint="eastAsia"/>
            <w:b/>
            <w:color w:val="215E99" w:themeColor="text2" w:themeTint="BF"/>
          </w:rPr>
          <w:t>仅合唱</w:t>
        </w:r>
        <w:r>
          <w:rPr>
            <w:rFonts w:ascii="Consolas" w:hAnsi="Consolas" w:hint="eastAsia"/>
            <w:b/>
            <w:color w:val="215E99" w:themeColor="text2" w:themeTint="BF"/>
          </w:rPr>
          <w:t>)</w:t>
        </w:r>
      </w:ins>
    </w:p>
    <w:p w14:paraId="7D9136E5" w14:textId="77777777" w:rsidR="00355824" w:rsidRDefault="00355824">
      <w:pPr>
        <w:ind w:firstLineChars="0" w:firstLine="0"/>
        <w:rPr>
          <w:ins w:id="810" w:author="Z Richard" w:date="2026-04-23T16:20:00Z" w16du:dateUtc="2026-04-23T08:20:00Z"/>
          <w:rFonts w:ascii="Consolas" w:hAnsi="Consolas"/>
          <w:color w:val="000000" w:themeColor="text1"/>
          <w:highlight w:val="green"/>
        </w:rPr>
      </w:pPr>
    </w:p>
    <w:p w14:paraId="0B5305A1" w14:textId="7EAE3E19" w:rsidR="00555047" w:rsidDel="00E93D77" w:rsidRDefault="00E93D77">
      <w:pPr>
        <w:pStyle w:val="ad"/>
        <w:spacing w:after="62"/>
        <w:rPr>
          <w:del w:id="811" w:author="Liao Kuo" w:date="2026-04-09T16:01:00Z"/>
          <w:rFonts w:ascii="Consolas" w:hAnsi="Consolas"/>
          <w:color w:val="000000" w:themeColor="text1"/>
          <w:highlight w:val="green"/>
        </w:rPr>
      </w:pPr>
      <w:ins w:id="812" w:author="Liao Kuo" w:date="2026-04-09T16:01:00Z">
        <w:r w:rsidRPr="00E93D77">
          <w:rPr>
            <w:rFonts w:ascii="Consolas" w:hAnsi="Consolas"/>
            <w:b w:val="0"/>
            <w:color w:val="000000" w:themeColor="text1"/>
            <w:highlight w:val="green"/>
          </w:rPr>
          <w:t>4</w:t>
        </w:r>
        <w:r w:rsidRPr="00385852">
          <w:rPr>
            <w:rFonts w:ascii="Consolas" w:hAnsi="Consolas"/>
            <w:color w:val="000000" w:themeColor="text1"/>
            <w:highlight w:val="green"/>
          </w:rPr>
          <w:t xml:space="preserve"> On</w:t>
        </w:r>
        <w:r>
          <w:rPr>
            <w:rFonts w:ascii="Consolas" w:hAnsi="Consolas"/>
            <w:b w:val="0"/>
            <w:color w:val="000000" w:themeColor="text1"/>
            <w:highlight w:val="green"/>
          </w:rPr>
          <w:t>, 11-14 On</w:t>
        </w:r>
      </w:ins>
    </w:p>
    <w:p w14:paraId="0B0BA378" w14:textId="77777777" w:rsidR="00E93D77" w:rsidRDefault="00E93D77">
      <w:pPr>
        <w:ind w:firstLineChars="0" w:firstLine="0"/>
        <w:rPr>
          <w:ins w:id="813" w:author="Liao Kuo" w:date="2026-04-09T16:01:00Z"/>
        </w:rPr>
        <w:pPrChange w:id="814" w:author="Liao Kuo" w:date="2026-04-09T16:01:00Z">
          <w:pPr>
            <w:ind w:firstLine="440"/>
          </w:pPr>
        </w:pPrChange>
      </w:pPr>
    </w:p>
    <w:p w14:paraId="588AEBFD"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648C27FE" w14:textId="77777777" w:rsidR="00555047" w:rsidRDefault="002E5D19">
      <w:pPr>
        <w:pStyle w:val="ae"/>
        <w:ind w:firstLine="440"/>
      </w:pPr>
      <w:r>
        <w:t>Deprived, honor and respect</w:t>
      </w:r>
    </w:p>
    <w:p w14:paraId="6FE7285E" w14:textId="77777777" w:rsidR="00555047" w:rsidRDefault="002E5D19">
      <w:pPr>
        <w:pStyle w:val="ae"/>
        <w:ind w:firstLine="440"/>
      </w:pPr>
      <w:r>
        <w:t>荣誉尽失，尊严无存</w:t>
      </w:r>
    </w:p>
    <w:p w14:paraId="120489F9" w14:textId="77777777" w:rsidR="00555047" w:rsidRDefault="002E5D19">
      <w:pPr>
        <w:pStyle w:val="ae"/>
        <w:ind w:firstLine="440"/>
      </w:pPr>
      <w:r>
        <w:t>Despised, my dream, that’s not fair</w:t>
      </w:r>
    </w:p>
    <w:p w14:paraId="532DD79E" w14:textId="77777777" w:rsidR="00555047" w:rsidRDefault="002E5D19">
      <w:pPr>
        <w:pStyle w:val="ae"/>
        <w:ind w:firstLine="440"/>
      </w:pPr>
      <w:r>
        <w:t>梦想遭鄙夷</w:t>
      </w:r>
      <w:r>
        <w:t xml:space="preserve"> </w:t>
      </w:r>
      <w:r>
        <w:rPr>
          <w:rFonts w:hint="eastAsia"/>
        </w:rPr>
        <w:t>——</w:t>
      </w:r>
      <w:r>
        <w:t xml:space="preserve"> </w:t>
      </w:r>
      <w:r>
        <w:t>这何其不公！</w:t>
      </w:r>
    </w:p>
    <w:p w14:paraId="20B5B127" w14:textId="77777777" w:rsidR="00555047" w:rsidRDefault="00555047">
      <w:pPr>
        <w:ind w:firstLine="440"/>
      </w:pPr>
    </w:p>
    <w:p w14:paraId="7559D618" w14:textId="77777777" w:rsidR="00555047" w:rsidRDefault="002E5D19">
      <w:pPr>
        <w:pStyle w:val="ad"/>
        <w:spacing w:after="62"/>
      </w:pPr>
      <w:r>
        <w:rPr>
          <w:rFonts w:hint="eastAsia"/>
        </w:rPr>
        <w:t>Morgana</w:t>
      </w:r>
    </w:p>
    <w:p w14:paraId="12774803" w14:textId="77777777" w:rsidR="00555047" w:rsidRDefault="002E5D19">
      <w:pPr>
        <w:pStyle w:val="ae"/>
        <w:ind w:firstLine="440"/>
      </w:pPr>
      <w:r>
        <w:t>When they offer, they take, so much more than they would grand, they fake</w:t>
      </w:r>
    </w:p>
    <w:p w14:paraId="05126725" w14:textId="77777777" w:rsidR="00555047" w:rsidRDefault="002E5D19">
      <w:pPr>
        <w:pStyle w:val="ae"/>
        <w:ind w:firstLine="440"/>
      </w:pPr>
      <w:r>
        <w:t>他们予人点滴，却夺走更多；许诺皆是虚妄，伪装得冠冕堂皇</w:t>
      </w:r>
    </w:p>
    <w:p w14:paraId="2E0BB7EE" w14:textId="77777777" w:rsidR="00555047" w:rsidRDefault="002E5D19">
      <w:pPr>
        <w:pStyle w:val="ae"/>
        <w:ind w:firstLine="440"/>
      </w:pPr>
      <w:r>
        <w:t>But if you would take the spit, if you break all your promise, corrupt and (hit-)</w:t>
      </w:r>
    </w:p>
    <w:p w14:paraId="129BF5DD" w14:textId="77777777" w:rsidR="00555047" w:rsidRDefault="002E5D19">
      <w:pPr>
        <w:pStyle w:val="ae"/>
        <w:ind w:firstLine="440"/>
      </w:pPr>
      <w:r>
        <w:t>若你甘愿遭人唾弃，若你背弃所有誓言，同流合污、沦为恶徒</w:t>
      </w:r>
      <w:r>
        <w:t xml:space="preserve"> </w:t>
      </w:r>
      <w:r>
        <w:rPr>
          <w:rFonts w:hint="eastAsia"/>
        </w:rPr>
        <w:t>——</w:t>
      </w:r>
    </w:p>
    <w:p w14:paraId="0433CEF2" w14:textId="77777777" w:rsidR="00555047" w:rsidRDefault="00555047">
      <w:pPr>
        <w:ind w:firstLine="440"/>
      </w:pPr>
    </w:p>
    <w:p w14:paraId="5296BB1B"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7B94E68D" w14:textId="77777777" w:rsidR="00555047" w:rsidRDefault="002E5D19">
      <w:pPr>
        <w:pStyle w:val="ae"/>
        <w:ind w:firstLine="440"/>
      </w:pPr>
      <w:r>
        <w:t>Here all we are to all disgraced, all the broken faith.</w:t>
      </w:r>
    </w:p>
    <w:p w14:paraId="1A5DB712" w14:textId="77777777" w:rsidR="00555047" w:rsidRDefault="002E5D19">
      <w:pPr>
        <w:pStyle w:val="ae"/>
        <w:ind w:firstLine="440"/>
        <w:rPr>
          <w:rFonts w:eastAsia="宋体"/>
        </w:rPr>
      </w:pPr>
      <w:r>
        <w:t>致所有蒙受屈辱，信仰破碎之人</w:t>
      </w:r>
      <w:r>
        <w:rPr>
          <w:rFonts w:hint="eastAsia"/>
        </w:rPr>
        <w:t>——</w:t>
      </w:r>
    </w:p>
    <w:p w14:paraId="1844ED28" w14:textId="77777777" w:rsidR="00555047" w:rsidRDefault="00555047">
      <w:pPr>
        <w:ind w:firstLine="440"/>
      </w:pPr>
    </w:p>
    <w:p w14:paraId="274AD32D" w14:textId="77777777" w:rsidR="00555047" w:rsidRDefault="002E5D19">
      <w:pPr>
        <w:pStyle w:val="ad"/>
        <w:spacing w:after="62"/>
      </w:pPr>
      <w:r>
        <w:rPr>
          <w:rFonts w:hint="eastAsia"/>
        </w:rPr>
        <w:t>Morgana</w:t>
      </w:r>
    </w:p>
    <w:p w14:paraId="7C942F4C" w14:textId="77777777" w:rsidR="00555047" w:rsidRDefault="002E5D19">
      <w:pPr>
        <w:pStyle w:val="ae"/>
        <w:ind w:firstLine="440"/>
      </w:pPr>
      <w:r>
        <w:t>What can we barely do to ease the pain?</w:t>
      </w:r>
    </w:p>
    <w:p w14:paraId="5BE78186" w14:textId="77777777" w:rsidR="00555047" w:rsidRDefault="002E5D19">
      <w:pPr>
        <w:pStyle w:val="ae"/>
        <w:ind w:firstLine="440"/>
      </w:pPr>
      <w:r>
        <w:t>我们究竟能做些什么，才能缓解这锥心之痛？</w:t>
      </w:r>
    </w:p>
    <w:p w14:paraId="5B60E8E4" w14:textId="77777777" w:rsidR="00555047" w:rsidRDefault="00555047">
      <w:pPr>
        <w:ind w:firstLine="440"/>
      </w:pPr>
    </w:p>
    <w:p w14:paraId="2FD34C4B"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5822AE70" w14:textId="77777777" w:rsidR="00555047" w:rsidRDefault="002E5D19">
      <w:pPr>
        <w:pStyle w:val="ae"/>
        <w:ind w:firstLine="440"/>
      </w:pPr>
      <w:r>
        <w:t>Here all we are to all betrayed, all the hatred face.</w:t>
      </w:r>
    </w:p>
    <w:p w14:paraId="458AECAF" w14:textId="77777777" w:rsidR="00555047" w:rsidRDefault="002E5D19">
      <w:pPr>
        <w:pStyle w:val="ae"/>
        <w:ind w:firstLine="440"/>
      </w:pPr>
      <w:r>
        <w:t>致所有遭受背叛，满心憎恨之人</w:t>
      </w:r>
      <w:r>
        <w:rPr>
          <w:rFonts w:hint="eastAsia"/>
        </w:rPr>
        <w:t>——</w:t>
      </w:r>
    </w:p>
    <w:p w14:paraId="7DA6C1EC" w14:textId="77777777" w:rsidR="00555047" w:rsidRDefault="00555047">
      <w:pPr>
        <w:ind w:firstLine="440"/>
      </w:pPr>
    </w:p>
    <w:p w14:paraId="016A7E76" w14:textId="77777777" w:rsidR="00555047" w:rsidRDefault="002E5D19">
      <w:pPr>
        <w:pStyle w:val="ad"/>
        <w:spacing w:after="62"/>
      </w:pPr>
      <w:r>
        <w:rPr>
          <w:rFonts w:hint="eastAsia"/>
        </w:rPr>
        <w:t>Morgana</w:t>
      </w:r>
    </w:p>
    <w:p w14:paraId="6D8234EE" w14:textId="77777777" w:rsidR="00555047" w:rsidRDefault="002E5D19">
      <w:pPr>
        <w:pStyle w:val="ae"/>
        <w:ind w:firstLine="440"/>
      </w:pPr>
      <w:r>
        <w:t>Now swear to me that he would fall from high!</w:t>
      </w:r>
    </w:p>
    <w:p w14:paraId="373573EA" w14:textId="77777777" w:rsidR="00555047" w:rsidRDefault="002E5D19">
      <w:pPr>
        <w:pStyle w:val="ae"/>
        <w:ind w:firstLine="440"/>
      </w:pPr>
      <w:r>
        <w:t>现在向我起誓：定要让他从高位跌落！</w:t>
      </w:r>
    </w:p>
    <w:p w14:paraId="18ACBB24" w14:textId="77777777" w:rsidR="00555047" w:rsidRDefault="00555047">
      <w:pPr>
        <w:ind w:firstLine="440"/>
      </w:pPr>
    </w:p>
    <w:p w14:paraId="35941378"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0CBBAFB3" w14:textId="77777777" w:rsidR="00555047" w:rsidRDefault="002E5D19">
      <w:pPr>
        <w:pStyle w:val="ae"/>
        <w:ind w:firstLine="440"/>
      </w:pPr>
      <w:r>
        <w:t>Here all we are to all who hate, all the disdained race.</w:t>
      </w:r>
    </w:p>
    <w:p w14:paraId="175015FC" w14:textId="77777777" w:rsidR="00555047" w:rsidRDefault="002E5D19">
      <w:pPr>
        <w:pStyle w:val="ae"/>
        <w:ind w:firstLine="440"/>
      </w:pPr>
      <w:r>
        <w:t>致所有备受轻视，一心复仇之人</w:t>
      </w:r>
      <w:r>
        <w:rPr>
          <w:rFonts w:hint="eastAsia"/>
        </w:rPr>
        <w:t>——</w:t>
      </w:r>
    </w:p>
    <w:p w14:paraId="7668219C" w14:textId="77777777" w:rsidR="00555047" w:rsidRDefault="00555047">
      <w:pPr>
        <w:ind w:firstLine="440"/>
      </w:pPr>
    </w:p>
    <w:p w14:paraId="13DE5F4D" w14:textId="77777777" w:rsidR="00555047" w:rsidRDefault="002E5D19">
      <w:pPr>
        <w:pStyle w:val="ad"/>
        <w:spacing w:after="62"/>
      </w:pPr>
      <w:r>
        <w:rPr>
          <w:rFonts w:hint="eastAsia"/>
        </w:rPr>
        <w:t>Morgana</w:t>
      </w:r>
    </w:p>
    <w:p w14:paraId="54FAC9BD" w14:textId="77777777" w:rsidR="00555047" w:rsidRDefault="002E5D19">
      <w:pPr>
        <w:pStyle w:val="ae"/>
        <w:ind w:firstLine="440"/>
      </w:pPr>
      <w:r>
        <w:t>Kneel to me with all your broken wings!</w:t>
      </w:r>
    </w:p>
    <w:p w14:paraId="341A3D6A" w14:textId="77777777" w:rsidR="00555047" w:rsidRDefault="002E5D19">
      <w:pPr>
        <w:pStyle w:val="ae"/>
        <w:ind w:firstLine="440"/>
      </w:pPr>
      <w:r>
        <w:t>带着你们残破的羽翼，向我屈膝！</w:t>
      </w:r>
    </w:p>
    <w:p w14:paraId="6DB2D89B" w14:textId="77777777" w:rsidR="00555047" w:rsidRDefault="002E5D19">
      <w:pPr>
        <w:pStyle w:val="ae"/>
        <w:ind w:firstLine="440"/>
      </w:pPr>
      <w:r>
        <w:t>I swear with certainty and my all anything.</w:t>
      </w:r>
    </w:p>
    <w:p w14:paraId="012CAEFE" w14:textId="77777777" w:rsidR="00555047" w:rsidRDefault="002E5D19">
      <w:pPr>
        <w:pStyle w:val="ae"/>
        <w:ind w:firstLine="440"/>
      </w:pPr>
      <w:r>
        <w:t>我以全部一切起誓，此志不渝！</w:t>
      </w:r>
    </w:p>
    <w:p w14:paraId="2A420357" w14:textId="77777777" w:rsidR="00555047" w:rsidRDefault="00555047">
      <w:pPr>
        <w:ind w:firstLine="440"/>
      </w:pPr>
    </w:p>
    <w:p w14:paraId="4186FBDF" w14:textId="77777777" w:rsidR="00555047" w:rsidRDefault="002E5D19">
      <w:pPr>
        <w:pStyle w:val="a3"/>
      </w:pPr>
      <w:r>
        <w:t>[</w:t>
      </w:r>
      <w:r>
        <w:rPr>
          <w:rFonts w:hint="eastAsia"/>
        </w:rPr>
        <w:t xml:space="preserve"> </w:t>
      </w:r>
      <w:r>
        <w:t>阴鸷的恶意笼罩中，</w:t>
      </w:r>
      <w:r>
        <w:t>the Evil</w:t>
      </w:r>
      <w:r>
        <w:t>悄悄靠近了一个本就在</w:t>
      </w:r>
      <w:r>
        <w:t>Camelot</w:t>
      </w:r>
      <w:r>
        <w:t>王城附近踌躇游荡，心怀愤恨的贫民女子。</w:t>
      </w:r>
      <w:r>
        <w:t>ta</w:t>
      </w:r>
      <w:r>
        <w:t>引领着此人在无知无觉间接近了正在和哥哥练剑的</w:t>
      </w:r>
      <w:r>
        <w:t>Arthur</w:t>
      </w:r>
      <w:r>
        <w:rPr>
          <w:rFonts w:hint="eastAsia"/>
        </w:rPr>
        <w:t xml:space="preserve"> </w:t>
      </w:r>
      <w:r>
        <w:t>]</w:t>
      </w:r>
    </w:p>
    <w:p w14:paraId="72796221" w14:textId="77777777" w:rsidR="00555047" w:rsidRDefault="00555047">
      <w:pPr>
        <w:ind w:firstLine="440"/>
      </w:pPr>
    </w:p>
    <w:p w14:paraId="35B6727E" w14:textId="77777777" w:rsidR="00555047" w:rsidRDefault="002E5D19">
      <w:pPr>
        <w:pStyle w:val="ad"/>
        <w:spacing w:after="62"/>
      </w:pPr>
      <w:r>
        <w:t>【</w:t>
      </w:r>
      <w:r>
        <w:t xml:space="preserve">the Evil </w:t>
      </w:r>
      <w:proofErr w:type="spellStart"/>
      <w:r>
        <w:rPr>
          <w:rFonts w:hint="eastAsia"/>
        </w:rPr>
        <w:t>D</w:t>
      </w:r>
      <w:r>
        <w:t>ancebreak</w:t>
      </w:r>
      <w:proofErr w:type="spellEnd"/>
      <w:r>
        <w:t>】</w:t>
      </w:r>
    </w:p>
    <w:p w14:paraId="335311D5" w14:textId="77777777" w:rsidR="00555047" w:rsidRDefault="00555047">
      <w:pPr>
        <w:ind w:firstLine="440"/>
      </w:pPr>
    </w:p>
    <w:p w14:paraId="14DFEBDA"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6D67CB01" w14:textId="77777777" w:rsidR="00555047" w:rsidRDefault="002E5D19">
      <w:pPr>
        <w:pStyle w:val="ae"/>
        <w:ind w:firstLine="440"/>
      </w:pPr>
      <w:r>
        <w:t>There right he is, you all disgraced, all the broken faith.</w:t>
      </w:r>
    </w:p>
    <w:p w14:paraId="41E3EA23" w14:textId="77777777" w:rsidR="00555047" w:rsidRDefault="002E5D19">
      <w:pPr>
        <w:pStyle w:val="ae"/>
        <w:ind w:firstLine="440"/>
      </w:pPr>
      <w:r>
        <w:t>蒙受屈辱、信仰破碎之人啊，他就在此！</w:t>
      </w:r>
    </w:p>
    <w:p w14:paraId="5F9A1575" w14:textId="77777777" w:rsidR="00555047" w:rsidRDefault="00555047">
      <w:pPr>
        <w:pStyle w:val="ae"/>
        <w:ind w:firstLine="440"/>
      </w:pPr>
    </w:p>
    <w:p w14:paraId="3536140E" w14:textId="77777777" w:rsidR="00555047" w:rsidRDefault="002E5D19">
      <w:pPr>
        <w:pStyle w:val="ad"/>
        <w:spacing w:after="62"/>
      </w:pPr>
      <w:r>
        <w:rPr>
          <w:rFonts w:hint="eastAsia"/>
        </w:rPr>
        <w:t>Morgana</w:t>
      </w:r>
    </w:p>
    <w:p w14:paraId="76AC1BCC" w14:textId="77777777" w:rsidR="00555047" w:rsidRDefault="002E5D19">
      <w:pPr>
        <w:pStyle w:val="ae"/>
        <w:ind w:firstLine="440"/>
      </w:pPr>
      <w:r>
        <w:t>What can we barely do to ease the pain?</w:t>
      </w:r>
    </w:p>
    <w:p w14:paraId="43B36296" w14:textId="77777777" w:rsidR="00555047" w:rsidRDefault="002E5D19">
      <w:pPr>
        <w:pStyle w:val="ae"/>
        <w:ind w:firstLine="440"/>
      </w:pPr>
      <w:r>
        <w:t>我们究竟能做些什么，才能缓解这锥心之痛？</w:t>
      </w:r>
    </w:p>
    <w:p w14:paraId="53D9E989" w14:textId="77777777" w:rsidR="00555047" w:rsidRDefault="00555047">
      <w:pPr>
        <w:ind w:firstLine="440"/>
      </w:pPr>
    </w:p>
    <w:p w14:paraId="69E10CD3"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79B5F59B" w14:textId="77777777" w:rsidR="00555047" w:rsidRDefault="002E5D19">
      <w:pPr>
        <w:pStyle w:val="ae"/>
        <w:ind w:firstLine="440"/>
      </w:pPr>
      <w:r>
        <w:t>There right he is, you all betrayed, all the hatred face.</w:t>
      </w:r>
    </w:p>
    <w:p w14:paraId="549C3E48" w14:textId="77777777" w:rsidR="00555047" w:rsidRDefault="002E5D19">
      <w:pPr>
        <w:pStyle w:val="ae"/>
        <w:ind w:firstLine="440"/>
      </w:pPr>
      <w:r>
        <w:t>遭受背叛，满心憎恨之人啊，他就在此！</w:t>
      </w:r>
    </w:p>
    <w:p w14:paraId="090E3D7B" w14:textId="77777777" w:rsidR="00555047" w:rsidRDefault="00555047">
      <w:pPr>
        <w:ind w:firstLine="440"/>
      </w:pPr>
    </w:p>
    <w:p w14:paraId="02594BB0" w14:textId="77777777" w:rsidR="00555047" w:rsidRDefault="002E5D19">
      <w:pPr>
        <w:pStyle w:val="ad"/>
        <w:spacing w:after="62"/>
      </w:pPr>
      <w:r>
        <w:rPr>
          <w:rFonts w:hint="eastAsia"/>
        </w:rPr>
        <w:t>Morgana</w:t>
      </w:r>
    </w:p>
    <w:p w14:paraId="36B954A9" w14:textId="77777777" w:rsidR="00555047" w:rsidRDefault="002E5D19">
      <w:pPr>
        <w:pStyle w:val="ae"/>
        <w:ind w:firstLine="440"/>
      </w:pPr>
      <w:r>
        <w:t>Now swear to me that he would fall from high!</w:t>
      </w:r>
    </w:p>
    <w:p w14:paraId="7EF1BA4C" w14:textId="77777777" w:rsidR="00555047" w:rsidRDefault="002E5D19">
      <w:pPr>
        <w:pStyle w:val="ae"/>
        <w:ind w:firstLine="440"/>
      </w:pPr>
      <w:r>
        <w:t>现在向我起誓：定要让他从高位跌落！</w:t>
      </w:r>
    </w:p>
    <w:p w14:paraId="1A8503D3" w14:textId="77777777" w:rsidR="00555047" w:rsidRDefault="00555047">
      <w:pPr>
        <w:ind w:firstLine="440"/>
      </w:pPr>
    </w:p>
    <w:p w14:paraId="7BF08632" w14:textId="77777777" w:rsidR="00555047" w:rsidRDefault="002E5D19">
      <w:pPr>
        <w:pStyle w:val="ad"/>
        <w:spacing w:after="62"/>
      </w:pPr>
      <w:r>
        <w:rPr>
          <w:rFonts w:hint="eastAsia"/>
        </w:rPr>
        <w:t>Chorus</w:t>
      </w:r>
      <w:r>
        <w:rPr>
          <w:rFonts w:hint="eastAsia"/>
        </w:rPr>
        <w:t>【</w:t>
      </w:r>
      <w:r>
        <w:rPr>
          <w:rFonts w:hint="eastAsia"/>
        </w:rPr>
        <w:t>B</w:t>
      </w:r>
      <w:r>
        <w:rPr>
          <w:rFonts w:hint="eastAsia"/>
        </w:rPr>
        <w:t>】</w:t>
      </w:r>
    </w:p>
    <w:p w14:paraId="5559367B" w14:textId="77777777" w:rsidR="00555047" w:rsidRDefault="002E5D19">
      <w:pPr>
        <w:pStyle w:val="ae"/>
        <w:ind w:firstLine="440"/>
      </w:pPr>
      <w:r>
        <w:t>There right he is, you all who hate, all the disdained race.</w:t>
      </w:r>
    </w:p>
    <w:p w14:paraId="5A8BF283" w14:textId="77777777" w:rsidR="00555047" w:rsidRDefault="002E5D19">
      <w:pPr>
        <w:pStyle w:val="ae"/>
        <w:ind w:firstLine="440"/>
      </w:pPr>
      <w:r>
        <w:t>备受轻视，一心复仇之人啊，他就在此！</w:t>
      </w:r>
    </w:p>
    <w:p w14:paraId="45E35FA9" w14:textId="77777777" w:rsidR="00555047" w:rsidRDefault="00555047">
      <w:pPr>
        <w:ind w:firstLine="440"/>
      </w:pPr>
    </w:p>
    <w:p w14:paraId="3ED9A897" w14:textId="77777777" w:rsidR="00555047" w:rsidRDefault="002E5D19">
      <w:pPr>
        <w:pStyle w:val="ad"/>
        <w:spacing w:after="62"/>
      </w:pPr>
      <w:r>
        <w:rPr>
          <w:rFonts w:hint="eastAsia"/>
        </w:rPr>
        <w:t>Morgana</w:t>
      </w:r>
    </w:p>
    <w:p w14:paraId="3F258CA9" w14:textId="77777777" w:rsidR="00555047" w:rsidRDefault="002E5D19">
      <w:pPr>
        <w:pStyle w:val="ae"/>
        <w:ind w:firstLine="440"/>
      </w:pPr>
      <w:r>
        <w:t>Kneel to me with all your broken wings!</w:t>
      </w:r>
    </w:p>
    <w:p w14:paraId="1E920723" w14:textId="77777777" w:rsidR="00555047" w:rsidRDefault="002E5D19">
      <w:pPr>
        <w:pStyle w:val="ae"/>
        <w:ind w:firstLine="440"/>
      </w:pPr>
      <w:r>
        <w:t>带着你们残破的羽翼，向我屈膝！</w:t>
      </w:r>
    </w:p>
    <w:p w14:paraId="63289817" w14:textId="77777777" w:rsidR="00555047" w:rsidRDefault="002E5D19">
      <w:pPr>
        <w:pStyle w:val="ae"/>
        <w:ind w:firstLine="440"/>
      </w:pPr>
      <w:r>
        <w:t>I swear with certainty and my all anything.</w:t>
      </w:r>
    </w:p>
    <w:p w14:paraId="275F840C" w14:textId="77777777" w:rsidR="00555047" w:rsidRDefault="002E5D19">
      <w:pPr>
        <w:pStyle w:val="ae"/>
        <w:ind w:firstLine="440"/>
      </w:pPr>
      <w:r>
        <w:t>我以全部一切起誓，此志不渝！</w:t>
      </w:r>
    </w:p>
    <w:p w14:paraId="16598419" w14:textId="77777777" w:rsidR="00555047" w:rsidRDefault="00555047">
      <w:pPr>
        <w:ind w:firstLine="440"/>
      </w:pPr>
    </w:p>
    <w:p w14:paraId="032D6E5B" w14:textId="77777777" w:rsidR="00555047" w:rsidRDefault="002E5D19">
      <w:pPr>
        <w:pStyle w:val="a3"/>
      </w:pPr>
      <w:r>
        <w:t>[</w:t>
      </w:r>
      <w:r>
        <w:rPr>
          <w:rFonts w:hint="eastAsia"/>
        </w:rPr>
        <w:t xml:space="preserve"> </w:t>
      </w:r>
      <w:r>
        <w:t>那贫民女子拔出短刃就向国王刺去</w:t>
      </w:r>
      <w:r>
        <w:rPr>
          <w:rFonts w:hint="eastAsia"/>
        </w:rPr>
        <w:t>——</w:t>
      </w:r>
      <w:r>
        <w:t>但她完全不是</w:t>
      </w:r>
      <w:r>
        <w:t>Arthur</w:t>
      </w:r>
      <w:r>
        <w:t>的对手，短刃被石中剑轻松打落，</w:t>
      </w:r>
      <w:r>
        <w:t>Arthur</w:t>
      </w:r>
      <w:r>
        <w:t>一剑制在她咽喉处，让她动弹不得</w:t>
      </w:r>
      <w:r>
        <w:rPr>
          <w:rFonts w:hint="eastAsia"/>
        </w:rPr>
        <w:t xml:space="preserve"> </w:t>
      </w:r>
      <w:r>
        <w:t>]</w:t>
      </w:r>
    </w:p>
    <w:p w14:paraId="00EF402D" w14:textId="77777777" w:rsidR="00555047" w:rsidRDefault="00555047" w:rsidP="000E4CE9">
      <w:pPr>
        <w:ind w:firstLineChars="0" w:firstLine="0"/>
        <w:rPr>
          <w:ins w:id="815" w:author="Liao Kuo" w:date="2026-04-09T16:03:00Z"/>
        </w:rPr>
      </w:pPr>
    </w:p>
    <w:p w14:paraId="757DAAC8" w14:textId="40B46A8F" w:rsidR="000E4CE9" w:rsidRDefault="000E4CE9">
      <w:pPr>
        <w:ind w:firstLineChars="0" w:firstLine="0"/>
        <w:pPrChange w:id="816" w:author="Liao Kuo" w:date="2026-04-09T16:03:00Z">
          <w:pPr>
            <w:ind w:firstLine="442"/>
          </w:pPr>
        </w:pPrChange>
      </w:pPr>
      <w:ins w:id="817" w:author="Liao Kuo" w:date="2026-04-09T16:03:00Z">
        <w:r>
          <w:rPr>
            <w:rFonts w:ascii="Consolas" w:hAnsi="Consolas"/>
            <w:b/>
            <w:color w:val="000000" w:themeColor="text1"/>
            <w:highlight w:val="green"/>
          </w:rPr>
          <w:t xml:space="preserve">1 </w:t>
        </w:r>
      </w:ins>
      <w:ins w:id="818" w:author="Liao Kuo" w:date="2026-04-09T16:04:00Z">
        <w:r>
          <w:rPr>
            <w:rFonts w:ascii="Consolas" w:hAnsi="Consolas"/>
            <w:b/>
            <w:color w:val="000000" w:themeColor="text1"/>
            <w:highlight w:val="green"/>
          </w:rPr>
          <w:t xml:space="preserve">3 </w:t>
        </w:r>
      </w:ins>
      <w:ins w:id="819" w:author="Liao Kuo" w:date="2026-04-09T16:03:00Z">
        <w:r>
          <w:rPr>
            <w:rFonts w:ascii="Consolas" w:hAnsi="Consolas"/>
            <w:b/>
            <w:color w:val="000000" w:themeColor="text1"/>
            <w:highlight w:val="green"/>
          </w:rPr>
          <w:t xml:space="preserve">6 On, </w:t>
        </w:r>
      </w:ins>
      <w:ins w:id="820" w:author="Liao Kuo" w:date="2026-04-09T16:04:00Z">
        <w:r>
          <w:rPr>
            <w:rFonts w:ascii="Consolas" w:hAnsi="Consolas"/>
            <w:b/>
            <w:color w:val="000000" w:themeColor="text1"/>
            <w:highlight w:val="green"/>
          </w:rPr>
          <w:t xml:space="preserve">7-10 15-19 </w:t>
        </w:r>
        <w:r>
          <w:rPr>
            <w:rFonts w:ascii="Consolas" w:hAnsi="Consolas" w:hint="eastAsia"/>
            <w:b/>
            <w:color w:val="000000" w:themeColor="text1"/>
            <w:highlight w:val="green"/>
          </w:rPr>
          <w:t>Standby</w:t>
        </w:r>
        <w:r>
          <w:rPr>
            <w:rFonts w:ascii="Consolas" w:hAnsi="Consolas" w:hint="eastAsia"/>
            <w:b/>
            <w:color w:val="000000" w:themeColor="text1"/>
            <w:highlight w:val="green"/>
          </w:rPr>
          <w:t>，</w:t>
        </w:r>
      </w:ins>
      <w:ins w:id="821" w:author="Liao Kuo" w:date="2026-04-09T16:03:00Z">
        <w:r w:rsidRPr="000E4CE9">
          <w:rPr>
            <w:rFonts w:ascii="Consolas" w:hAnsi="Consolas"/>
            <w:b/>
            <w:color w:val="FFFFFF" w:themeColor="background1"/>
            <w:highlight w:val="red"/>
            <w:rPrChange w:id="822" w:author="Liao Kuo" w:date="2026-04-09T16:04:00Z">
              <w:rPr>
                <w:rFonts w:ascii="Consolas" w:hAnsi="Consolas"/>
                <w:b/>
                <w:color w:val="000000" w:themeColor="text1"/>
                <w:highlight w:val="green"/>
              </w:rPr>
            </w:rPrChange>
          </w:rPr>
          <w:t xml:space="preserve">4 11 12 </w:t>
        </w:r>
      </w:ins>
      <w:ins w:id="823" w:author="Liao Kuo" w:date="2026-04-09T16:04:00Z">
        <w:r w:rsidRPr="000E4CE9">
          <w:rPr>
            <w:rFonts w:ascii="Consolas" w:hAnsi="Consolas"/>
            <w:b/>
            <w:color w:val="FFFFFF" w:themeColor="background1"/>
            <w:highlight w:val="red"/>
            <w:rPrChange w:id="824" w:author="Liao Kuo" w:date="2026-04-09T16:04:00Z">
              <w:rPr>
                <w:rFonts w:ascii="Consolas" w:hAnsi="Consolas"/>
                <w:b/>
                <w:color w:val="000000" w:themeColor="text1"/>
                <w:highlight w:val="green"/>
              </w:rPr>
            </w:rPrChange>
          </w:rPr>
          <w:t>13 14 Off</w:t>
        </w:r>
      </w:ins>
    </w:p>
    <w:p w14:paraId="710DA07A" w14:textId="77777777" w:rsidR="00555047" w:rsidRDefault="002E5D19">
      <w:pPr>
        <w:pStyle w:val="1"/>
        <w:spacing w:before="156" w:after="156"/>
      </w:pPr>
      <w:bookmarkStart w:id="825" w:name="_Toc26460"/>
      <w:r>
        <w:rPr>
          <w:rFonts w:ascii="Dearest Friend lite" w:hAnsi="Dearest Friend lite" w:cs="Dearest Friend lite"/>
          <w:sz w:val="40"/>
          <w:szCs w:val="22"/>
        </w:rPr>
        <w:lastRenderedPageBreak/>
        <w:t>14</w:t>
      </w:r>
      <w:r>
        <w:t xml:space="preserve"> </w:t>
      </w:r>
      <w:r>
        <w:rPr>
          <w:rFonts w:hint="eastAsia"/>
        </w:rPr>
        <w:t xml:space="preserve"> </w:t>
      </w:r>
      <w:r>
        <w:t xml:space="preserve">Deliver </w:t>
      </w:r>
      <w:r>
        <w:rPr>
          <w:rFonts w:hint="eastAsia"/>
        </w:rPr>
        <w:t>U</w:t>
      </w:r>
      <w:r>
        <w:t>s</w:t>
      </w:r>
      <w:bookmarkEnd w:id="825"/>
    </w:p>
    <w:p w14:paraId="1C08CDCE" w14:textId="5617D03C" w:rsidR="00101334" w:rsidRDefault="00101334" w:rsidP="00547879">
      <w:pPr>
        <w:ind w:firstLineChars="0" w:firstLine="0"/>
        <w:rPr>
          <w:ins w:id="826" w:author="Z Richard" w:date="2026-04-23T16:23:00Z" w16du:dateUtc="2026-04-23T08:23:00Z"/>
          <w:rFonts w:ascii="Consolas" w:hAnsi="Consolas"/>
          <w:b/>
          <w:color w:val="215E99" w:themeColor="text2" w:themeTint="BF"/>
        </w:rPr>
      </w:pPr>
      <w:ins w:id="827" w:author="Z Richard" w:date="2026-04-23T16:23:00Z" w16du:dateUtc="2026-04-23T08:23:00Z">
        <w:r>
          <w:rPr>
            <w:rFonts w:ascii="Consolas" w:hAnsi="Consolas" w:hint="eastAsia"/>
            <w:b/>
            <w:color w:val="215E99" w:themeColor="text2" w:themeTint="BF"/>
          </w:rPr>
          <w:t>前半台词戏，涉及演员</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r>
          <w:rPr>
            <w:rFonts w:ascii="Consolas" w:hAnsi="Consolas" w:hint="eastAsia"/>
            <w:b/>
            <w:color w:val="215E99" w:themeColor="text2" w:themeTint="BF"/>
          </w:rPr>
          <w:t>Kay (6)</w:t>
        </w:r>
        <w:r>
          <w:rPr>
            <w:rFonts w:ascii="Consolas" w:hAnsi="Consolas" w:hint="eastAsia"/>
            <w:b/>
            <w:color w:val="215E99" w:themeColor="text2" w:themeTint="BF"/>
          </w:rPr>
          <w:t>、</w:t>
        </w:r>
      </w:ins>
      <w:ins w:id="828" w:author="Z Richard" w:date="2026-04-23T16:24:00Z" w16du:dateUtc="2026-04-23T08:24:00Z">
        <w:r>
          <w:rPr>
            <w:rFonts w:ascii="Consolas" w:hAnsi="Consolas" w:hint="eastAsia"/>
            <w:b/>
            <w:color w:val="215E99" w:themeColor="text2" w:themeTint="BF"/>
          </w:rPr>
          <w:t>Assassin (3)</w:t>
        </w:r>
      </w:ins>
    </w:p>
    <w:p w14:paraId="32D24FA6" w14:textId="3058186B" w:rsidR="00555047" w:rsidRPr="00101334" w:rsidRDefault="00F516F7" w:rsidP="00101334">
      <w:pPr>
        <w:ind w:firstLineChars="0" w:firstLine="0"/>
        <w:rPr>
          <w:ins w:id="829" w:author="Z Richard" w:date="2026-04-23T16:23:00Z" w16du:dateUtc="2026-04-23T08:23:00Z"/>
          <w:rFonts w:ascii="Consolas" w:hAnsi="Consolas"/>
          <w:b/>
          <w:color w:val="000000" w:themeColor="text1"/>
          <w:highlight w:val="green"/>
          <w:rPrChange w:id="830" w:author="Z Richard" w:date="2026-04-23T16:23:00Z" w16du:dateUtc="2026-04-23T08:23:00Z">
            <w:rPr>
              <w:ins w:id="831" w:author="Z Richard" w:date="2026-04-23T16:23:00Z" w16du:dateUtc="2026-04-23T08:23:00Z"/>
            </w:rPr>
          </w:rPrChange>
        </w:rPr>
      </w:pPr>
      <w:ins w:id="832" w:author="Z Richard" w:date="2026-04-23T16:24:00Z" w16du:dateUtc="2026-04-23T08:24:00Z">
        <w:r>
          <w:rPr>
            <w:rFonts w:ascii="Consolas" w:hAnsi="Consolas" w:hint="eastAsia"/>
            <w:b/>
            <w:color w:val="215E99" w:themeColor="text2" w:themeTint="BF"/>
          </w:rPr>
          <w:t>后半</w:t>
        </w:r>
        <w:r w:rsidR="00486313">
          <w:rPr>
            <w:rFonts w:ascii="Consolas" w:hAnsi="Consolas" w:hint="eastAsia"/>
            <w:b/>
            <w:color w:val="215E99" w:themeColor="text2" w:themeTint="BF"/>
          </w:rPr>
          <w:t xml:space="preserve"> Assassin</w:t>
        </w:r>
      </w:ins>
      <w:ins w:id="833" w:author="Z Richard" w:date="2026-04-23T16:23:00Z" w16du:dateUtc="2026-04-23T08:23:00Z">
        <w:r w:rsidR="00547879">
          <w:rPr>
            <w:rFonts w:ascii="Consolas" w:hAnsi="Consolas" w:hint="eastAsia"/>
            <w:b/>
            <w:color w:val="215E99" w:themeColor="text2" w:themeTint="BF"/>
          </w:rPr>
          <w:t xml:space="preserve"> (</w:t>
        </w:r>
      </w:ins>
      <w:ins w:id="834" w:author="Z Richard" w:date="2026-04-23T16:24:00Z" w16du:dateUtc="2026-04-23T08:24:00Z">
        <w:r w:rsidR="00486313">
          <w:rPr>
            <w:rFonts w:ascii="Consolas" w:hAnsi="Consolas" w:hint="eastAsia"/>
            <w:b/>
            <w:color w:val="215E99" w:themeColor="text2" w:themeTint="BF"/>
          </w:rPr>
          <w:t>3</w:t>
        </w:r>
      </w:ins>
      <w:ins w:id="835" w:author="Z Richard" w:date="2026-04-23T16:23:00Z" w16du:dateUtc="2026-04-23T08:23:00Z">
        <w:r w:rsidR="00547879">
          <w:rPr>
            <w:rFonts w:ascii="Consolas" w:hAnsi="Consolas" w:hint="eastAsia"/>
            <w:b/>
            <w:color w:val="215E99" w:themeColor="text2" w:themeTint="BF"/>
          </w:rPr>
          <w:t>)</w:t>
        </w:r>
      </w:ins>
      <w:ins w:id="836" w:author="Z Richard" w:date="2026-04-23T16:24:00Z" w16du:dateUtc="2026-04-23T08:24:00Z">
        <w:r w:rsidR="00353AE8">
          <w:rPr>
            <w:rFonts w:ascii="Consolas" w:hAnsi="Consolas" w:hint="eastAsia"/>
            <w:b/>
            <w:color w:val="215E99" w:themeColor="text2" w:themeTint="BF"/>
          </w:rPr>
          <w:t>、</w:t>
        </w:r>
        <w:r w:rsidR="00353AE8">
          <w:rPr>
            <w:rFonts w:ascii="Consolas" w:hAnsi="Consolas" w:hint="eastAsia"/>
            <w:b/>
            <w:color w:val="215E99" w:themeColor="text2" w:themeTint="BF"/>
          </w:rPr>
          <w:t>Chorus A (</w:t>
        </w:r>
      </w:ins>
      <w:ins w:id="837" w:author="Z Richard" w:date="2026-04-23T16:25:00Z" w16du:dateUtc="2026-04-23T08:25:00Z">
        <w:r w:rsidR="00353AE8">
          <w:rPr>
            <w:rFonts w:ascii="Consolas" w:hAnsi="Consolas" w:hint="eastAsia"/>
            <w:b/>
            <w:color w:val="215E99" w:themeColor="text2" w:themeTint="BF"/>
          </w:rPr>
          <w:t>7-10</w:t>
        </w:r>
      </w:ins>
      <w:ins w:id="838" w:author="Z Richard" w:date="2026-04-23T16:24:00Z" w16du:dateUtc="2026-04-23T08:24:00Z">
        <w:r w:rsidR="00353AE8">
          <w:rPr>
            <w:rFonts w:ascii="Consolas" w:hAnsi="Consolas" w:hint="eastAsia"/>
            <w:b/>
            <w:color w:val="215E99" w:themeColor="text2" w:themeTint="BF"/>
          </w:rPr>
          <w:t>)</w:t>
        </w:r>
      </w:ins>
      <w:ins w:id="839" w:author="Z Richard" w:date="2026-04-23T16:25:00Z" w16du:dateUtc="2026-04-23T08:25:00Z">
        <w:r w:rsidR="00353AE8">
          <w:rPr>
            <w:rFonts w:ascii="Consolas" w:hAnsi="Consolas" w:hint="eastAsia"/>
            <w:b/>
            <w:color w:val="215E99" w:themeColor="text2" w:themeTint="BF"/>
          </w:rPr>
          <w:t>、</w:t>
        </w:r>
        <w:r w:rsidR="00353AE8">
          <w:rPr>
            <w:rFonts w:ascii="Consolas" w:hAnsi="Consolas" w:hint="eastAsia"/>
            <w:b/>
            <w:color w:val="215E99" w:themeColor="text2" w:themeTint="BF"/>
          </w:rPr>
          <w:t>Chorus C (15-19)</w:t>
        </w:r>
      </w:ins>
      <w:ins w:id="840" w:author="Z Richard" w:date="2026-04-23T16:23:00Z" w16du:dateUtc="2026-04-23T08:23:00Z">
        <w:r w:rsidR="00547879">
          <w:rPr>
            <w:rFonts w:ascii="Consolas" w:hAnsi="Consolas" w:hint="eastAsia"/>
            <w:b/>
            <w:color w:val="215E99" w:themeColor="text2" w:themeTint="BF"/>
          </w:rPr>
          <w:t xml:space="preserve"> </w:t>
        </w:r>
        <w:r w:rsidR="00547879" w:rsidRPr="0043183D">
          <w:rPr>
            <w:rFonts w:ascii="Consolas" w:hAnsi="Consolas" w:hint="eastAsia"/>
            <w:b/>
            <w:color w:val="215E99" w:themeColor="text2" w:themeTint="BF"/>
          </w:rPr>
          <w:t>唱</w:t>
        </w:r>
        <w:r w:rsidR="00547879">
          <w:rPr>
            <w:rFonts w:ascii="Consolas" w:hAnsi="Consolas" w:hint="eastAsia"/>
            <w:b/>
            <w:color w:val="215E99" w:themeColor="text2" w:themeTint="BF"/>
          </w:rPr>
          <w:t xml:space="preserve"> (Chorus</w:t>
        </w:r>
      </w:ins>
      <w:ins w:id="841" w:author="Z Richard" w:date="2026-04-23T16:25:00Z" w16du:dateUtc="2026-04-23T08:25:00Z">
        <w:r w:rsidR="00353AE8">
          <w:rPr>
            <w:rFonts w:ascii="Consolas" w:hAnsi="Consolas" w:hint="eastAsia"/>
            <w:b/>
            <w:color w:val="215E99" w:themeColor="text2" w:themeTint="BF"/>
          </w:rPr>
          <w:t xml:space="preserve"> A &amp; C</w:t>
        </w:r>
      </w:ins>
      <w:ins w:id="842" w:author="Z Richard" w:date="2026-04-23T16:23:00Z" w16du:dateUtc="2026-04-23T08:23:00Z">
        <w:r w:rsidR="00547879">
          <w:rPr>
            <w:rFonts w:ascii="Consolas" w:hAnsi="Consolas" w:hint="eastAsia"/>
            <w:b/>
            <w:color w:val="215E99" w:themeColor="text2" w:themeTint="BF"/>
          </w:rPr>
          <w:t>仅合唱</w:t>
        </w:r>
      </w:ins>
      <w:ins w:id="843" w:author="Z Richard" w:date="2026-04-23T16:25:00Z" w16du:dateUtc="2026-04-23T08:25:00Z">
        <w:r w:rsidR="00353AE8">
          <w:rPr>
            <w:rFonts w:ascii="Consolas" w:hAnsi="Consolas" w:hint="eastAsia"/>
            <w:b/>
            <w:color w:val="215E99" w:themeColor="text2" w:themeTint="BF"/>
          </w:rPr>
          <w:t>，有预录和声</w:t>
        </w:r>
      </w:ins>
      <w:ins w:id="844" w:author="Z Richard" w:date="2026-04-23T16:23:00Z" w16du:dateUtc="2026-04-23T08:23:00Z">
        <w:r w:rsidR="00547879">
          <w:rPr>
            <w:rFonts w:ascii="Consolas" w:hAnsi="Consolas" w:hint="eastAsia"/>
            <w:b/>
            <w:color w:val="215E99" w:themeColor="text2" w:themeTint="BF"/>
          </w:rPr>
          <w:t>)</w:t>
        </w:r>
      </w:ins>
    </w:p>
    <w:p w14:paraId="30A44FF2" w14:textId="77777777" w:rsidR="00547879" w:rsidRDefault="00547879">
      <w:pPr>
        <w:ind w:firstLineChars="0" w:firstLine="0"/>
        <w:pPrChange w:id="845" w:author="Z Richard" w:date="2026-04-23T16:23:00Z" w16du:dateUtc="2026-04-23T08:23:00Z">
          <w:pPr>
            <w:ind w:firstLine="440"/>
          </w:pPr>
        </w:pPrChange>
      </w:pPr>
    </w:p>
    <w:p w14:paraId="4946595D" w14:textId="77777777" w:rsidR="00555047" w:rsidRDefault="002E5D19">
      <w:pPr>
        <w:pStyle w:val="ad"/>
        <w:spacing w:after="62"/>
      </w:pPr>
      <w:r>
        <w:rPr>
          <w:rFonts w:hint="eastAsia"/>
        </w:rPr>
        <w:t>Kay</w:t>
      </w:r>
      <w:ins w:id="846" w:author="Liao Kuo" w:date="2026-04-09T16:04:00Z">
        <w:r w:rsidR="000E4CE9">
          <w:t xml:space="preserve"> 6</w:t>
        </w:r>
      </w:ins>
    </w:p>
    <w:p w14:paraId="2ADF1842" w14:textId="77777777" w:rsidR="00555047" w:rsidRDefault="002E5D19">
      <w:pPr>
        <w:ind w:firstLine="440"/>
      </w:pPr>
      <w:r>
        <w:t>You witch...How dare you commit such a crime!</w:t>
      </w:r>
    </w:p>
    <w:p w14:paraId="4BB25CCA" w14:textId="77777777" w:rsidR="00555047" w:rsidRDefault="002E5D19">
      <w:pPr>
        <w:ind w:firstLine="440"/>
      </w:pPr>
      <w:r>
        <w:t>你这巫女</w:t>
      </w:r>
      <w:r>
        <w:t>……</w:t>
      </w:r>
      <w:r>
        <w:t>怎么敢犯下这等罪行！</w:t>
      </w:r>
    </w:p>
    <w:p w14:paraId="149E8FCC" w14:textId="77777777" w:rsidR="00555047" w:rsidRDefault="00555047">
      <w:pPr>
        <w:ind w:firstLine="440"/>
      </w:pPr>
    </w:p>
    <w:p w14:paraId="21FF337E" w14:textId="77777777" w:rsidR="00555047" w:rsidRDefault="002E5D19">
      <w:pPr>
        <w:pStyle w:val="a3"/>
      </w:pPr>
      <w:r>
        <w:t>[</w:t>
      </w:r>
      <w:r>
        <w:rPr>
          <w:rFonts w:hint="eastAsia"/>
        </w:rPr>
        <w:t xml:space="preserve"> </w:t>
      </w:r>
      <w:r>
        <w:t>被擒获的女人不发一言，</w:t>
      </w:r>
      <w:r>
        <w:t>Kay</w:t>
      </w:r>
      <w:r>
        <w:t>越发愤怒</w:t>
      </w:r>
      <w:r>
        <w:rPr>
          <w:rFonts w:hint="eastAsia"/>
        </w:rPr>
        <w:t xml:space="preserve"> </w:t>
      </w:r>
      <w:r>
        <w:t>]</w:t>
      </w:r>
    </w:p>
    <w:p w14:paraId="56672CF5" w14:textId="77777777" w:rsidR="00555047" w:rsidRDefault="00555047">
      <w:pPr>
        <w:ind w:firstLine="440"/>
      </w:pPr>
    </w:p>
    <w:p w14:paraId="4F349815" w14:textId="77777777" w:rsidR="00555047" w:rsidRDefault="002E5D19">
      <w:pPr>
        <w:pStyle w:val="ad"/>
        <w:spacing w:after="62"/>
      </w:pPr>
      <w:r>
        <w:rPr>
          <w:rFonts w:hint="eastAsia"/>
        </w:rPr>
        <w:t>Kay</w:t>
      </w:r>
      <w:ins w:id="847" w:author="Liao Kuo" w:date="2026-04-09T16:04:00Z">
        <w:r w:rsidR="000E4CE9">
          <w:t xml:space="preserve"> 6</w:t>
        </w:r>
      </w:ins>
    </w:p>
    <w:p w14:paraId="2FBB38BE" w14:textId="77777777" w:rsidR="00555047" w:rsidRDefault="002E5D19">
      <w:pPr>
        <w:ind w:firstLine="440"/>
      </w:pPr>
      <w:r>
        <w:t>You traitor...Arthur, we should burn this witch!</w:t>
      </w:r>
    </w:p>
    <w:p w14:paraId="3C7CA611" w14:textId="77777777" w:rsidR="00555047" w:rsidRDefault="002E5D19">
      <w:pPr>
        <w:ind w:firstLine="440"/>
      </w:pPr>
      <w:r>
        <w:t>你这个叛徒</w:t>
      </w:r>
      <w:r>
        <w:t>……</w:t>
      </w:r>
      <w:r>
        <w:t>亚瑟，我们应该烧死这巫女！</w:t>
      </w:r>
    </w:p>
    <w:p w14:paraId="14FBBA3D" w14:textId="77777777" w:rsidR="00555047" w:rsidRDefault="00555047" w:rsidP="000474EC">
      <w:pPr>
        <w:ind w:firstLineChars="0" w:firstLine="0"/>
        <w:rPr>
          <w:ins w:id="848" w:author="Z Richard" w:date="2026-04-23T20:59:00Z" w16du:dateUtc="2026-04-23T12:59:00Z"/>
        </w:rPr>
      </w:pPr>
    </w:p>
    <w:p w14:paraId="1EE6F789" w14:textId="4E476547" w:rsidR="000474EC" w:rsidRDefault="000474EC" w:rsidP="000474EC">
      <w:pPr>
        <w:ind w:firstLineChars="0" w:firstLine="0"/>
        <w:rPr>
          <w:ins w:id="849" w:author="Z Richard" w:date="2026-04-23T20:59:00Z" w16du:dateUtc="2026-04-23T12:59:00Z"/>
          <w:rFonts w:ascii="Consolas" w:hAnsi="Consolas"/>
          <w:b/>
          <w:color w:val="000000" w:themeColor="text1"/>
        </w:rPr>
      </w:pPr>
      <w:ins w:id="850" w:author="Z Richard" w:date="2026-04-23T20:59:00Z" w16du:dateUtc="2026-04-23T12:59:00Z">
        <w:r w:rsidRPr="000B54F7">
          <w:rPr>
            <w:rFonts w:ascii="Consolas" w:hAnsi="Consolas"/>
            <w:b/>
            <w:color w:val="FFFFFF" w:themeColor="background1"/>
            <w:highlight w:val="red"/>
          </w:rPr>
          <w:t>6 Off,</w:t>
        </w:r>
        <w:r w:rsidRPr="00486313">
          <w:rPr>
            <w:rFonts w:ascii="Consolas" w:hAnsi="Consolas"/>
            <w:b/>
            <w:color w:val="000000" w:themeColor="text1"/>
            <w:highlight w:val="green"/>
          </w:rPr>
          <w:t xml:space="preserve"> </w:t>
        </w:r>
        <w:r>
          <w:rPr>
            <w:rFonts w:ascii="Consolas" w:hAnsi="Consolas"/>
            <w:b/>
            <w:color w:val="000000" w:themeColor="text1"/>
            <w:highlight w:val="green"/>
          </w:rPr>
          <w:t>7-10 15-19 On</w:t>
        </w:r>
      </w:ins>
    </w:p>
    <w:p w14:paraId="5BB55043" w14:textId="4D1C5F3A" w:rsidR="000474EC" w:rsidRPr="000474EC" w:rsidRDefault="000474EC" w:rsidP="000474EC">
      <w:pPr>
        <w:ind w:firstLineChars="0" w:firstLine="0"/>
        <w:rPr>
          <w:ins w:id="851" w:author="Z Richard" w:date="2026-04-23T20:59:00Z" w16du:dateUtc="2026-04-23T12:59:00Z"/>
          <w:rFonts w:ascii="Consolas" w:hAnsi="Consolas"/>
          <w:b/>
          <w:color w:val="215E99" w:themeColor="text2" w:themeTint="BF"/>
          <w:rPrChange w:id="852" w:author="Z Richard" w:date="2026-04-23T20:59:00Z" w16du:dateUtc="2026-04-23T12:59:00Z">
            <w:rPr>
              <w:ins w:id="853" w:author="Z Richard" w:date="2026-04-23T20:59:00Z" w16du:dateUtc="2026-04-23T12:59:00Z"/>
            </w:rPr>
          </w:rPrChange>
        </w:rPr>
      </w:pPr>
      <w:ins w:id="854" w:author="Z Richard" w:date="2026-04-23T20:59:00Z" w16du:dateUtc="2026-04-23T12:59:00Z">
        <w:r>
          <w:rPr>
            <w:rFonts w:ascii="Consolas" w:hAnsi="Consolas" w:hint="eastAsia"/>
            <w:b/>
            <w:color w:val="215E99" w:themeColor="text2" w:themeTint="BF"/>
          </w:rPr>
          <w:t xml:space="preserve">Chorus A &amp; C </w:t>
        </w:r>
        <w:r>
          <w:rPr>
            <w:rFonts w:ascii="Consolas" w:hAnsi="Consolas" w:hint="eastAsia"/>
            <w:b/>
            <w:color w:val="215E99" w:themeColor="text2" w:themeTint="BF"/>
          </w:rPr>
          <w:t>本段开始哼鸣</w:t>
        </w:r>
      </w:ins>
    </w:p>
    <w:p w14:paraId="106B77BF" w14:textId="77777777" w:rsidR="000474EC" w:rsidRPr="000474EC" w:rsidRDefault="000474EC">
      <w:pPr>
        <w:ind w:firstLineChars="0" w:firstLine="0"/>
        <w:pPrChange w:id="855" w:author="Z Richard" w:date="2026-04-23T20:59:00Z" w16du:dateUtc="2026-04-23T12:59:00Z">
          <w:pPr>
            <w:ind w:firstLine="440"/>
          </w:pPr>
        </w:pPrChange>
      </w:pPr>
    </w:p>
    <w:p w14:paraId="18246465" w14:textId="77777777" w:rsidR="00555047" w:rsidRDefault="002E5D19">
      <w:pPr>
        <w:pStyle w:val="ad"/>
        <w:spacing w:after="62"/>
      </w:pPr>
      <w:r>
        <w:rPr>
          <w:rFonts w:hint="eastAsia"/>
        </w:rPr>
        <w:t>Arthur</w:t>
      </w:r>
      <w:ins w:id="856" w:author="Liao Kuo" w:date="2026-04-09T16:04:00Z">
        <w:r w:rsidR="000E4CE9">
          <w:t xml:space="preserve"> 1</w:t>
        </w:r>
      </w:ins>
    </w:p>
    <w:p w14:paraId="472C2CF0" w14:textId="77777777" w:rsidR="00555047" w:rsidRDefault="002E5D19">
      <w:pPr>
        <w:spacing w:line="300" w:lineRule="exact"/>
        <w:ind w:firstLine="440"/>
      </w:pPr>
      <w:r>
        <w:t xml:space="preserve">No! ...No one would try to assassinate the King for no reason! </w:t>
      </w:r>
      <w:r>
        <w:rPr>
          <w:rStyle w:val="a4"/>
        </w:rPr>
        <w:t>（亲自把女人从地上扶起）</w:t>
      </w:r>
      <w:r>
        <w:t>My lady...</w:t>
      </w:r>
      <w:r>
        <w:rPr>
          <w:rFonts w:hint="eastAsia"/>
        </w:rPr>
        <w:t>Pray,</w:t>
      </w:r>
      <w:r>
        <w:t xml:space="preserve"> tell me why? Why you </w:t>
      </w:r>
      <w:r>
        <w:rPr>
          <w:rFonts w:hint="eastAsia"/>
        </w:rPr>
        <w:t>loathe</w:t>
      </w:r>
      <w:r>
        <w:t xml:space="preserve"> me</w:t>
      </w:r>
      <w:r>
        <w:rPr>
          <w:rFonts w:hint="eastAsia"/>
        </w:rPr>
        <w:t xml:space="preserve"> so</w:t>
      </w:r>
      <w:r>
        <w:t xml:space="preserve">, why you </w:t>
      </w:r>
      <w:r>
        <w:rPr>
          <w:rFonts w:hint="eastAsia"/>
        </w:rPr>
        <w:t>wish death upon me</w:t>
      </w:r>
      <w:r>
        <w:t>?</w:t>
      </w:r>
    </w:p>
    <w:p w14:paraId="04C4E083" w14:textId="77777777" w:rsidR="00555047" w:rsidRDefault="002E5D19">
      <w:pPr>
        <w:ind w:firstLine="440"/>
        <w:rPr>
          <w:ins w:id="857" w:author="Z Richard" w:date="2026-04-24T14:31:00Z" w16du:dateUtc="2026-04-24T06:31:00Z"/>
        </w:rPr>
      </w:pPr>
      <w:r>
        <w:t>不！不</w:t>
      </w:r>
      <w:r>
        <w:t>……</w:t>
      </w:r>
      <w:r>
        <w:t>没有谁会无缘无故就要刺杀国王！小姐</w:t>
      </w:r>
      <w:r>
        <w:t>……</w:t>
      </w:r>
      <w:r>
        <w:t>您能告诉我，这是为什么吗？您为什么恨我，为什么想杀了我？</w:t>
      </w:r>
    </w:p>
    <w:p w14:paraId="5C09927C" w14:textId="57682637" w:rsidR="00F22B0E" w:rsidRDefault="00F22B0E">
      <w:pPr>
        <w:ind w:firstLineChars="0" w:firstLine="0"/>
        <w:pPrChange w:id="858" w:author="Z Richard" w:date="2026-04-24T14:31:00Z" w16du:dateUtc="2026-04-24T06:31:00Z">
          <w:pPr>
            <w:ind w:firstLine="442"/>
          </w:pPr>
        </w:pPrChange>
      </w:pPr>
      <w:ins w:id="859" w:author="Z Richard" w:date="2026-04-24T14:31:00Z" w16du:dateUtc="2026-04-24T06:31:00Z">
        <w:r>
          <w:rPr>
            <w:rFonts w:ascii="Consolas" w:hAnsi="Consolas" w:hint="eastAsia"/>
            <w:b/>
            <w:color w:val="FFFFFF" w:themeColor="background1"/>
            <w:highlight w:val="red"/>
          </w:rPr>
          <w:t>1</w:t>
        </w:r>
        <w:r w:rsidRPr="000B54F7">
          <w:rPr>
            <w:rFonts w:ascii="Consolas" w:hAnsi="Consolas"/>
            <w:b/>
            <w:color w:val="FFFFFF" w:themeColor="background1"/>
            <w:highlight w:val="red"/>
          </w:rPr>
          <w:t xml:space="preserve"> Off</w:t>
        </w:r>
      </w:ins>
    </w:p>
    <w:p w14:paraId="48F7E2B2" w14:textId="5DAB27E8" w:rsidR="00486313" w:rsidDel="009B1386" w:rsidRDefault="000E4CE9">
      <w:pPr>
        <w:ind w:firstLineChars="0" w:firstLine="0"/>
        <w:rPr>
          <w:del w:id="860" w:author="Z Richard" w:date="2026-04-23T16:24:00Z" w16du:dateUtc="2026-04-23T08:24:00Z"/>
          <w:rFonts w:ascii="Consolas" w:hAnsi="Consolas"/>
          <w:b/>
          <w:color w:val="000000" w:themeColor="text1"/>
        </w:rPr>
      </w:pPr>
      <w:ins w:id="861" w:author="Liao Kuo" w:date="2026-04-09T16:05:00Z">
        <w:del w:id="862" w:author="Z Richard" w:date="2026-04-23T20:59:00Z" w16du:dateUtc="2026-04-23T12:59:00Z">
          <w:r w:rsidRPr="000E4CE9" w:rsidDel="000474EC">
            <w:rPr>
              <w:rFonts w:ascii="Consolas" w:hAnsi="Consolas"/>
              <w:b/>
              <w:color w:val="FFFFFF" w:themeColor="background1"/>
              <w:highlight w:val="red"/>
              <w:rPrChange w:id="863" w:author="Liao Kuo" w:date="2026-04-09T16:05:00Z">
                <w:rPr>
                  <w:rFonts w:ascii="Consolas" w:hAnsi="Consolas"/>
                  <w:b/>
                  <w:color w:val="000000" w:themeColor="text1"/>
                  <w:highlight w:val="green"/>
                </w:rPr>
              </w:rPrChange>
            </w:rPr>
            <w:delText>1 6 Off</w:delText>
          </w:r>
        </w:del>
      </w:ins>
      <w:moveToRangeStart w:id="864" w:author="Z Richard" w:date="2026-04-23T16:24:00Z" w:name="move227853896"/>
      <w:moveTo w:id="865" w:author="Z Richard" w:date="2026-04-23T16:24:00Z" w16du:dateUtc="2026-04-23T08:24:00Z">
        <w:del w:id="866" w:author="Z Richard" w:date="2026-04-23T20:59:00Z" w16du:dateUtc="2026-04-23T12:59:00Z">
          <w:r w:rsidR="00486313" w:rsidDel="000474EC">
            <w:rPr>
              <w:rFonts w:ascii="Consolas" w:hAnsi="Consolas"/>
              <w:b/>
              <w:color w:val="000000" w:themeColor="text1"/>
              <w:highlight w:val="green"/>
            </w:rPr>
            <w:delText>7-10 15-19 On</w:delText>
          </w:r>
        </w:del>
      </w:moveTo>
    </w:p>
    <w:moveToRangeEnd w:id="864"/>
    <w:p w14:paraId="620FEFA4" w14:textId="11487981" w:rsidR="006A654E" w:rsidRPr="002776AA" w:rsidDel="000474EC" w:rsidRDefault="006A654E">
      <w:pPr>
        <w:ind w:firstLineChars="0" w:firstLine="0"/>
        <w:rPr>
          <w:del w:id="867" w:author="Z Richard" w:date="2026-04-23T20:59:00Z" w16du:dateUtc="2026-04-23T12:59:00Z"/>
          <w:rFonts w:ascii="Consolas" w:hAnsi="Consolas"/>
          <w:b/>
          <w:color w:val="215E99" w:themeColor="text2" w:themeTint="BF"/>
          <w:rPrChange w:id="868" w:author="Z Richard" w:date="2026-04-23T16:26:00Z" w16du:dateUtc="2026-04-23T08:26:00Z">
            <w:rPr>
              <w:del w:id="869" w:author="Z Richard" w:date="2026-04-23T20:59:00Z" w16du:dateUtc="2026-04-23T12:59:00Z"/>
            </w:rPr>
          </w:rPrChange>
        </w:rPr>
        <w:pPrChange w:id="870" w:author="Liao Kuo" w:date="2026-04-09T16:05:00Z">
          <w:pPr>
            <w:ind w:firstLine="440"/>
          </w:pPr>
        </w:pPrChange>
      </w:pPr>
    </w:p>
    <w:p w14:paraId="7A743DF0" w14:textId="77777777" w:rsidR="00555047" w:rsidRDefault="002E5D19">
      <w:pPr>
        <w:pStyle w:val="ad"/>
        <w:spacing w:after="62"/>
      </w:pPr>
      <w:r>
        <w:rPr>
          <w:rFonts w:hint="eastAsia"/>
        </w:rPr>
        <w:t>The Assassin</w:t>
      </w:r>
      <w:ins w:id="871" w:author="Liao Kuo" w:date="2026-04-09T16:04:00Z">
        <w:r w:rsidR="000E4CE9">
          <w:t xml:space="preserve"> 3</w:t>
        </w:r>
      </w:ins>
    </w:p>
    <w:p w14:paraId="58792974" w14:textId="77777777" w:rsidR="00555047" w:rsidRDefault="002E5D19">
      <w:pPr>
        <w:ind w:firstLine="440"/>
      </w:pPr>
      <w:r>
        <w:t>Don't you know?...Don't you know!</w:t>
      </w:r>
    </w:p>
    <w:p w14:paraId="3B383E5A" w14:textId="77777777" w:rsidR="00555047" w:rsidRDefault="002E5D19">
      <w:pPr>
        <w:ind w:firstLine="440"/>
      </w:pPr>
      <w:r>
        <w:t>你不知道？</w:t>
      </w:r>
      <w:r>
        <w:t>……</w:t>
      </w:r>
      <w:r>
        <w:t>你竟然不知道！</w:t>
      </w:r>
    </w:p>
    <w:p w14:paraId="77BCDC28" w14:textId="77777777" w:rsidR="00555047" w:rsidRDefault="00555047">
      <w:pPr>
        <w:ind w:firstLine="440"/>
      </w:pPr>
    </w:p>
    <w:p w14:paraId="2356E617" w14:textId="77777777" w:rsidR="00555047" w:rsidRDefault="002E5D19">
      <w:pPr>
        <w:pStyle w:val="ad"/>
        <w:spacing w:after="62"/>
      </w:pPr>
      <w:r>
        <w:rPr>
          <w:rFonts w:hint="eastAsia"/>
        </w:rPr>
        <w:t>The Assassin</w:t>
      </w:r>
    </w:p>
    <w:p w14:paraId="57C5C810" w14:textId="77777777" w:rsidR="00555047" w:rsidRDefault="002E5D19">
      <w:pPr>
        <w:pStyle w:val="ae"/>
        <w:ind w:firstLine="440"/>
      </w:pPr>
      <w:r>
        <w:t>From lands of wheats, to lands of wars, we sweep and sweat till we fall.</w:t>
      </w:r>
    </w:p>
    <w:p w14:paraId="5998E122" w14:textId="77777777" w:rsidR="00555047" w:rsidRDefault="002E5D19">
      <w:pPr>
        <w:pStyle w:val="ae"/>
        <w:ind w:firstLine="440"/>
      </w:pPr>
      <w:r>
        <w:t>从麦浪翻涌的故土，到战火纷飞的疆域，我们奔波劳碌，汗流浃背，直至力竭倒</w:t>
      </w:r>
    </w:p>
    <w:p w14:paraId="5901AE97" w14:textId="77777777" w:rsidR="00555047" w:rsidRDefault="002E5D19">
      <w:pPr>
        <w:pStyle w:val="ae"/>
        <w:ind w:firstLine="440"/>
      </w:pPr>
      <w:r>
        <w:t>下</w:t>
      </w:r>
    </w:p>
    <w:p w14:paraId="3093BD82" w14:textId="77777777" w:rsidR="00555047" w:rsidRDefault="002E5D19">
      <w:pPr>
        <w:pStyle w:val="ae"/>
        <w:ind w:firstLine="440"/>
      </w:pPr>
      <w:r>
        <w:t>Tis our father, tis our sons, part and gone on the run.</w:t>
      </w:r>
    </w:p>
    <w:p w14:paraId="2ED9F839" w14:textId="77777777" w:rsidR="00555047" w:rsidRDefault="002E5D19">
      <w:pPr>
        <w:pStyle w:val="ae"/>
        <w:ind w:firstLine="440"/>
      </w:pPr>
      <w:r>
        <w:t>我们的父辈，我们的子嗣，骨肉离散，四处逃亡</w:t>
      </w:r>
    </w:p>
    <w:p w14:paraId="7B146DEF" w14:textId="77777777" w:rsidR="00555047" w:rsidRDefault="002E5D19">
      <w:pPr>
        <w:pStyle w:val="ae"/>
        <w:ind w:firstLine="440"/>
      </w:pPr>
      <w:r>
        <w:t>In our villages, in our homes, the blood soak through the loams.</w:t>
      </w:r>
    </w:p>
    <w:p w14:paraId="59CA51C0" w14:textId="77777777" w:rsidR="00555047" w:rsidRDefault="002E5D19">
      <w:pPr>
        <w:pStyle w:val="ae"/>
        <w:ind w:firstLine="440"/>
      </w:pPr>
      <w:r>
        <w:t>放眼村庄，放眼家园，鲜血浸透了沃土</w:t>
      </w:r>
    </w:p>
    <w:p w14:paraId="41AF0A31" w14:textId="77777777" w:rsidR="00555047" w:rsidRDefault="002E5D19">
      <w:pPr>
        <w:pStyle w:val="ae"/>
        <w:ind w:firstLine="440"/>
      </w:pPr>
      <w:r>
        <w:t>We take the whip, we take the thong, the tyranny of Saxons.</w:t>
      </w:r>
    </w:p>
    <w:p w14:paraId="7326D2AA" w14:textId="77777777" w:rsidR="00555047" w:rsidRDefault="002E5D19">
      <w:pPr>
        <w:pStyle w:val="ae"/>
        <w:ind w:firstLine="440"/>
      </w:pPr>
      <w:r>
        <w:t>我们承受皮鞭抽打，我们忍受绳索捆绑</w:t>
      </w:r>
      <w:r>
        <w:t xml:space="preserve"> </w:t>
      </w:r>
      <w:r>
        <w:rPr>
          <w:rFonts w:hint="eastAsia"/>
        </w:rPr>
        <w:t>——</w:t>
      </w:r>
      <w:r>
        <w:t xml:space="preserve"> </w:t>
      </w:r>
      <w:r>
        <w:t>这便是撒克逊人的暴虐统治</w:t>
      </w:r>
    </w:p>
    <w:p w14:paraId="336CADEF" w14:textId="57E547F9" w:rsidR="00555047" w:rsidDel="00486313" w:rsidRDefault="000E4CE9">
      <w:pPr>
        <w:ind w:firstLineChars="0" w:firstLine="0"/>
        <w:rPr>
          <w:moveFrom w:id="872" w:author="Z Richard" w:date="2026-04-23T16:24:00Z" w16du:dateUtc="2026-04-23T08:24:00Z"/>
        </w:rPr>
        <w:pPrChange w:id="873" w:author="Liao Kuo" w:date="2026-04-09T16:04:00Z">
          <w:pPr>
            <w:ind w:firstLine="442"/>
          </w:pPr>
        </w:pPrChange>
      </w:pPr>
      <w:moveFromRangeStart w:id="874" w:author="Z Richard" w:date="2026-04-23T16:24:00Z" w:name="move227853896"/>
      <w:moveFrom w:id="875" w:author="Z Richard" w:date="2026-04-23T16:24:00Z" w16du:dateUtc="2026-04-23T08:24:00Z">
        <w:ins w:id="876" w:author="Liao Kuo" w:date="2026-04-09T16:04:00Z">
          <w:r w:rsidDel="00486313">
            <w:rPr>
              <w:rFonts w:ascii="Consolas" w:hAnsi="Consolas"/>
              <w:b/>
              <w:color w:val="000000" w:themeColor="text1"/>
              <w:highlight w:val="green"/>
            </w:rPr>
            <w:t>7</w:t>
          </w:r>
        </w:ins>
        <w:ins w:id="877" w:author="Liao Kuo" w:date="2026-04-09T16:05:00Z">
          <w:r w:rsidDel="00486313">
            <w:rPr>
              <w:rFonts w:ascii="Consolas" w:hAnsi="Consolas"/>
              <w:b/>
              <w:color w:val="000000" w:themeColor="text1"/>
              <w:highlight w:val="green"/>
            </w:rPr>
            <w:t>-10 15-19</w:t>
          </w:r>
        </w:ins>
        <w:ins w:id="878" w:author="Liao Kuo" w:date="2026-04-09T16:04:00Z">
          <w:r w:rsidDel="00486313">
            <w:rPr>
              <w:rFonts w:ascii="Consolas" w:hAnsi="Consolas"/>
              <w:b/>
              <w:color w:val="000000" w:themeColor="text1"/>
              <w:highlight w:val="green"/>
            </w:rPr>
            <w:t xml:space="preserve"> On</w:t>
          </w:r>
        </w:ins>
      </w:moveFrom>
    </w:p>
    <w:moveFromRangeEnd w:id="874"/>
    <w:p w14:paraId="6B596C22" w14:textId="77777777" w:rsidR="00555047" w:rsidRDefault="002E5D19">
      <w:pPr>
        <w:pStyle w:val="ad"/>
        <w:spacing w:after="62"/>
      </w:pPr>
      <w:r>
        <w:rPr>
          <w:rFonts w:hint="eastAsia"/>
        </w:rPr>
        <w:t>The Assassin/Chorus</w:t>
      </w:r>
      <w:r>
        <w:rPr>
          <w:rFonts w:hint="eastAsia"/>
        </w:rPr>
        <w:t>【</w:t>
      </w:r>
      <w:r>
        <w:rPr>
          <w:rFonts w:hint="eastAsia"/>
        </w:rPr>
        <w:t>A</w:t>
      </w:r>
      <w:r>
        <w:rPr>
          <w:rFonts w:hint="eastAsia"/>
        </w:rPr>
        <w:t>、</w:t>
      </w:r>
      <w:r>
        <w:rPr>
          <w:rFonts w:hint="eastAsia"/>
        </w:rPr>
        <w:t>C -Kay</w:t>
      </w:r>
      <w:r>
        <w:rPr>
          <w:rFonts w:hint="eastAsia"/>
        </w:rPr>
        <w:t>】</w:t>
      </w:r>
    </w:p>
    <w:p w14:paraId="60964B09" w14:textId="77777777" w:rsidR="00555047" w:rsidRDefault="002E5D19">
      <w:pPr>
        <w:pStyle w:val="ae"/>
        <w:ind w:firstLine="440"/>
      </w:pPr>
      <w:r>
        <w:t>Rescue us from dying pain.</w:t>
      </w:r>
    </w:p>
    <w:p w14:paraId="00C98DB0" w14:textId="77777777" w:rsidR="00555047" w:rsidRDefault="002E5D19">
      <w:pPr>
        <w:pStyle w:val="ae"/>
        <w:ind w:firstLine="440"/>
      </w:pPr>
      <w:r>
        <w:t>拯救我们，让我们从这濒死痛苦中解脱</w:t>
      </w:r>
    </w:p>
    <w:p w14:paraId="4F4D3E40" w14:textId="77777777" w:rsidR="00555047" w:rsidRDefault="002E5D19">
      <w:pPr>
        <w:pStyle w:val="ae"/>
        <w:ind w:firstLine="440"/>
      </w:pPr>
      <w:r>
        <w:t>My God, now hear the pray.</w:t>
      </w:r>
    </w:p>
    <w:p w14:paraId="615A089F" w14:textId="77777777" w:rsidR="00555047" w:rsidRDefault="002E5D19">
      <w:pPr>
        <w:pStyle w:val="ae"/>
        <w:ind w:firstLine="440"/>
      </w:pPr>
      <w:r>
        <w:lastRenderedPageBreak/>
        <w:t>主啊，此刻请聆听我们的祈祷</w:t>
      </w:r>
    </w:p>
    <w:p w14:paraId="5609AC3A" w14:textId="77777777" w:rsidR="00555047" w:rsidRDefault="002E5D19">
      <w:pPr>
        <w:pStyle w:val="ae"/>
        <w:ind w:firstLine="440"/>
      </w:pPr>
      <w:r>
        <w:t>Can’t you see that ruthless chain?</w:t>
      </w:r>
    </w:p>
    <w:p w14:paraId="00AD6F9E" w14:textId="7924BE3C" w:rsidR="00402AF9" w:rsidDel="00937E09" w:rsidRDefault="002E5D19" w:rsidP="00402AF9">
      <w:pPr>
        <w:pStyle w:val="ae"/>
        <w:ind w:firstLine="440"/>
        <w:rPr>
          <w:del w:id="879" w:author="Z Richard" w:date="2026-04-23T16:26:00Z" w16du:dateUtc="2026-04-23T08:26:00Z"/>
        </w:rPr>
      </w:pPr>
      <w:r>
        <w:t>你难道看不见那无情的枷锁？</w:t>
      </w:r>
    </w:p>
    <w:p w14:paraId="25F946D3" w14:textId="77777777" w:rsidR="00937E09" w:rsidRDefault="00937E09" w:rsidP="00937E09">
      <w:pPr>
        <w:pStyle w:val="ae"/>
        <w:ind w:firstLine="440"/>
        <w:rPr>
          <w:ins w:id="880" w:author="Z Richard" w:date="2026-04-23T16:26:00Z" w16du:dateUtc="2026-04-23T08:26:00Z"/>
        </w:rPr>
      </w:pPr>
    </w:p>
    <w:p w14:paraId="2DC49FC5" w14:textId="7F16BA62" w:rsidR="00555047" w:rsidRDefault="002E5D19" w:rsidP="00937E09">
      <w:pPr>
        <w:pStyle w:val="ae"/>
        <w:ind w:firstLine="440"/>
      </w:pPr>
      <w:r>
        <w:t>My Lord, what do you say?</w:t>
      </w:r>
    </w:p>
    <w:p w14:paraId="6B3214D7" w14:textId="77777777" w:rsidR="00555047" w:rsidRDefault="002E5D19">
      <w:pPr>
        <w:pStyle w:val="ae"/>
        <w:ind w:firstLine="440"/>
      </w:pPr>
      <w:r>
        <w:t>吾王，为何一言不发？</w:t>
      </w:r>
    </w:p>
    <w:p w14:paraId="7B5678DC" w14:textId="77777777" w:rsidR="00555047" w:rsidRDefault="00555047">
      <w:pPr>
        <w:ind w:firstLine="440"/>
      </w:pPr>
    </w:p>
    <w:p w14:paraId="3F677A65" w14:textId="77777777" w:rsidR="00555047" w:rsidRDefault="002E5D19">
      <w:pPr>
        <w:pStyle w:val="ad"/>
        <w:spacing w:after="62"/>
      </w:pPr>
      <w:r>
        <w:rPr>
          <w:rFonts w:hint="eastAsia"/>
        </w:rPr>
        <w:t>The Assassin</w:t>
      </w:r>
    </w:p>
    <w:p w14:paraId="7FCF52DF" w14:textId="77777777" w:rsidR="00555047" w:rsidRDefault="002E5D19">
      <w:pPr>
        <w:pStyle w:val="ae"/>
        <w:ind w:firstLine="440"/>
      </w:pPr>
      <w:r>
        <w:t>Don’t you hear how we weep, in the fear, crawl and creep.</w:t>
      </w:r>
    </w:p>
    <w:p w14:paraId="4FAB4194" w14:textId="77777777" w:rsidR="00555047" w:rsidRDefault="002E5D19">
      <w:pPr>
        <w:pStyle w:val="ae"/>
        <w:ind w:firstLine="440"/>
      </w:pPr>
      <w:r>
        <w:t>难道听不见我们的哭泣</w:t>
      </w:r>
      <w:r>
        <w:rPr>
          <w:rFonts w:hint="eastAsia"/>
        </w:rPr>
        <w:t>——</w:t>
      </w:r>
      <w:r>
        <w:t>如何在恐惧中匍匐前行，苟延残喘</w:t>
      </w:r>
    </w:p>
    <w:p w14:paraId="77FF9B4F" w14:textId="77777777" w:rsidR="00555047" w:rsidRDefault="002E5D19">
      <w:pPr>
        <w:pStyle w:val="ae"/>
        <w:ind w:firstLine="440"/>
      </w:pPr>
      <w:r>
        <w:t>Don’t you notice how we’re towed, with our heads down low.</w:t>
      </w:r>
    </w:p>
    <w:p w14:paraId="23F63005" w14:textId="77777777" w:rsidR="00555047" w:rsidRDefault="002E5D19">
      <w:pPr>
        <w:pStyle w:val="ae"/>
        <w:ind w:firstLine="440"/>
      </w:pPr>
      <w:r>
        <w:t>难道看不见我们的境遇</w:t>
      </w:r>
      <w:r>
        <w:rPr>
          <w:rFonts w:hint="eastAsia"/>
        </w:rPr>
        <w:t>——</w:t>
      </w:r>
      <w:r>
        <w:t>如何垂首弯腰，任人驱使</w:t>
      </w:r>
    </w:p>
    <w:p w14:paraId="369CEF48" w14:textId="77777777" w:rsidR="00555047" w:rsidRDefault="002E5D19">
      <w:pPr>
        <w:pStyle w:val="ae"/>
        <w:ind w:firstLine="440"/>
      </w:pPr>
      <w:r>
        <w:t>You swore to make us better days, deliver us from decay.</w:t>
      </w:r>
    </w:p>
    <w:p w14:paraId="3D94713A" w14:textId="77777777" w:rsidR="00555047" w:rsidRDefault="002E5D19">
      <w:pPr>
        <w:pStyle w:val="ae"/>
        <w:ind w:firstLine="440"/>
      </w:pPr>
      <w:r>
        <w:t>你曾发誓要为我们带来转机，将我们从衰败中拯救</w:t>
      </w:r>
    </w:p>
    <w:p w14:paraId="02C89045" w14:textId="77777777" w:rsidR="00555047" w:rsidRDefault="002E5D19">
      <w:pPr>
        <w:pStyle w:val="ae"/>
        <w:ind w:firstLine="440"/>
      </w:pPr>
      <w:r>
        <w:t>You swore us ease, you swore us peace, Now feeling but just a tease.</w:t>
      </w:r>
    </w:p>
    <w:p w14:paraId="63536481" w14:textId="77777777" w:rsidR="00555047" w:rsidRDefault="002E5D19">
      <w:pPr>
        <w:pStyle w:val="ae"/>
        <w:ind w:firstLine="440"/>
      </w:pPr>
      <w:r>
        <w:t>你曾许诺我们安逸，你曾许诺我们和平，如今一切只剩虚妄嘲弄</w:t>
      </w:r>
    </w:p>
    <w:p w14:paraId="1143A6F9" w14:textId="77777777" w:rsidR="00555047" w:rsidRDefault="00555047">
      <w:pPr>
        <w:ind w:firstLine="440"/>
      </w:pPr>
    </w:p>
    <w:p w14:paraId="6B695D78" w14:textId="77777777" w:rsidR="00555047" w:rsidRDefault="002E5D19">
      <w:pPr>
        <w:pStyle w:val="ad"/>
        <w:spacing w:after="62"/>
      </w:pPr>
      <w:r>
        <w:rPr>
          <w:rFonts w:hint="eastAsia"/>
        </w:rPr>
        <w:t>The Assassin</w:t>
      </w:r>
      <w:r>
        <w:t>/Chorus</w:t>
      </w:r>
      <w:r>
        <w:t>【</w:t>
      </w:r>
      <w:r>
        <w:t>A</w:t>
      </w:r>
      <w:r>
        <w:t>、</w:t>
      </w:r>
      <w:r>
        <w:t>C -Kay -Bedivere</w:t>
      </w:r>
      <w:r>
        <w:t>】</w:t>
      </w:r>
    </w:p>
    <w:p w14:paraId="4433BB94" w14:textId="77777777" w:rsidR="00555047" w:rsidRDefault="002E5D19">
      <w:pPr>
        <w:pStyle w:val="ae"/>
        <w:ind w:firstLine="440"/>
      </w:pPr>
      <w:r>
        <w:t>Walk us out of endless rain.</w:t>
      </w:r>
    </w:p>
    <w:p w14:paraId="0FB007B1" w14:textId="77777777" w:rsidR="00555047" w:rsidRDefault="002E5D19">
      <w:pPr>
        <w:pStyle w:val="ae"/>
        <w:ind w:firstLine="440"/>
      </w:pPr>
      <w:r>
        <w:t>带我们走出这无尽的风雨</w:t>
      </w:r>
    </w:p>
    <w:p w14:paraId="6F23CC7E" w14:textId="77777777" w:rsidR="00555047" w:rsidRDefault="002E5D19">
      <w:pPr>
        <w:pStyle w:val="ae"/>
        <w:ind w:firstLine="440"/>
      </w:pPr>
      <w:r>
        <w:t>Look now we kneel so tame.</w:t>
      </w:r>
    </w:p>
    <w:p w14:paraId="4B68EAA5" w14:textId="77777777" w:rsidR="00555047" w:rsidRDefault="002E5D19">
      <w:pPr>
        <w:pStyle w:val="ae"/>
        <w:ind w:firstLine="440"/>
      </w:pPr>
      <w:r>
        <w:t>看我们如何温顺下跪，卑微祈求</w:t>
      </w:r>
    </w:p>
    <w:p w14:paraId="12FE92F0" w14:textId="77777777" w:rsidR="00555047" w:rsidRDefault="002E5D19">
      <w:pPr>
        <w:pStyle w:val="ae"/>
        <w:ind w:firstLine="440"/>
      </w:pPr>
      <w:r>
        <w:t>Free us from that clutching rein.</w:t>
      </w:r>
    </w:p>
    <w:p w14:paraId="4B57B03E" w14:textId="77777777" w:rsidR="00555047" w:rsidRDefault="002E5D19">
      <w:pPr>
        <w:pStyle w:val="ae"/>
        <w:ind w:firstLine="440"/>
      </w:pPr>
      <w:r>
        <w:t>将我们从那紧缚的缰绳中解脱</w:t>
      </w:r>
    </w:p>
    <w:p w14:paraId="7E11170E" w14:textId="77777777" w:rsidR="00555047" w:rsidRDefault="002E5D19">
      <w:pPr>
        <w:pStyle w:val="ae"/>
        <w:ind w:firstLine="440"/>
      </w:pPr>
      <w:r>
        <w:t>Before our faith got wane.</w:t>
      </w:r>
    </w:p>
    <w:p w14:paraId="70AE80CC" w14:textId="77777777" w:rsidR="00555047" w:rsidRDefault="002E5D19">
      <w:pPr>
        <w:pStyle w:val="ae"/>
        <w:ind w:firstLine="440"/>
      </w:pPr>
      <w:r>
        <w:t>趁我们的信仰尚未消散</w:t>
      </w:r>
    </w:p>
    <w:p w14:paraId="7190171B" w14:textId="77777777" w:rsidR="00555047" w:rsidRDefault="00555047">
      <w:pPr>
        <w:ind w:firstLine="440"/>
      </w:pPr>
    </w:p>
    <w:p w14:paraId="3FD35088" w14:textId="77777777" w:rsidR="00555047" w:rsidRDefault="002E5D19">
      <w:pPr>
        <w:pStyle w:val="ad"/>
        <w:spacing w:after="62"/>
      </w:pPr>
      <w:r>
        <w:rPr>
          <w:rFonts w:hint="eastAsia"/>
        </w:rPr>
        <w:t>The Assassin</w:t>
      </w:r>
    </w:p>
    <w:p w14:paraId="28C556A3" w14:textId="77777777" w:rsidR="00555047" w:rsidRDefault="002E5D19">
      <w:pPr>
        <w:pStyle w:val="ae"/>
        <w:ind w:firstLine="440"/>
      </w:pPr>
      <w:r>
        <w:t>Go see the cage, go see the rage, the change is to wage.</w:t>
      </w:r>
    </w:p>
    <w:p w14:paraId="35996DE7" w14:textId="77777777" w:rsidR="00555047" w:rsidRDefault="002E5D19">
      <w:pPr>
        <w:pStyle w:val="ae"/>
        <w:ind w:firstLine="440"/>
      </w:pPr>
      <w:r>
        <w:t>看看那囚笼，看看那怒火，变革唯有以战斗铸就</w:t>
      </w:r>
    </w:p>
    <w:p w14:paraId="5A1A03B8" w14:textId="77777777" w:rsidR="00555047" w:rsidRDefault="002E5D19">
      <w:pPr>
        <w:pStyle w:val="ae"/>
        <w:ind w:firstLine="440"/>
      </w:pPr>
      <w:r>
        <w:t>Just steal a glance, quick break the dance, it’s Camelot’s last chance.</w:t>
      </w:r>
    </w:p>
    <w:p w14:paraId="330D8AA7" w14:textId="77777777" w:rsidR="00555047" w:rsidRDefault="002E5D19">
      <w:pPr>
        <w:pStyle w:val="ae"/>
        <w:ind w:firstLine="440"/>
      </w:pPr>
      <w:r>
        <w:t>息欢止乐，放眼世间</w:t>
      </w:r>
      <w:r>
        <w:rPr>
          <w:rFonts w:hint="eastAsia"/>
        </w:rPr>
        <w:t>——</w:t>
      </w:r>
      <w:r>
        <w:t>抓住王国最后的希望</w:t>
      </w:r>
    </w:p>
    <w:p w14:paraId="298CF638" w14:textId="77777777" w:rsidR="00555047" w:rsidRDefault="002E5D19">
      <w:pPr>
        <w:pStyle w:val="ae"/>
        <w:ind w:firstLine="440"/>
      </w:pPr>
      <w:r>
        <w:t>Why swords are sheathed, when we all seethe? Take the time when we still breathe.</w:t>
      </w:r>
    </w:p>
    <w:p w14:paraId="1FCE9C1C" w14:textId="77777777" w:rsidR="00555047" w:rsidRDefault="002E5D19">
      <w:pPr>
        <w:pStyle w:val="ae"/>
        <w:ind w:firstLine="440"/>
      </w:pPr>
      <w:r>
        <w:t>我们心中怒火熊熊，为何利剑却仍在鞘中？趁一息尚存，抓住时机</w:t>
      </w:r>
    </w:p>
    <w:p w14:paraId="5447A8E0" w14:textId="77777777" w:rsidR="00555047" w:rsidRDefault="002E5D19">
      <w:pPr>
        <w:pStyle w:val="ae"/>
        <w:ind w:firstLine="440"/>
      </w:pPr>
      <w:r>
        <w:t>Out of the trance, come take the lance, defense your land with your prance.</w:t>
      </w:r>
    </w:p>
    <w:p w14:paraId="5C2676E2" w14:textId="77777777" w:rsidR="00555047" w:rsidRDefault="002E5D19">
      <w:pPr>
        <w:pStyle w:val="ae"/>
        <w:ind w:firstLine="440"/>
      </w:pPr>
      <w:r>
        <w:t>挣脱迷茫，执起长矛，以你的英勇身姿，守护这片国土。</w:t>
      </w:r>
    </w:p>
    <w:p w14:paraId="4AABB051" w14:textId="77777777" w:rsidR="00555047" w:rsidRDefault="00555047">
      <w:pPr>
        <w:ind w:firstLine="440"/>
      </w:pPr>
    </w:p>
    <w:p w14:paraId="3797E2B3" w14:textId="77777777" w:rsidR="00555047" w:rsidRDefault="002E5D19">
      <w:pPr>
        <w:pStyle w:val="ad"/>
        <w:spacing w:after="62"/>
      </w:pPr>
      <w:r>
        <w:rPr>
          <w:rFonts w:hint="eastAsia"/>
        </w:rPr>
        <w:t>The Assassin</w:t>
      </w:r>
      <w:r>
        <w:t>/Chorus</w:t>
      </w:r>
      <w:r>
        <w:t>【</w:t>
      </w:r>
      <w:r>
        <w:t>A</w:t>
      </w:r>
      <w:r>
        <w:t>、</w:t>
      </w:r>
      <w:r>
        <w:t>C -Kay -Bedivere</w:t>
      </w:r>
      <w:r>
        <w:t>】</w:t>
      </w:r>
    </w:p>
    <w:p w14:paraId="58E0CD9C" w14:textId="77777777" w:rsidR="00555047" w:rsidRDefault="002E5D19">
      <w:pPr>
        <w:pStyle w:val="ae"/>
        <w:ind w:firstLine="440"/>
      </w:pPr>
      <w:r>
        <w:t>Way of long walk to attain.</w:t>
      </w:r>
    </w:p>
    <w:p w14:paraId="433CB8AE" w14:textId="77777777" w:rsidR="00555047" w:rsidRDefault="002E5D19">
      <w:pPr>
        <w:pStyle w:val="ae"/>
        <w:ind w:firstLine="440"/>
      </w:pPr>
      <w:r>
        <w:t>前路漫漫</w:t>
      </w:r>
    </w:p>
    <w:p w14:paraId="0B85D157" w14:textId="77777777" w:rsidR="00555047" w:rsidRDefault="002E5D19">
      <w:pPr>
        <w:pStyle w:val="ae"/>
        <w:ind w:firstLine="440"/>
      </w:pPr>
      <w:r>
        <w:t>My Lord, don’t stain your name.</w:t>
      </w:r>
    </w:p>
    <w:p w14:paraId="27BCC030" w14:textId="77777777" w:rsidR="00555047" w:rsidRDefault="002E5D19">
      <w:pPr>
        <w:pStyle w:val="ae"/>
        <w:ind w:firstLine="440"/>
      </w:pPr>
      <w:r>
        <w:t>吾王，勿让威名蒙尘</w:t>
      </w:r>
    </w:p>
    <w:p w14:paraId="0F25B327" w14:textId="66EE12DC" w:rsidR="00555047" w:rsidRDefault="000E4CE9">
      <w:pPr>
        <w:ind w:firstLineChars="0" w:firstLine="0"/>
        <w:pPrChange w:id="881" w:author="Liao Kuo" w:date="2026-04-09T16:05:00Z">
          <w:pPr>
            <w:ind w:firstLine="442"/>
          </w:pPr>
        </w:pPrChange>
      </w:pPr>
      <w:ins w:id="882" w:author="Liao Kuo" w:date="2026-04-09T16:06:00Z">
        <w:r>
          <w:rPr>
            <w:rFonts w:ascii="Consolas" w:hAnsi="Consolas"/>
            <w:b/>
            <w:color w:val="000000" w:themeColor="text1"/>
            <w:highlight w:val="green"/>
          </w:rPr>
          <w:t>1 On</w:t>
        </w:r>
      </w:ins>
      <w:ins w:id="883" w:author="Z Richard" w:date="2026-04-23T16:26:00Z" w16du:dateUtc="2026-04-23T08:26:00Z">
        <w:r w:rsidR="00076572" w:rsidRPr="00076572">
          <w:rPr>
            <w:rFonts w:ascii="Consolas" w:hAnsi="Consolas"/>
            <w:b/>
            <w:color w:val="000000" w:themeColor="text1"/>
            <w:highlight w:val="green"/>
            <w:rPrChange w:id="884" w:author="Z Richard" w:date="2026-04-23T16:26:00Z" w16du:dateUtc="2026-04-23T08:26:00Z">
              <w:rPr>
                <w:rFonts w:ascii="Consolas" w:hAnsi="Consolas"/>
                <w:b/>
                <w:color w:val="000000" w:themeColor="text1"/>
                <w:highlight w:val="yellow"/>
              </w:rPr>
            </w:rPrChange>
          </w:rPr>
          <w:t>,</w:t>
        </w:r>
        <w:r w:rsidR="00076572">
          <w:rPr>
            <w:rFonts w:ascii="Consolas" w:hAnsi="Consolas" w:hint="eastAsia"/>
            <w:b/>
            <w:color w:val="000000" w:themeColor="text1"/>
            <w:highlight w:val="yellow"/>
          </w:rPr>
          <w:t xml:space="preserve"> </w:t>
        </w:r>
      </w:ins>
      <w:ins w:id="885" w:author="Liao Kuo" w:date="2026-04-09T16:06:00Z">
        <w:del w:id="886" w:author="Z Richard" w:date="2026-04-23T16:26:00Z" w16du:dateUtc="2026-04-23T08:26:00Z">
          <w:r w:rsidDel="00076572">
            <w:rPr>
              <w:rFonts w:ascii="Consolas" w:hAnsi="Consolas"/>
              <w:b/>
              <w:color w:val="000000" w:themeColor="text1"/>
              <w:highlight w:val="green"/>
            </w:rPr>
            <w:delText xml:space="preserve"> </w:delText>
          </w:r>
          <w:r w:rsidRPr="000E4CE9" w:rsidDel="00076572">
            <w:rPr>
              <w:rFonts w:ascii="Consolas" w:hAnsi="Consolas"/>
              <w:b/>
              <w:color w:val="000000" w:themeColor="text1"/>
              <w:highlight w:val="yellow"/>
              <w:rPrChange w:id="887" w:author="Liao Kuo" w:date="2026-04-09T16:06:00Z">
                <w:rPr>
                  <w:rFonts w:ascii="Consolas" w:hAnsi="Consolas"/>
                  <w:b/>
                  <w:color w:val="000000" w:themeColor="text1"/>
                  <w:highlight w:val="green"/>
                </w:rPr>
              </w:rPrChange>
            </w:rPr>
            <w:delText>(</w:delText>
          </w:r>
        </w:del>
        <w:r w:rsidRPr="000E4CE9">
          <w:rPr>
            <w:rFonts w:ascii="Consolas" w:hAnsi="Consolas"/>
            <w:b/>
            <w:color w:val="000000" w:themeColor="text1"/>
            <w:highlight w:val="yellow"/>
            <w:rPrChange w:id="888" w:author="Liao Kuo" w:date="2026-04-09T16:06:00Z">
              <w:rPr>
                <w:rFonts w:ascii="Consolas" w:hAnsi="Consolas"/>
                <w:b/>
                <w:color w:val="000000" w:themeColor="text1"/>
                <w:highlight w:val="green"/>
              </w:rPr>
            </w:rPrChange>
          </w:rPr>
          <w:t>1</w:t>
        </w:r>
      </w:ins>
      <w:ins w:id="889" w:author="Z Richard" w:date="2026-04-23T16:28:00Z" w16du:dateUtc="2026-04-23T08:28:00Z">
        <w:r w:rsidR="00B86FDE">
          <w:rPr>
            <w:rFonts w:ascii="Consolas" w:hAnsi="Consolas" w:hint="eastAsia"/>
            <w:b/>
            <w:color w:val="000000" w:themeColor="text1"/>
            <w:highlight w:val="yellow"/>
          </w:rPr>
          <w:t xml:space="preserve"> </w:t>
        </w:r>
      </w:ins>
      <w:ins w:id="890" w:author="Liao Kuo" w:date="2026-04-09T16:06:00Z">
        <w:del w:id="891" w:author="Z Richard" w:date="2026-04-23T16:28:00Z" w16du:dateUtc="2026-04-23T08:28:00Z">
          <w:r w:rsidRPr="000E4CE9" w:rsidDel="00B86FDE">
            <w:rPr>
              <w:rFonts w:ascii="Consolas" w:hAnsi="Consolas"/>
              <w:b/>
              <w:color w:val="000000" w:themeColor="text1"/>
              <w:highlight w:val="yellow"/>
              <w:rPrChange w:id="892" w:author="Liao Kuo" w:date="2026-04-09T16:06:00Z">
                <w:rPr>
                  <w:rFonts w:ascii="Consolas" w:hAnsi="Consolas"/>
                  <w:b/>
                  <w:color w:val="000000" w:themeColor="text1"/>
                  <w:highlight w:val="green"/>
                </w:rPr>
              </w:rPrChange>
            </w:rPr>
            <w:delText>,</w:delText>
          </w:r>
        </w:del>
        <w:r w:rsidRPr="000E4CE9">
          <w:rPr>
            <w:rFonts w:ascii="Consolas" w:hAnsi="Consolas"/>
            <w:b/>
            <w:color w:val="000000" w:themeColor="text1"/>
            <w:highlight w:val="yellow"/>
            <w:rPrChange w:id="893" w:author="Liao Kuo" w:date="2026-04-09T16:06:00Z">
              <w:rPr>
                <w:rFonts w:ascii="Consolas" w:hAnsi="Consolas"/>
                <w:b/>
                <w:color w:val="000000" w:themeColor="text1"/>
                <w:highlight w:val="green"/>
              </w:rPr>
            </w:rPrChange>
          </w:rPr>
          <w:t>3 Only</w:t>
        </w:r>
        <w:del w:id="894" w:author="Z Richard" w:date="2026-04-23T16:26:00Z" w16du:dateUtc="2026-04-23T08:26:00Z">
          <w:r w:rsidRPr="000E4CE9" w:rsidDel="00076572">
            <w:rPr>
              <w:rFonts w:ascii="Consolas" w:hAnsi="Consolas"/>
              <w:b/>
              <w:color w:val="000000" w:themeColor="text1"/>
              <w:highlight w:val="yellow"/>
              <w:rPrChange w:id="895" w:author="Liao Kuo" w:date="2026-04-09T16:06:00Z">
                <w:rPr>
                  <w:rFonts w:ascii="Consolas" w:hAnsi="Consolas"/>
                  <w:b/>
                  <w:color w:val="000000" w:themeColor="text1"/>
                  <w:highlight w:val="green"/>
                </w:rPr>
              </w:rPrChange>
            </w:rPr>
            <w:delText>)</w:delText>
          </w:r>
        </w:del>
      </w:ins>
      <w:ins w:id="896" w:author="Z Richard" w:date="2026-04-23T16:26:00Z" w16du:dateUtc="2026-04-23T08:26:00Z">
        <w:r w:rsidR="00076572">
          <w:rPr>
            <w:rFonts w:ascii="Consolas" w:hAnsi="Consolas" w:hint="eastAsia"/>
            <w:b/>
            <w:color w:val="000000" w:themeColor="text1"/>
            <w:highlight w:val="yellow"/>
          </w:rPr>
          <w:t>,</w:t>
        </w:r>
        <w:r w:rsidR="00076572" w:rsidRPr="00076572">
          <w:rPr>
            <w:rFonts w:ascii="Consolas" w:hAnsi="Consolas"/>
            <w:b/>
            <w:color w:val="000000" w:themeColor="text1"/>
            <w:highlight w:val="red"/>
            <w:rPrChange w:id="897" w:author="Z Richard" w:date="2026-04-23T16:26:00Z" w16du:dateUtc="2026-04-23T08:26:00Z">
              <w:rPr>
                <w:rFonts w:ascii="Consolas" w:hAnsi="Consolas"/>
                <w:b/>
                <w:color w:val="000000" w:themeColor="text1"/>
                <w:highlight w:val="yellow"/>
              </w:rPr>
            </w:rPrChange>
          </w:rPr>
          <w:t xml:space="preserve"> </w:t>
        </w:r>
      </w:ins>
      <w:ins w:id="898" w:author="Liao Kuo" w:date="2026-04-09T16:06:00Z">
        <w:del w:id="899" w:author="Z Richard" w:date="2026-04-23T16:26:00Z" w16du:dateUtc="2026-04-23T08:26:00Z">
          <w:r w:rsidRPr="000E4CE9" w:rsidDel="00076572">
            <w:rPr>
              <w:rFonts w:ascii="Consolas" w:hAnsi="Consolas"/>
              <w:b/>
              <w:color w:val="000000" w:themeColor="text1"/>
              <w:highlight w:val="yellow"/>
              <w:rPrChange w:id="900" w:author="Liao Kuo" w:date="2026-04-09T16:06:00Z">
                <w:rPr>
                  <w:rFonts w:ascii="Consolas" w:hAnsi="Consolas"/>
                  <w:b/>
                  <w:color w:val="000000" w:themeColor="text1"/>
                  <w:highlight w:val="green"/>
                </w:rPr>
              </w:rPrChange>
            </w:rPr>
            <w:delText xml:space="preserve"> </w:delText>
          </w:r>
        </w:del>
        <w:r w:rsidRPr="000E4CE9">
          <w:rPr>
            <w:rFonts w:ascii="Consolas" w:hAnsi="Consolas"/>
            <w:b/>
            <w:color w:val="FFFFFF" w:themeColor="background1"/>
            <w:highlight w:val="red"/>
            <w:rPrChange w:id="901" w:author="Liao Kuo" w:date="2026-04-09T16:06:00Z">
              <w:rPr>
                <w:rFonts w:ascii="Consolas" w:hAnsi="Consolas"/>
                <w:b/>
                <w:color w:val="000000" w:themeColor="text1"/>
                <w:highlight w:val="green"/>
              </w:rPr>
            </w:rPrChange>
          </w:rPr>
          <w:t>7</w:t>
        </w:r>
      </w:ins>
      <w:ins w:id="902" w:author="Z Richard" w:date="2026-04-23T16:28:00Z" w16du:dateUtc="2026-04-23T08:28:00Z">
        <w:r w:rsidR="00B86FDE">
          <w:rPr>
            <w:rFonts w:ascii="Consolas" w:hAnsi="Consolas" w:hint="eastAsia"/>
            <w:b/>
            <w:color w:val="FFFFFF" w:themeColor="background1"/>
            <w:highlight w:val="red"/>
          </w:rPr>
          <w:t>-</w:t>
        </w:r>
      </w:ins>
      <w:ins w:id="903" w:author="Liao Kuo" w:date="2026-04-09T16:06:00Z">
        <w:del w:id="904" w:author="Z Richard" w:date="2026-04-23T16:28:00Z" w16du:dateUtc="2026-04-23T08:28:00Z">
          <w:r w:rsidRPr="000E4CE9" w:rsidDel="00B86FDE">
            <w:rPr>
              <w:rFonts w:ascii="Consolas" w:hAnsi="Consolas"/>
              <w:b/>
              <w:color w:val="FFFFFF" w:themeColor="background1"/>
              <w:highlight w:val="red"/>
              <w:rPrChange w:id="905" w:author="Liao Kuo" w:date="2026-04-09T16:06:00Z">
                <w:rPr>
                  <w:rFonts w:ascii="Consolas" w:hAnsi="Consolas"/>
                  <w:b/>
                  <w:color w:val="000000" w:themeColor="text1"/>
                  <w:highlight w:val="green"/>
                </w:rPr>
              </w:rPrChange>
            </w:rPr>
            <w:delText>~</w:delText>
          </w:r>
        </w:del>
        <w:r w:rsidRPr="000E4CE9">
          <w:rPr>
            <w:rFonts w:ascii="Consolas" w:hAnsi="Consolas"/>
            <w:b/>
            <w:color w:val="FFFFFF" w:themeColor="background1"/>
            <w:highlight w:val="red"/>
            <w:rPrChange w:id="906" w:author="Liao Kuo" w:date="2026-04-09T16:06:00Z">
              <w:rPr>
                <w:rFonts w:ascii="Consolas" w:hAnsi="Consolas"/>
                <w:b/>
                <w:color w:val="000000" w:themeColor="text1"/>
                <w:highlight w:val="green"/>
              </w:rPr>
            </w:rPrChange>
          </w:rPr>
          <w:t>10 15</w:t>
        </w:r>
      </w:ins>
      <w:ins w:id="907" w:author="Z Richard" w:date="2026-04-23T16:28:00Z" w16du:dateUtc="2026-04-23T08:28:00Z">
        <w:r w:rsidR="00B86FDE">
          <w:rPr>
            <w:rFonts w:ascii="Consolas" w:hAnsi="Consolas" w:hint="eastAsia"/>
            <w:b/>
            <w:color w:val="FFFFFF" w:themeColor="background1"/>
            <w:highlight w:val="red"/>
          </w:rPr>
          <w:t>-</w:t>
        </w:r>
      </w:ins>
      <w:ins w:id="908" w:author="Liao Kuo" w:date="2026-04-09T16:06:00Z">
        <w:del w:id="909" w:author="Z Richard" w:date="2026-04-23T16:28:00Z" w16du:dateUtc="2026-04-23T08:28:00Z">
          <w:r w:rsidRPr="000E4CE9" w:rsidDel="00B86FDE">
            <w:rPr>
              <w:rFonts w:ascii="Consolas" w:hAnsi="Consolas"/>
              <w:b/>
              <w:color w:val="FFFFFF" w:themeColor="background1"/>
              <w:highlight w:val="red"/>
              <w:rPrChange w:id="910" w:author="Liao Kuo" w:date="2026-04-09T16:06:00Z">
                <w:rPr>
                  <w:rFonts w:ascii="Consolas" w:hAnsi="Consolas"/>
                  <w:b/>
                  <w:color w:val="000000" w:themeColor="text1"/>
                  <w:highlight w:val="green"/>
                </w:rPr>
              </w:rPrChange>
            </w:rPr>
            <w:delText>~</w:delText>
          </w:r>
        </w:del>
        <w:r w:rsidRPr="000E4CE9">
          <w:rPr>
            <w:rFonts w:ascii="Consolas" w:hAnsi="Consolas"/>
            <w:b/>
            <w:color w:val="FFFFFF" w:themeColor="background1"/>
            <w:highlight w:val="red"/>
            <w:rPrChange w:id="911" w:author="Liao Kuo" w:date="2026-04-09T16:06:00Z">
              <w:rPr>
                <w:rFonts w:ascii="Consolas" w:hAnsi="Consolas"/>
                <w:b/>
                <w:color w:val="000000" w:themeColor="text1"/>
                <w:highlight w:val="green"/>
              </w:rPr>
            </w:rPrChange>
          </w:rPr>
          <w:t>19 Off</w:t>
        </w:r>
      </w:ins>
    </w:p>
    <w:p w14:paraId="34569E1C" w14:textId="77777777" w:rsidR="00555047" w:rsidRDefault="002E5D19">
      <w:pPr>
        <w:pStyle w:val="1"/>
        <w:spacing w:before="156" w:after="156"/>
      </w:pPr>
      <w:bookmarkStart w:id="912" w:name="_Toc17803"/>
      <w:r>
        <w:rPr>
          <w:rFonts w:ascii="Dearest Friend lite" w:hAnsi="Dearest Friend lite" w:cs="Dearest Friend lite"/>
          <w:sz w:val="40"/>
          <w:szCs w:val="22"/>
        </w:rPr>
        <w:lastRenderedPageBreak/>
        <w:t>15</w:t>
      </w:r>
      <w:r>
        <w:t xml:space="preserve"> </w:t>
      </w:r>
      <w:r>
        <w:rPr>
          <w:rFonts w:hint="eastAsia"/>
        </w:rPr>
        <w:t xml:space="preserve"> </w:t>
      </w:r>
      <w:r>
        <w:t xml:space="preserve">My </w:t>
      </w:r>
      <w:r>
        <w:rPr>
          <w:rFonts w:hint="eastAsia"/>
        </w:rPr>
        <w:t>F</w:t>
      </w:r>
      <w:r>
        <w:t>ault</w:t>
      </w:r>
      <w:bookmarkEnd w:id="912"/>
    </w:p>
    <w:p w14:paraId="79FC61D3" w14:textId="436FFFF7" w:rsidR="00555047" w:rsidRPr="004A7AFA" w:rsidRDefault="003B0638" w:rsidP="003B0638">
      <w:pPr>
        <w:ind w:firstLineChars="0" w:firstLine="0"/>
        <w:rPr>
          <w:ins w:id="913" w:author="Z Richard" w:date="2026-04-23T16:28:00Z" w16du:dateUtc="2026-04-23T08:28:00Z"/>
          <w:rFonts w:ascii="Consolas" w:hAnsi="Consolas"/>
          <w:b/>
          <w:color w:val="215E99" w:themeColor="text2" w:themeTint="BF"/>
          <w:rPrChange w:id="914" w:author="Z Richard" w:date="2026-04-23T16:28:00Z" w16du:dateUtc="2026-04-23T08:28:00Z">
            <w:rPr>
              <w:ins w:id="915" w:author="Z Richard" w:date="2026-04-23T16:28:00Z" w16du:dateUtc="2026-04-23T08:28:00Z"/>
            </w:rPr>
          </w:rPrChange>
        </w:rPr>
      </w:pPr>
      <w:ins w:id="916" w:author="Z Richard" w:date="2026-04-23T16:28:00Z" w16du:dateUtc="2026-04-23T08:28:00Z">
        <w:r>
          <w:rPr>
            <w:rFonts w:ascii="Consolas" w:hAnsi="Consolas" w:hint="eastAsia"/>
            <w:b/>
            <w:color w:val="215E99" w:themeColor="text2" w:themeTint="BF"/>
          </w:rPr>
          <w:t>Arthur (1)</w:t>
        </w:r>
        <w:r>
          <w:rPr>
            <w:rFonts w:ascii="Consolas" w:hAnsi="Consolas" w:hint="eastAsia"/>
            <w:b/>
            <w:color w:val="215E99" w:themeColor="text2" w:themeTint="BF"/>
          </w:rPr>
          <w:t>、</w:t>
        </w:r>
        <w:r>
          <w:rPr>
            <w:rFonts w:ascii="Consolas" w:hAnsi="Consolas" w:hint="eastAsia"/>
            <w:b/>
            <w:color w:val="215E99" w:themeColor="text2" w:themeTint="BF"/>
          </w:rPr>
          <w:t xml:space="preserve">Assassin (3) </w:t>
        </w:r>
        <w:r>
          <w:rPr>
            <w:rFonts w:ascii="Consolas" w:hAnsi="Consolas" w:hint="eastAsia"/>
            <w:b/>
            <w:color w:val="215E99" w:themeColor="text2" w:themeTint="BF"/>
          </w:rPr>
          <w:t>唱</w:t>
        </w:r>
      </w:ins>
      <w:ins w:id="917" w:author="Z Richard" w:date="2026-04-23T16:33:00Z" w16du:dateUtc="2026-04-23T08:33:00Z">
        <w:r w:rsidR="00FD6645">
          <w:rPr>
            <w:rFonts w:ascii="Consolas" w:hAnsi="Consolas" w:hint="eastAsia"/>
            <w:b/>
            <w:color w:val="215E99" w:themeColor="text2" w:themeTint="BF"/>
          </w:rPr>
          <w:t xml:space="preserve"> (</w:t>
        </w:r>
        <w:r w:rsidR="00FD6645">
          <w:rPr>
            <w:rFonts w:ascii="Consolas" w:hAnsi="Consolas" w:hint="eastAsia"/>
            <w:b/>
            <w:color w:val="215E99" w:themeColor="text2" w:themeTint="BF"/>
          </w:rPr>
          <w:t>有预录和声</w:t>
        </w:r>
        <w:r w:rsidR="00FD6645">
          <w:rPr>
            <w:rFonts w:ascii="Consolas" w:hAnsi="Consolas" w:hint="eastAsia"/>
            <w:b/>
            <w:color w:val="215E99" w:themeColor="text2" w:themeTint="BF"/>
          </w:rPr>
          <w:t>)</w:t>
        </w:r>
      </w:ins>
    </w:p>
    <w:p w14:paraId="7DB77632" w14:textId="77777777" w:rsidR="003B0638" w:rsidRDefault="003B0638">
      <w:pPr>
        <w:ind w:firstLineChars="0" w:firstLine="0"/>
        <w:pPrChange w:id="918" w:author="Z Richard" w:date="2026-04-23T16:28:00Z" w16du:dateUtc="2026-04-23T08:28:00Z">
          <w:pPr>
            <w:ind w:firstLine="440"/>
          </w:pPr>
        </w:pPrChange>
      </w:pPr>
    </w:p>
    <w:p w14:paraId="6241CAB2" w14:textId="77777777" w:rsidR="00555047" w:rsidRDefault="002E5D19">
      <w:pPr>
        <w:pStyle w:val="ad"/>
        <w:spacing w:after="62"/>
      </w:pPr>
      <w:r>
        <w:rPr>
          <w:rFonts w:hint="eastAsia"/>
        </w:rPr>
        <w:t>Arthur</w:t>
      </w:r>
    </w:p>
    <w:p w14:paraId="1109F000" w14:textId="77777777" w:rsidR="00555047" w:rsidRDefault="002E5D19">
      <w:pPr>
        <w:spacing w:afterLines="20" w:after="62"/>
        <w:ind w:firstLine="440"/>
      </w:pPr>
      <w:r>
        <w:rPr>
          <w:rFonts w:hint="eastAsia"/>
        </w:rPr>
        <w:t>Heed</w:t>
      </w:r>
      <w:r>
        <w:t xml:space="preserve"> my command...to all citizens in my realm...that I </w:t>
      </w:r>
      <w:r>
        <w:rPr>
          <w:rFonts w:hint="eastAsia"/>
        </w:rPr>
        <w:t>may</w:t>
      </w:r>
      <w:r>
        <w:t xml:space="preserve"> conf</w:t>
      </w:r>
      <w:r>
        <w:rPr>
          <w:rFonts w:hint="eastAsia"/>
        </w:rPr>
        <w:t>e</w:t>
      </w:r>
      <w:r>
        <w:t xml:space="preserve">r knighthood to anyone who is loyal and devoted to Britain, and proves that he </w:t>
      </w:r>
      <w:r>
        <w:rPr>
          <w:rFonts w:hint="eastAsia"/>
        </w:rPr>
        <w:t>may</w:t>
      </w:r>
      <w:r>
        <w:t xml:space="preserve"> be a good soldier. </w:t>
      </w:r>
      <w:r>
        <w:rPr>
          <w:rFonts w:hint="eastAsia"/>
        </w:rPr>
        <w:t>May the bravest come forth</w:t>
      </w:r>
      <w:r>
        <w:t xml:space="preserve">, no matter </w:t>
      </w:r>
      <w:r>
        <w:rPr>
          <w:rFonts w:hint="eastAsia"/>
        </w:rPr>
        <w:t>the nobility of his birth</w:t>
      </w:r>
      <w:r>
        <w:t xml:space="preserve">. Every man, if he would join my army to beat the Saxon, come </w:t>
      </w:r>
      <w:r>
        <w:rPr>
          <w:rFonts w:hint="eastAsia"/>
        </w:rPr>
        <w:t>forth</w:t>
      </w:r>
      <w:r>
        <w:t>. Come fight with me!</w:t>
      </w:r>
    </w:p>
    <w:p w14:paraId="4548E19A" w14:textId="77777777" w:rsidR="00555047" w:rsidRDefault="002E5D19">
      <w:pPr>
        <w:spacing w:afterLines="35" w:after="109"/>
        <w:ind w:firstLine="440"/>
      </w:pPr>
      <w:r>
        <w:t>传我命令</w:t>
      </w:r>
      <w:r>
        <w:t xml:space="preserve">…… </w:t>
      </w:r>
      <w:r>
        <w:t>告知所有子民</w:t>
      </w:r>
      <w:r>
        <w:t xml:space="preserve">…… </w:t>
      </w:r>
      <w:r>
        <w:t>凡对不列颠忠心耿耿、且能证明自己胜任战士之责者，我皆会授予其骑士爵位。我要所有勇者前来</w:t>
      </w:r>
      <w:r>
        <w:t xml:space="preserve"> </w:t>
      </w:r>
      <w:r>
        <w:rPr>
          <w:rFonts w:hint="eastAsia"/>
        </w:rPr>
        <w:t>——</w:t>
      </w:r>
      <w:r>
        <w:t xml:space="preserve"> </w:t>
      </w:r>
      <w:r>
        <w:t>无论出身是否高贵。若有人愿加入我的军队，共同抗击撒克逊人，即刻前来见我，随我并肩作战！</w:t>
      </w:r>
    </w:p>
    <w:p w14:paraId="1803B43A" w14:textId="77777777" w:rsidR="00555047" w:rsidRDefault="002E5D19">
      <w:pPr>
        <w:spacing w:afterLines="20" w:after="62"/>
        <w:ind w:firstLine="440"/>
      </w:pPr>
      <w:r>
        <w:t>And you, my lady...thank you.</w:t>
      </w:r>
    </w:p>
    <w:p w14:paraId="6125E265" w14:textId="77777777" w:rsidR="00555047" w:rsidRDefault="002E5D19">
      <w:pPr>
        <w:ind w:firstLine="440"/>
      </w:pPr>
      <w:r>
        <w:t>还有您，小姐</w:t>
      </w:r>
      <w:r>
        <w:t xml:space="preserve">…… </w:t>
      </w:r>
      <w:r>
        <w:t>谢谢您。</w:t>
      </w:r>
    </w:p>
    <w:p w14:paraId="056B27EB" w14:textId="77777777" w:rsidR="00555047" w:rsidRDefault="00555047">
      <w:pPr>
        <w:ind w:firstLine="440"/>
      </w:pPr>
    </w:p>
    <w:p w14:paraId="7AE71312" w14:textId="77777777" w:rsidR="00555047" w:rsidRDefault="002E5D19">
      <w:pPr>
        <w:pStyle w:val="ad"/>
        <w:spacing w:after="62"/>
      </w:pPr>
      <w:r>
        <w:rPr>
          <w:rFonts w:hint="eastAsia"/>
        </w:rPr>
        <w:t>Arthur</w:t>
      </w:r>
    </w:p>
    <w:p w14:paraId="0DD39C4B" w14:textId="77777777" w:rsidR="00555047" w:rsidRDefault="002E5D19">
      <w:pPr>
        <w:pStyle w:val="ae"/>
        <w:ind w:firstLine="440"/>
      </w:pPr>
      <w:r>
        <w:t>Thank you to be like this bold.</w:t>
      </w:r>
    </w:p>
    <w:p w14:paraId="0A1F9B60" w14:textId="77777777" w:rsidR="00555047" w:rsidRDefault="002E5D19">
      <w:pPr>
        <w:pStyle w:val="ae"/>
        <w:ind w:firstLine="440"/>
      </w:pPr>
      <w:r>
        <w:t>多谢你如此勇敢无畏</w:t>
      </w:r>
    </w:p>
    <w:p w14:paraId="79987934" w14:textId="77777777" w:rsidR="00555047" w:rsidRDefault="002E5D19">
      <w:pPr>
        <w:pStyle w:val="ae"/>
        <w:ind w:firstLine="440"/>
      </w:pPr>
      <w:r>
        <w:t>Rest in my room to repose.</w:t>
      </w:r>
    </w:p>
    <w:p w14:paraId="696EBD18" w14:textId="77777777" w:rsidR="00555047" w:rsidRDefault="002E5D19">
      <w:pPr>
        <w:pStyle w:val="ae"/>
        <w:ind w:firstLine="440"/>
      </w:pPr>
      <w:r>
        <w:t>请在我房中歇息</w:t>
      </w:r>
    </w:p>
    <w:p w14:paraId="58592FA3" w14:textId="77777777" w:rsidR="00555047" w:rsidRDefault="002E5D19">
      <w:pPr>
        <w:pStyle w:val="ae"/>
        <w:ind w:firstLine="440"/>
      </w:pPr>
      <w:r>
        <w:t>Let me dispose.</w:t>
      </w:r>
    </w:p>
    <w:p w14:paraId="70856BF6" w14:textId="77777777" w:rsidR="00555047" w:rsidRDefault="002E5D19">
      <w:pPr>
        <w:pStyle w:val="ae"/>
        <w:ind w:firstLine="440"/>
      </w:pPr>
      <w:r>
        <w:t>余下之事交由我处理</w:t>
      </w:r>
    </w:p>
    <w:p w14:paraId="498B9DD9" w14:textId="77777777" w:rsidR="00555047" w:rsidRDefault="00555047">
      <w:pPr>
        <w:ind w:firstLine="440"/>
      </w:pPr>
    </w:p>
    <w:p w14:paraId="0C3373D0" w14:textId="77777777" w:rsidR="00555047" w:rsidRDefault="002E5D19">
      <w:pPr>
        <w:pStyle w:val="ad"/>
        <w:spacing w:after="62"/>
      </w:pPr>
      <w:r>
        <w:rPr>
          <w:rFonts w:hint="eastAsia"/>
        </w:rPr>
        <w:t xml:space="preserve">The </w:t>
      </w:r>
      <w:r>
        <w:t>Assassin</w:t>
      </w:r>
    </w:p>
    <w:p w14:paraId="2CEEAE35" w14:textId="77777777" w:rsidR="00555047" w:rsidRDefault="002E5D19">
      <w:pPr>
        <w:pStyle w:val="ae"/>
        <w:ind w:firstLine="440"/>
      </w:pPr>
      <w:r>
        <w:t>Scared of the tragic so imposed.</w:t>
      </w:r>
    </w:p>
    <w:p w14:paraId="5B9DF135" w14:textId="77777777" w:rsidR="00555047" w:rsidRDefault="002E5D19">
      <w:pPr>
        <w:pStyle w:val="ae"/>
        <w:ind w:firstLine="440"/>
      </w:pPr>
      <w:r>
        <w:t>早已畏惧这强加的悲剧</w:t>
      </w:r>
    </w:p>
    <w:p w14:paraId="553B62CF" w14:textId="77777777" w:rsidR="00555047" w:rsidRDefault="002E5D19">
      <w:pPr>
        <w:pStyle w:val="ae"/>
        <w:ind w:firstLine="440"/>
      </w:pPr>
      <w:r>
        <w:t>Tired of played out as a dope.</w:t>
      </w:r>
    </w:p>
    <w:p w14:paraId="624A6FE5" w14:textId="77777777" w:rsidR="00555047" w:rsidRDefault="002E5D19">
      <w:pPr>
        <w:pStyle w:val="ae"/>
        <w:ind w:firstLine="440"/>
      </w:pPr>
      <w:r>
        <w:t>厌倦了被当作蠢货摆弄</w:t>
      </w:r>
    </w:p>
    <w:p w14:paraId="5CB39615" w14:textId="77777777" w:rsidR="00555047" w:rsidRDefault="002E5D19">
      <w:pPr>
        <w:pStyle w:val="ae"/>
        <w:ind w:firstLine="440"/>
      </w:pPr>
      <w:r>
        <w:t>What to hold? To hope?</w:t>
      </w:r>
    </w:p>
    <w:p w14:paraId="70918110" w14:textId="77777777" w:rsidR="00555047" w:rsidRDefault="002E5D19">
      <w:pPr>
        <w:pStyle w:val="ae"/>
        <w:ind w:firstLine="440"/>
      </w:pPr>
      <w:r>
        <w:t>该抓住什么？是希望吗？</w:t>
      </w:r>
    </w:p>
    <w:p w14:paraId="19113010" w14:textId="77777777" w:rsidR="00555047" w:rsidRDefault="00555047">
      <w:pPr>
        <w:ind w:firstLine="440"/>
      </w:pPr>
    </w:p>
    <w:p w14:paraId="436D82FF" w14:textId="77777777" w:rsidR="00555047" w:rsidRDefault="002E5D19">
      <w:pPr>
        <w:pStyle w:val="ad"/>
        <w:spacing w:after="62"/>
      </w:pPr>
      <w:r>
        <w:rPr>
          <w:rFonts w:hint="eastAsia"/>
        </w:rPr>
        <w:t>Arthur</w:t>
      </w:r>
    </w:p>
    <w:p w14:paraId="5B47386B" w14:textId="77777777" w:rsidR="00555047" w:rsidRDefault="002E5D19">
      <w:pPr>
        <w:pStyle w:val="ae"/>
        <w:ind w:firstLine="440"/>
      </w:pPr>
      <w:r>
        <w:t>My God take my life, as well my crown.</w:t>
      </w:r>
    </w:p>
    <w:p w14:paraId="564C3B29" w14:textId="77777777" w:rsidR="00555047" w:rsidRDefault="002E5D19">
      <w:pPr>
        <w:pStyle w:val="ae"/>
        <w:ind w:firstLine="440"/>
      </w:pPr>
      <w:r>
        <w:t>上帝啊，请取走我的性命，连同这顶王冠</w:t>
      </w:r>
    </w:p>
    <w:p w14:paraId="45866903" w14:textId="77777777" w:rsidR="00555047" w:rsidRDefault="002E5D19">
      <w:pPr>
        <w:pStyle w:val="ae"/>
        <w:ind w:firstLine="440"/>
      </w:pPr>
      <w:r>
        <w:t>If I should allow more pains to mound.</w:t>
      </w:r>
    </w:p>
    <w:p w14:paraId="50777F1E" w14:textId="77777777" w:rsidR="00555047" w:rsidRDefault="002E5D19">
      <w:pPr>
        <w:pStyle w:val="ae"/>
        <w:ind w:firstLine="440"/>
      </w:pPr>
      <w:r>
        <w:t>若我任由苦难继续堆积</w:t>
      </w:r>
    </w:p>
    <w:p w14:paraId="13547260" w14:textId="77777777" w:rsidR="00555047" w:rsidRDefault="002E5D19">
      <w:pPr>
        <w:pStyle w:val="ae"/>
        <w:ind w:firstLine="440"/>
      </w:pPr>
      <w:r>
        <w:t>My God take my life, as well my crown.</w:t>
      </w:r>
    </w:p>
    <w:p w14:paraId="29B48380" w14:textId="77777777" w:rsidR="00555047" w:rsidRDefault="002E5D19">
      <w:pPr>
        <w:pStyle w:val="ae"/>
        <w:ind w:firstLine="440"/>
      </w:pPr>
      <w:r>
        <w:t>上帝啊，请取走我的性命，连同这顶王冠</w:t>
      </w:r>
    </w:p>
    <w:p w14:paraId="0D2588F0" w14:textId="77777777" w:rsidR="00555047" w:rsidRDefault="002E5D19">
      <w:pPr>
        <w:pStyle w:val="ae"/>
        <w:ind w:firstLine="440"/>
      </w:pPr>
      <w:r>
        <w:t>If I wouldn’t tear the Saxons up like a hound!</w:t>
      </w:r>
    </w:p>
    <w:p w14:paraId="740324F1" w14:textId="77777777" w:rsidR="00555047" w:rsidRDefault="002E5D19">
      <w:pPr>
        <w:pStyle w:val="ae"/>
        <w:ind w:firstLine="440"/>
      </w:pPr>
      <w:r>
        <w:t>若我不能如猎犬般撕碎撒克逊敌人</w:t>
      </w:r>
    </w:p>
    <w:p w14:paraId="37AD35E0" w14:textId="77777777" w:rsidR="00555047" w:rsidRDefault="002E5D19">
      <w:pPr>
        <w:pStyle w:val="ae"/>
        <w:ind w:firstLine="440"/>
      </w:pPr>
      <w:r>
        <w:t>Now to you, I swear with my sword,</w:t>
      </w:r>
    </w:p>
    <w:p w14:paraId="0AF8A3D3" w14:textId="77777777" w:rsidR="00555047" w:rsidDel="00315BC3" w:rsidRDefault="002E5D19">
      <w:pPr>
        <w:pStyle w:val="ae"/>
        <w:ind w:firstLine="440"/>
        <w:rPr>
          <w:del w:id="919" w:author="Z Richard" w:date="2026-04-23T16:29:00Z" w16du:dateUtc="2026-04-23T08:29:00Z"/>
        </w:rPr>
      </w:pPr>
      <w:r>
        <w:t>此刻对你，我以剑为誓</w:t>
      </w:r>
    </w:p>
    <w:p w14:paraId="7FB19A22" w14:textId="77777777" w:rsidR="00555047" w:rsidRDefault="002E5D19">
      <w:pPr>
        <w:pStyle w:val="ae"/>
        <w:ind w:firstLine="440"/>
        <w:pPrChange w:id="920" w:author="Z Richard" w:date="2026-04-23T16:29:00Z" w16du:dateUtc="2026-04-23T08:29:00Z">
          <w:pPr>
            <w:ind w:firstLine="440"/>
          </w:pPr>
        </w:pPrChange>
      </w:pPr>
      <w:del w:id="921" w:author="Z Richard" w:date="2026-04-23T16:29:00Z" w16du:dateUtc="2026-04-23T08:29:00Z">
        <w:r w:rsidDel="00315BC3">
          <w:br w:type="page"/>
        </w:r>
      </w:del>
    </w:p>
    <w:p w14:paraId="5B730B4D" w14:textId="77777777" w:rsidR="00555047" w:rsidRDefault="002E5D19">
      <w:pPr>
        <w:pStyle w:val="ae"/>
        <w:ind w:firstLine="440"/>
      </w:pPr>
      <w:r>
        <w:lastRenderedPageBreak/>
        <w:t>For my land, I would pull through all the thwart.</w:t>
      </w:r>
    </w:p>
    <w:p w14:paraId="67857A0A" w14:textId="77777777" w:rsidR="00555047" w:rsidRDefault="002E5D19">
      <w:pPr>
        <w:pStyle w:val="ae"/>
        <w:ind w:firstLine="440"/>
      </w:pPr>
      <w:r>
        <w:t>为了我的国土，我定冲破所有阻碍！</w:t>
      </w:r>
    </w:p>
    <w:p w14:paraId="06A7AF26" w14:textId="2B67E081" w:rsidR="00555047" w:rsidRPr="009A5A10" w:rsidRDefault="000E4CE9">
      <w:pPr>
        <w:ind w:firstLine="442"/>
        <w:rPr>
          <w:color w:val="FFFFFF" w:themeColor="background1"/>
          <w:rPrChange w:id="922" w:author="Z Richard" w:date="2026-04-23T16:36:00Z" w16du:dateUtc="2026-04-23T08:36:00Z">
            <w:rPr/>
          </w:rPrChange>
        </w:rPr>
      </w:pPr>
      <w:ins w:id="923" w:author="Liao Kuo" w:date="2026-04-09T16:07:00Z">
        <w:r w:rsidRPr="000E4CE9">
          <w:rPr>
            <w:rFonts w:ascii="Consolas" w:hAnsi="Consolas"/>
            <w:b/>
            <w:color w:val="FFFFFF" w:themeColor="background1"/>
            <w:highlight w:val="red"/>
            <w:rPrChange w:id="924" w:author="Liao Kuo" w:date="2026-04-09T16:08:00Z">
              <w:rPr>
                <w:rFonts w:ascii="Consolas" w:hAnsi="Consolas"/>
                <w:b/>
                <w:color w:val="000000" w:themeColor="text1"/>
                <w:highlight w:val="green"/>
              </w:rPr>
            </w:rPrChange>
          </w:rPr>
          <w:t>A</w:t>
        </w:r>
      </w:ins>
      <w:ins w:id="925" w:author="Liao Kuo" w:date="2026-04-09T16:08:00Z">
        <w:r w:rsidRPr="000E4CE9">
          <w:rPr>
            <w:rFonts w:ascii="Consolas" w:hAnsi="Consolas"/>
            <w:b/>
            <w:color w:val="FFFFFF" w:themeColor="background1"/>
            <w:highlight w:val="red"/>
            <w:rPrChange w:id="926" w:author="Liao Kuo" w:date="2026-04-09T16:08:00Z">
              <w:rPr>
                <w:rFonts w:ascii="Consolas" w:hAnsi="Consolas"/>
                <w:b/>
                <w:color w:val="000000" w:themeColor="text1"/>
                <w:highlight w:val="green"/>
              </w:rPr>
            </w:rPrChange>
          </w:rPr>
          <w:t>ll Off</w:t>
        </w:r>
      </w:ins>
      <w:ins w:id="927" w:author="Z Richard" w:date="2026-04-23T16:27:00Z" w16du:dateUtc="2026-04-23T08:27:00Z">
        <w:r w:rsidR="000C584A" w:rsidRPr="009A5A10">
          <w:rPr>
            <w:rFonts w:ascii="Consolas" w:hAnsi="Consolas" w:hint="eastAsia"/>
            <w:b/>
            <w:color w:val="FFFFFF" w:themeColor="background1"/>
            <w:highlight w:val="red"/>
          </w:rPr>
          <w:t xml:space="preserve">, </w:t>
        </w:r>
      </w:ins>
      <w:ins w:id="928" w:author="Z Richard" w:date="2026-04-23T22:38:00Z" w16du:dateUtc="2026-04-23T14:38:00Z">
        <w:r w:rsidR="00C21B84">
          <w:rPr>
            <w:rFonts w:ascii="Consolas" w:hAnsi="Consolas"/>
            <w:b/>
            <w:color w:val="FFFFFF" w:themeColor="background1"/>
            <w:highlight w:val="red"/>
          </w:rPr>
          <w:t>伴奏</w:t>
        </w:r>
        <w:r w:rsidR="00C21B84">
          <w:rPr>
            <w:rFonts w:ascii="Consolas" w:hAnsi="Consolas"/>
            <w:b/>
            <w:color w:val="FFFFFF" w:themeColor="background1"/>
            <w:highlight w:val="red"/>
          </w:rPr>
          <w:t xml:space="preserve"> </w:t>
        </w:r>
      </w:ins>
      <w:ins w:id="929" w:author="Z Richard" w:date="2026-04-23T16:27:00Z" w16du:dateUtc="2026-04-23T08:27:00Z">
        <w:r w:rsidR="007567FD" w:rsidRPr="009A5A10">
          <w:rPr>
            <w:rFonts w:ascii="Consolas" w:hAnsi="Consolas"/>
            <w:b/>
            <w:color w:val="FFFFFF" w:themeColor="background1"/>
            <w:highlight w:val="red"/>
            <w:rPrChange w:id="930" w:author="Z Richard" w:date="2026-04-23T16:36:00Z" w16du:dateUtc="2026-04-23T08:36:00Z">
              <w:rPr>
                <w:rFonts w:ascii="Consolas" w:hAnsi="Consolas"/>
                <w:b/>
              </w:rPr>
            </w:rPrChange>
          </w:rPr>
          <w:t>Down</w:t>
        </w:r>
      </w:ins>
    </w:p>
    <w:p w14:paraId="69F6EC4A" w14:textId="77777777" w:rsidR="00555047" w:rsidRDefault="002E5D19">
      <w:pPr>
        <w:pStyle w:val="1"/>
        <w:spacing w:before="156" w:after="156"/>
      </w:pPr>
      <w:bookmarkStart w:id="931" w:name="_Toc10618"/>
      <w:r>
        <w:rPr>
          <w:rFonts w:ascii="Dearest Friend lite" w:hAnsi="Dearest Friend lite" w:cs="Dearest Friend lite"/>
          <w:sz w:val="40"/>
          <w:szCs w:val="22"/>
        </w:rPr>
        <w:lastRenderedPageBreak/>
        <w:t>16</w:t>
      </w:r>
      <w:r>
        <w:t xml:space="preserve"> </w:t>
      </w:r>
      <w:r>
        <w:rPr>
          <w:rFonts w:hint="eastAsia"/>
        </w:rPr>
        <w:t xml:space="preserve"> </w:t>
      </w:r>
      <w:r>
        <w:t xml:space="preserve">The </w:t>
      </w:r>
      <w:r>
        <w:rPr>
          <w:rFonts w:hint="eastAsia"/>
        </w:rPr>
        <w:t>U</w:t>
      </w:r>
      <w:r>
        <w:t xml:space="preserve">nexpected </w:t>
      </w:r>
      <w:r>
        <w:rPr>
          <w:rFonts w:hint="eastAsia"/>
        </w:rPr>
        <w:t>G</w:t>
      </w:r>
      <w:r>
        <w:t>uest</w:t>
      </w:r>
      <w:bookmarkEnd w:id="931"/>
    </w:p>
    <w:p w14:paraId="3AADAF6A" w14:textId="63E9C2FB" w:rsidR="000B50EE" w:rsidRDefault="000B50EE">
      <w:pPr>
        <w:ind w:firstLineChars="0" w:firstLine="0"/>
        <w:rPr>
          <w:ins w:id="932" w:author="Z Richard" w:date="2026-04-23T16:34:00Z" w16du:dateUtc="2026-04-23T08:34:00Z"/>
          <w:rFonts w:ascii="Consolas" w:hAnsi="Consolas"/>
          <w:b/>
          <w:color w:val="000000" w:themeColor="text1"/>
          <w:highlight w:val="green"/>
        </w:rPr>
      </w:pPr>
      <w:ins w:id="933" w:author="Z Richard" w:date="2026-04-23T16:34:00Z" w16du:dateUtc="2026-04-23T08:34:00Z">
        <w:r>
          <w:rPr>
            <w:rFonts w:ascii="Consolas" w:hAnsi="Consolas" w:hint="eastAsia"/>
            <w:b/>
            <w:color w:val="215E99" w:themeColor="text2" w:themeTint="BF"/>
          </w:rPr>
          <w:t>台词戏，涉及演员</w:t>
        </w:r>
        <w:r>
          <w:rPr>
            <w:rFonts w:ascii="Consolas" w:hAnsi="Consolas" w:hint="eastAsia"/>
            <w:b/>
            <w:color w:val="215E99" w:themeColor="text2" w:themeTint="BF"/>
          </w:rPr>
          <w:t xml:space="preserve"> Guinevere (2)</w:t>
        </w:r>
        <w:r>
          <w:rPr>
            <w:rFonts w:ascii="Consolas" w:hAnsi="Consolas" w:hint="eastAsia"/>
            <w:b/>
            <w:color w:val="215E99" w:themeColor="text2" w:themeTint="BF"/>
          </w:rPr>
          <w:t>、</w:t>
        </w:r>
        <w:r>
          <w:rPr>
            <w:rFonts w:ascii="Consolas" w:hAnsi="Consolas" w:hint="eastAsia"/>
            <w:b/>
            <w:color w:val="215E99" w:themeColor="text2" w:themeTint="BF"/>
          </w:rPr>
          <w:t>Lancelot (3)</w:t>
        </w:r>
        <w:r>
          <w:rPr>
            <w:rFonts w:ascii="Consolas" w:hAnsi="Consolas" w:hint="eastAsia"/>
            <w:b/>
            <w:color w:val="215E99" w:themeColor="text2" w:themeTint="BF"/>
          </w:rPr>
          <w:t>、</w:t>
        </w:r>
        <w:r>
          <w:rPr>
            <w:rFonts w:ascii="Consolas" w:hAnsi="Consolas" w:hint="eastAsia"/>
            <w:b/>
            <w:color w:val="215E99" w:themeColor="text2" w:themeTint="BF"/>
          </w:rPr>
          <w:t>Chorus A (7-10)</w:t>
        </w:r>
      </w:ins>
    </w:p>
    <w:p w14:paraId="30E19635" w14:textId="77777777" w:rsidR="000B50EE" w:rsidRDefault="000B50EE">
      <w:pPr>
        <w:ind w:firstLineChars="0" w:firstLine="0"/>
        <w:rPr>
          <w:ins w:id="934" w:author="Z Richard" w:date="2026-04-23T16:34:00Z" w16du:dateUtc="2026-04-23T08:34:00Z"/>
          <w:rFonts w:ascii="Consolas" w:hAnsi="Consolas"/>
          <w:b/>
          <w:color w:val="000000" w:themeColor="text1"/>
          <w:highlight w:val="green"/>
        </w:rPr>
      </w:pPr>
    </w:p>
    <w:p w14:paraId="40D3C885" w14:textId="2D51A988" w:rsidR="00555047" w:rsidRDefault="000E4CE9">
      <w:pPr>
        <w:ind w:firstLineChars="0" w:firstLine="0"/>
        <w:pPrChange w:id="935" w:author="Liao Kuo" w:date="2026-04-09T16:09:00Z">
          <w:pPr>
            <w:ind w:firstLine="442"/>
          </w:pPr>
        </w:pPrChange>
      </w:pPr>
      <w:ins w:id="936" w:author="Liao Kuo" w:date="2026-04-09T16:10:00Z">
        <w:r>
          <w:rPr>
            <w:rFonts w:ascii="Consolas" w:hAnsi="Consolas"/>
            <w:b/>
            <w:color w:val="000000" w:themeColor="text1"/>
            <w:highlight w:val="green"/>
          </w:rPr>
          <w:t>2, 7-10 On</w:t>
        </w:r>
      </w:ins>
    </w:p>
    <w:p w14:paraId="17C076E7" w14:textId="77777777" w:rsidR="00555047" w:rsidRDefault="002E5D19">
      <w:pPr>
        <w:pStyle w:val="ad"/>
        <w:spacing w:after="62"/>
      </w:pPr>
      <w:r>
        <w:rPr>
          <w:rFonts w:hint="eastAsia"/>
        </w:rPr>
        <w:t>Brigid</w:t>
      </w:r>
    </w:p>
    <w:p w14:paraId="4D9E3490" w14:textId="77777777" w:rsidR="00555047" w:rsidRDefault="002E5D19">
      <w:pPr>
        <w:ind w:firstLine="440"/>
      </w:pPr>
      <w:r>
        <w:t>Look, my lady! The apple blossom nectar is richer this year, even the bees are busier than last.</w:t>
      </w:r>
    </w:p>
    <w:p w14:paraId="49535E71" w14:textId="77777777" w:rsidR="00555047" w:rsidRDefault="002E5D19">
      <w:pPr>
        <w:ind w:firstLine="440"/>
      </w:pPr>
      <w:r>
        <w:t>您看！今年的苹果花蜜格外浓稠，连蜜蜂都比去年忙呢！</w:t>
      </w:r>
    </w:p>
    <w:p w14:paraId="1E5ADEA2" w14:textId="77777777" w:rsidR="00555047" w:rsidRDefault="00555047">
      <w:pPr>
        <w:ind w:firstLine="440"/>
      </w:pPr>
    </w:p>
    <w:p w14:paraId="1F1BAE91" w14:textId="77777777" w:rsidR="00555047" w:rsidRDefault="002E5D19">
      <w:pPr>
        <w:pStyle w:val="ad"/>
        <w:spacing w:after="62"/>
      </w:pPr>
      <w:r>
        <w:rPr>
          <w:rFonts w:hint="eastAsia"/>
        </w:rPr>
        <w:t>Agnes</w:t>
      </w:r>
    </w:p>
    <w:p w14:paraId="0404AF9F" w14:textId="77777777" w:rsidR="00555047" w:rsidRDefault="002E5D19">
      <w:pPr>
        <w:ind w:firstLine="440"/>
      </w:pPr>
      <w:r>
        <w:t xml:space="preserve">Oh the bees! To </w:t>
      </w:r>
      <w:r>
        <w:rPr>
          <w:rFonts w:hint="eastAsia"/>
        </w:rPr>
        <w:t>tell the truth,</w:t>
      </w:r>
      <w:r>
        <w:t xml:space="preserve"> I am a little afraid.</w:t>
      </w:r>
    </w:p>
    <w:p w14:paraId="42D20A0E" w14:textId="77777777" w:rsidR="00555047" w:rsidRDefault="002E5D19">
      <w:pPr>
        <w:ind w:firstLine="440"/>
      </w:pPr>
      <w:r>
        <w:t>哎呀这蜜蜂！说实话我有点怕它们</w:t>
      </w:r>
      <w:r>
        <w:t>……</w:t>
      </w:r>
    </w:p>
    <w:p w14:paraId="0ED883C5" w14:textId="77777777" w:rsidR="00555047" w:rsidRDefault="00555047">
      <w:pPr>
        <w:ind w:firstLine="440"/>
      </w:pPr>
    </w:p>
    <w:p w14:paraId="2343D763" w14:textId="77777777" w:rsidR="00555047" w:rsidRDefault="002E5D19">
      <w:pPr>
        <w:pStyle w:val="ad"/>
        <w:spacing w:after="62"/>
      </w:pPr>
      <w:r>
        <w:rPr>
          <w:rFonts w:hint="eastAsia"/>
        </w:rPr>
        <w:t>Guinevere</w:t>
      </w:r>
    </w:p>
    <w:p w14:paraId="7CAABAFE" w14:textId="77777777" w:rsidR="00555047" w:rsidRDefault="002E5D19">
      <w:pPr>
        <w:ind w:firstLine="440"/>
      </w:pPr>
      <w:r>
        <w:t>If you stay still, the bee</w:t>
      </w:r>
      <w:r>
        <w:rPr>
          <w:rFonts w:hint="eastAsia"/>
        </w:rPr>
        <w:t>s will not disturb you</w:t>
      </w:r>
      <w:r>
        <w:t>.</w:t>
      </w:r>
    </w:p>
    <w:p w14:paraId="3CD48DCC" w14:textId="77777777" w:rsidR="00555047" w:rsidRDefault="002E5D19">
      <w:pPr>
        <w:ind w:firstLine="440"/>
      </w:pPr>
      <w:r>
        <w:t>你只要站着不动，蜜蜂自会慢慢采蜜，不会来扰你的。</w:t>
      </w:r>
    </w:p>
    <w:p w14:paraId="415097C3" w14:textId="77777777" w:rsidR="00555047" w:rsidRDefault="00555047">
      <w:pPr>
        <w:ind w:firstLine="440"/>
      </w:pPr>
    </w:p>
    <w:p w14:paraId="4BDAE6B6" w14:textId="77777777" w:rsidR="00555047" w:rsidRDefault="002E5D19">
      <w:pPr>
        <w:pStyle w:val="ad"/>
        <w:spacing w:after="62"/>
      </w:pPr>
      <w:r>
        <w:rPr>
          <w:rFonts w:hint="eastAsia"/>
        </w:rPr>
        <w:t>Isolde</w:t>
      </w:r>
    </w:p>
    <w:p w14:paraId="27D1A9E9" w14:textId="77777777" w:rsidR="00555047" w:rsidRDefault="002E5D19">
      <w:pPr>
        <w:spacing w:line="300" w:lineRule="exact"/>
        <w:ind w:firstLine="440"/>
      </w:pPr>
      <w:r>
        <w:t xml:space="preserve">Yes, and I </w:t>
      </w:r>
      <w:r>
        <w:rPr>
          <w:rFonts w:hint="eastAsia"/>
        </w:rPr>
        <w:t xml:space="preserve">have </w:t>
      </w:r>
      <w:r>
        <w:t>worked diligent</w:t>
      </w:r>
      <w:r>
        <w:rPr>
          <w:rFonts w:hint="eastAsia"/>
        </w:rPr>
        <w:t>ly</w:t>
      </w:r>
      <w:r>
        <w:t xml:space="preserve"> as </w:t>
      </w:r>
      <w:r>
        <w:rPr>
          <w:rFonts w:hint="eastAsia"/>
        </w:rPr>
        <w:t>a</w:t>
      </w:r>
      <w:r>
        <w:t xml:space="preserve"> bee and made your </w:t>
      </w:r>
      <w:proofErr w:type="spellStart"/>
      <w:r>
        <w:t>favourite</w:t>
      </w:r>
      <w:proofErr w:type="spellEnd"/>
      <w:r>
        <w:rPr>
          <w:rFonts w:hint="eastAsia"/>
        </w:rPr>
        <w:t>,</w:t>
      </w:r>
      <w:r>
        <w:t xml:space="preserve"> apple cider</w:t>
      </w:r>
      <w:r>
        <w:rPr>
          <w:rFonts w:hint="eastAsia"/>
        </w:rPr>
        <w:t>.</w:t>
      </w:r>
      <w:r>
        <w:t xml:space="preserve"> </w:t>
      </w:r>
      <w:r>
        <w:rPr>
          <w:rStyle w:val="a4"/>
        </w:rPr>
        <w:t>（拿出酒瓶）</w:t>
      </w:r>
    </w:p>
    <w:p w14:paraId="317028A9" w14:textId="77777777" w:rsidR="00555047" w:rsidRDefault="002E5D19">
      <w:pPr>
        <w:ind w:firstLine="440"/>
      </w:pPr>
      <w:r>
        <w:t>就是呀！而且我也像蜜蜂一样勤快，给您酿了最爱喝的苹果酒呢。</w:t>
      </w:r>
    </w:p>
    <w:p w14:paraId="36D4AD24" w14:textId="77777777" w:rsidR="00555047" w:rsidRDefault="00555047">
      <w:pPr>
        <w:ind w:firstLine="440"/>
      </w:pPr>
    </w:p>
    <w:p w14:paraId="18031E70" w14:textId="77777777" w:rsidR="00555047" w:rsidRDefault="002E5D19">
      <w:pPr>
        <w:pStyle w:val="ad"/>
        <w:spacing w:after="62"/>
      </w:pPr>
      <w:r>
        <w:rPr>
          <w:rFonts w:hint="eastAsia"/>
        </w:rPr>
        <w:t>Guinevere</w:t>
      </w:r>
    </w:p>
    <w:p w14:paraId="4AB378CB" w14:textId="77777777" w:rsidR="00555047" w:rsidRDefault="002E5D19">
      <w:pPr>
        <w:ind w:firstLine="440"/>
      </w:pPr>
      <w:r>
        <w:t xml:space="preserve">Oh my, Isolde, </w:t>
      </w:r>
      <w:r>
        <w:rPr>
          <w:rFonts w:hint="eastAsia"/>
        </w:rPr>
        <w:t xml:space="preserve">how </w:t>
      </w:r>
      <w:r>
        <w:t>I love you!</w:t>
      </w:r>
    </w:p>
    <w:p w14:paraId="622DCFDF" w14:textId="77777777" w:rsidR="00555047" w:rsidRDefault="002E5D19">
      <w:pPr>
        <w:ind w:firstLine="440"/>
      </w:pPr>
      <w:r>
        <w:t>天啊，伊索德，我太爱你了！</w:t>
      </w:r>
    </w:p>
    <w:p w14:paraId="128C8CD5" w14:textId="77777777" w:rsidR="00555047" w:rsidRDefault="00555047">
      <w:pPr>
        <w:ind w:firstLine="440"/>
      </w:pPr>
    </w:p>
    <w:p w14:paraId="350393A8" w14:textId="77777777" w:rsidR="00555047" w:rsidRDefault="002E5D19">
      <w:pPr>
        <w:pStyle w:val="ad"/>
        <w:spacing w:after="62"/>
      </w:pPr>
      <w:r>
        <w:rPr>
          <w:rFonts w:hint="eastAsia"/>
        </w:rPr>
        <w:t>Elaine</w:t>
      </w:r>
    </w:p>
    <w:p w14:paraId="65446A6C" w14:textId="77777777" w:rsidR="00555047" w:rsidRDefault="002E5D19">
      <w:pPr>
        <w:ind w:firstLine="440"/>
      </w:pPr>
      <w:r>
        <w:t xml:space="preserve">It smells so sweet! The sweetest apple cider I have ever </w:t>
      </w:r>
      <w:r>
        <w:rPr>
          <w:rFonts w:hint="eastAsia"/>
        </w:rPr>
        <w:t>yet smelt</w:t>
      </w:r>
      <w:r>
        <w:t>!</w:t>
      </w:r>
    </w:p>
    <w:p w14:paraId="0CB39BA3" w14:textId="77777777" w:rsidR="00555047" w:rsidRDefault="002E5D19">
      <w:pPr>
        <w:ind w:firstLine="440"/>
      </w:pPr>
      <w:r>
        <w:t>好香啊！这是我闻过最甜的苹果酒了！</w:t>
      </w:r>
    </w:p>
    <w:p w14:paraId="61666CFE" w14:textId="77777777" w:rsidR="00555047" w:rsidRDefault="00555047">
      <w:pPr>
        <w:ind w:firstLine="440"/>
      </w:pPr>
    </w:p>
    <w:p w14:paraId="31702FA1" w14:textId="77777777" w:rsidR="00555047" w:rsidRDefault="002E5D19">
      <w:pPr>
        <w:pStyle w:val="ad"/>
        <w:spacing w:after="62"/>
      </w:pPr>
      <w:r>
        <w:rPr>
          <w:rFonts w:hint="eastAsia"/>
        </w:rPr>
        <w:t>Guinevere</w:t>
      </w:r>
    </w:p>
    <w:p w14:paraId="37E007C9" w14:textId="77777777" w:rsidR="00555047" w:rsidRDefault="002E5D19">
      <w:pPr>
        <w:spacing w:afterLines="20" w:after="62"/>
        <w:ind w:firstLine="440"/>
      </w:pPr>
      <w:r>
        <w:t xml:space="preserve">Indeed. The </w:t>
      </w:r>
      <w:r>
        <w:rPr>
          <w:rFonts w:hint="eastAsia"/>
        </w:rPr>
        <w:t xml:space="preserve">finest </w:t>
      </w:r>
      <w:r>
        <w:t>apple blossom</w:t>
      </w:r>
      <w:r>
        <w:rPr>
          <w:rFonts w:hint="eastAsia"/>
        </w:rPr>
        <w:t>s,</w:t>
      </w:r>
      <w:r>
        <w:t xml:space="preserve"> the best cider, </w:t>
      </w:r>
      <w:r>
        <w:rPr>
          <w:rFonts w:hint="eastAsia"/>
        </w:rPr>
        <w:t>and</w:t>
      </w:r>
      <w:r>
        <w:t xml:space="preserve"> the most abundant spring honey, </w:t>
      </w:r>
      <w:r>
        <w:rPr>
          <w:rFonts w:hint="eastAsia"/>
        </w:rPr>
        <w:t>it</w:t>
      </w:r>
      <w:r>
        <w:t xml:space="preserve"> seems to foretell a </w:t>
      </w:r>
      <w:r>
        <w:rPr>
          <w:rFonts w:hint="eastAsia"/>
        </w:rPr>
        <w:t>bountiful</w:t>
      </w:r>
      <w:r>
        <w:t xml:space="preserve"> harvest. I only hope the Saxons stay away this time, so</w:t>
      </w:r>
      <w:r>
        <w:rPr>
          <w:rFonts w:hint="eastAsia"/>
        </w:rPr>
        <w:t xml:space="preserve"> that</w:t>
      </w:r>
      <w:r>
        <w:t xml:space="preserve"> our people </w:t>
      </w:r>
      <w:r>
        <w:rPr>
          <w:rFonts w:hint="eastAsia"/>
        </w:rPr>
        <w:t>may</w:t>
      </w:r>
      <w:r>
        <w:t xml:space="preserve"> taste this sweetness too.</w:t>
      </w:r>
    </w:p>
    <w:p w14:paraId="28976AC2" w14:textId="77777777" w:rsidR="00555047" w:rsidRDefault="002E5D19">
      <w:pPr>
        <w:ind w:firstLine="440"/>
      </w:pPr>
      <w:r>
        <w:t>确实。最棒的苹果花、最醇的苹果酒，还有春日里最饱满的蜂蜜</w:t>
      </w:r>
      <w:r>
        <w:t xml:space="preserve"> </w:t>
      </w:r>
      <w:r>
        <w:rPr>
          <w:rFonts w:hint="eastAsia"/>
        </w:rPr>
        <w:t>——</w:t>
      </w:r>
      <w:r>
        <w:t xml:space="preserve"> </w:t>
      </w:r>
      <w:r>
        <w:t>这好像在预示今年会是个丰收年。我只希望这次撒克逊人能安分些，让咱们的子民也能尝到这份甜。</w:t>
      </w:r>
    </w:p>
    <w:p w14:paraId="53E76BEB" w14:textId="77777777" w:rsidR="00555047" w:rsidRDefault="00555047">
      <w:pPr>
        <w:ind w:firstLine="440"/>
      </w:pPr>
    </w:p>
    <w:p w14:paraId="7023EF3C" w14:textId="77777777" w:rsidR="00555047" w:rsidRDefault="002E5D19">
      <w:pPr>
        <w:pStyle w:val="ad"/>
        <w:spacing w:after="62"/>
      </w:pPr>
      <w:r>
        <w:rPr>
          <w:rFonts w:hint="eastAsia"/>
        </w:rPr>
        <w:t>Elaine</w:t>
      </w:r>
    </w:p>
    <w:p w14:paraId="2D9DBAF9" w14:textId="77777777" w:rsidR="00555047" w:rsidRDefault="002E5D19">
      <w:pPr>
        <w:ind w:firstLine="440"/>
      </w:pPr>
      <w:r>
        <w:t>With just a few more knights, I am so sure that we can beat the Saxons for</w:t>
      </w:r>
      <w:r>
        <w:rPr>
          <w:rFonts w:hint="eastAsia"/>
        </w:rPr>
        <w:t xml:space="preserve"> good</w:t>
      </w:r>
      <w:r>
        <w:t>!</w:t>
      </w:r>
    </w:p>
    <w:p w14:paraId="171AA4C5" w14:textId="77777777" w:rsidR="00555047" w:rsidRDefault="002E5D19">
      <w:pPr>
        <w:ind w:firstLine="440"/>
      </w:pPr>
      <w:r>
        <w:t>只要再添几名骑士，咱们肯定能把撒克逊人永远赶出去！</w:t>
      </w:r>
    </w:p>
    <w:p w14:paraId="742FE9E3" w14:textId="77777777" w:rsidR="00555047" w:rsidDel="00186817" w:rsidRDefault="00555047">
      <w:pPr>
        <w:ind w:firstLine="440"/>
        <w:rPr>
          <w:del w:id="937" w:author="Z Richard" w:date="2026-04-23T16:34:00Z" w16du:dateUtc="2026-04-23T08:34:00Z"/>
        </w:rPr>
      </w:pPr>
    </w:p>
    <w:p w14:paraId="6D2C9EE0" w14:textId="77777777" w:rsidR="00555047" w:rsidRDefault="002E5D19">
      <w:pPr>
        <w:ind w:firstLineChars="0" w:firstLine="0"/>
        <w:pPrChange w:id="938" w:author="Z Richard" w:date="2026-04-23T16:34:00Z" w16du:dateUtc="2026-04-23T08:34:00Z">
          <w:pPr>
            <w:ind w:firstLine="440"/>
          </w:pPr>
        </w:pPrChange>
      </w:pPr>
      <w:del w:id="939" w:author="Z Richard" w:date="2026-04-23T16:34:00Z" w16du:dateUtc="2026-04-23T08:34:00Z">
        <w:r w:rsidDel="00186817">
          <w:rPr>
            <w:rFonts w:hint="eastAsia"/>
          </w:rPr>
          <w:br w:type="page"/>
        </w:r>
      </w:del>
    </w:p>
    <w:p w14:paraId="63D7E97D" w14:textId="77777777" w:rsidR="000E4CE9" w:rsidRPr="000E4CE9" w:rsidRDefault="000E4CE9">
      <w:pPr>
        <w:pStyle w:val="ad"/>
        <w:spacing w:after="62"/>
        <w:rPr>
          <w:ins w:id="940" w:author="Liao Kuo" w:date="2026-04-09T16:10:00Z"/>
        </w:rPr>
      </w:pPr>
      <w:ins w:id="941" w:author="Liao Kuo" w:date="2026-04-09T16:10:00Z">
        <w:r w:rsidRPr="000E4CE9">
          <w:rPr>
            <w:rFonts w:ascii="Consolas" w:hAnsi="Consolas"/>
            <w:color w:val="000000" w:themeColor="text1"/>
            <w:highlight w:val="green"/>
            <w:rPrChange w:id="942" w:author="Liao Kuo" w:date="2026-04-09T16:10:00Z">
              <w:rPr>
                <w:rFonts w:ascii="Consolas" w:hAnsi="Consolas"/>
                <w:b w:val="0"/>
                <w:color w:val="000000" w:themeColor="text1"/>
                <w:highlight w:val="green"/>
              </w:rPr>
            </w:rPrChange>
          </w:rPr>
          <w:t>3 On</w:t>
        </w:r>
      </w:ins>
    </w:p>
    <w:p w14:paraId="6D2552D3" w14:textId="77777777" w:rsidR="00555047" w:rsidRDefault="002E5D19">
      <w:pPr>
        <w:pStyle w:val="ad"/>
        <w:spacing w:after="62"/>
      </w:pPr>
      <w:r>
        <w:rPr>
          <w:rFonts w:hint="eastAsia"/>
        </w:rPr>
        <w:t>Agnes</w:t>
      </w:r>
    </w:p>
    <w:p w14:paraId="4BE75081" w14:textId="77777777" w:rsidR="00555047" w:rsidRDefault="002E5D19">
      <w:pPr>
        <w:ind w:firstLine="440"/>
      </w:pPr>
      <w:r>
        <w:t xml:space="preserve">But where </w:t>
      </w:r>
      <w:r>
        <w:rPr>
          <w:rFonts w:hint="eastAsia"/>
        </w:rPr>
        <w:t>may</w:t>
      </w:r>
      <w:r>
        <w:t xml:space="preserve"> all th</w:t>
      </w:r>
      <w:r>
        <w:rPr>
          <w:rFonts w:hint="eastAsia"/>
        </w:rPr>
        <w:t>ese</w:t>
      </w:r>
      <w:r>
        <w:t xml:space="preserve"> knights</w:t>
      </w:r>
      <w:r>
        <w:rPr>
          <w:rFonts w:hint="eastAsia"/>
        </w:rPr>
        <w:t xml:space="preserve"> come from</w:t>
      </w:r>
      <w:r>
        <w:t xml:space="preserve">? The King </w:t>
      </w:r>
      <w:r>
        <w:rPr>
          <w:rFonts w:hint="eastAsia"/>
        </w:rPr>
        <w:t>has</w:t>
      </w:r>
      <w:r>
        <w:t xml:space="preserve"> call</w:t>
      </w:r>
      <w:r>
        <w:rPr>
          <w:rFonts w:hint="eastAsia"/>
        </w:rPr>
        <w:t>ed</w:t>
      </w:r>
      <w:r>
        <w:t xml:space="preserve"> for more but...</w:t>
      </w:r>
    </w:p>
    <w:p w14:paraId="0408356A" w14:textId="77777777" w:rsidR="00555047" w:rsidDel="000E4CE9" w:rsidRDefault="002E5D19">
      <w:pPr>
        <w:ind w:firstLine="440"/>
        <w:rPr>
          <w:del w:id="943" w:author="Liao Kuo" w:date="2026-04-09T16:10:00Z"/>
        </w:rPr>
      </w:pPr>
      <w:r>
        <w:t>哪儿来那么多骑士呢？陛下倒是在招募，可</w:t>
      </w:r>
      <w:r>
        <w:t>……</w:t>
      </w:r>
    </w:p>
    <w:p w14:paraId="49F5E119" w14:textId="77777777" w:rsidR="00555047" w:rsidRDefault="00555047">
      <w:pPr>
        <w:ind w:firstLine="440"/>
      </w:pPr>
    </w:p>
    <w:p w14:paraId="78C961C2" w14:textId="77777777" w:rsidR="00555047" w:rsidRDefault="002E5D19">
      <w:pPr>
        <w:pStyle w:val="ad"/>
        <w:spacing w:after="62"/>
      </w:pPr>
      <w:r>
        <w:rPr>
          <w:rFonts w:hint="eastAsia"/>
        </w:rPr>
        <w:t>Isolde</w:t>
      </w:r>
    </w:p>
    <w:p w14:paraId="60B83BF9" w14:textId="77777777" w:rsidR="00555047" w:rsidRDefault="002E5D19">
      <w:pPr>
        <w:ind w:firstLine="440"/>
      </w:pPr>
      <w:r>
        <w:t>Agnes! Her lady is here to relax. Stop going on about knights...</w:t>
      </w:r>
    </w:p>
    <w:p w14:paraId="16E199E6" w14:textId="77777777" w:rsidR="00555047" w:rsidRDefault="002E5D19">
      <w:pPr>
        <w:ind w:firstLine="440"/>
      </w:pPr>
      <w:r>
        <w:t>阿妮丝！咱们小姐是来放松的，别老说骑士的事了</w:t>
      </w:r>
      <w:r>
        <w:t>……</w:t>
      </w:r>
    </w:p>
    <w:p w14:paraId="67D9C93F" w14:textId="77777777" w:rsidR="00555047" w:rsidRDefault="00555047">
      <w:pPr>
        <w:ind w:firstLine="440"/>
      </w:pPr>
    </w:p>
    <w:p w14:paraId="290A54AC" w14:textId="77777777" w:rsidR="00555047" w:rsidRDefault="002E5D19">
      <w:pPr>
        <w:pStyle w:val="ad"/>
        <w:spacing w:after="62"/>
      </w:pPr>
      <w:r>
        <w:rPr>
          <w:rFonts w:hint="eastAsia"/>
        </w:rPr>
        <w:t>Lancelot</w:t>
      </w:r>
    </w:p>
    <w:p w14:paraId="0C5F1BB6" w14:textId="77777777" w:rsidR="00555047" w:rsidRDefault="002E5D19">
      <w:pPr>
        <w:ind w:firstLine="440"/>
      </w:pPr>
      <w:r>
        <w:t xml:space="preserve">Ladies, would you </w:t>
      </w:r>
      <w:r>
        <w:rPr>
          <w:rFonts w:hint="eastAsia"/>
        </w:rPr>
        <w:t>kindly tell me</w:t>
      </w:r>
      <w:r>
        <w:t xml:space="preserve"> where I </w:t>
      </w:r>
      <w:r>
        <w:rPr>
          <w:rFonts w:hint="eastAsia"/>
        </w:rPr>
        <w:t xml:space="preserve">may go to </w:t>
      </w:r>
      <w:r>
        <w:t>be dubbed a knight?</w:t>
      </w:r>
    </w:p>
    <w:p w14:paraId="37B6C4B3" w14:textId="77777777" w:rsidR="00555047" w:rsidRDefault="002E5D19">
      <w:pPr>
        <w:ind w:firstLine="440"/>
      </w:pPr>
      <w:r>
        <w:t>女士们，请问你们是否知道，哪里可以举行骑士受封仪式？</w:t>
      </w:r>
    </w:p>
    <w:p w14:paraId="79A4C79D" w14:textId="77777777" w:rsidR="00555047" w:rsidRDefault="00555047">
      <w:pPr>
        <w:ind w:firstLine="440"/>
      </w:pPr>
    </w:p>
    <w:p w14:paraId="418AC1E7" w14:textId="77777777" w:rsidR="00555047" w:rsidRDefault="002E5D19">
      <w:pPr>
        <w:pStyle w:val="ad"/>
        <w:spacing w:after="62"/>
      </w:pPr>
      <w:r>
        <w:rPr>
          <w:rFonts w:hint="eastAsia"/>
        </w:rPr>
        <w:t>Elaine</w:t>
      </w:r>
    </w:p>
    <w:p w14:paraId="033D9C1B" w14:textId="77777777" w:rsidR="00555047" w:rsidRDefault="002E5D19">
      <w:pPr>
        <w:ind w:firstLine="440"/>
      </w:pPr>
      <w:r>
        <w:t>Well...who are you?</w:t>
      </w:r>
    </w:p>
    <w:p w14:paraId="6D9A5B79" w14:textId="77777777" w:rsidR="00555047" w:rsidRDefault="002E5D19">
      <w:pPr>
        <w:ind w:firstLine="440"/>
      </w:pPr>
      <w:r>
        <w:t>呃</w:t>
      </w:r>
      <w:r>
        <w:t>……</w:t>
      </w:r>
      <w:r>
        <w:t>你谁啊？</w:t>
      </w:r>
    </w:p>
    <w:p w14:paraId="55B41C7B" w14:textId="77777777" w:rsidR="00555047" w:rsidRDefault="00555047">
      <w:pPr>
        <w:ind w:firstLine="440"/>
      </w:pPr>
    </w:p>
    <w:p w14:paraId="79B57E43" w14:textId="77777777" w:rsidR="00555047" w:rsidRDefault="002E5D19">
      <w:pPr>
        <w:pStyle w:val="ad"/>
        <w:spacing w:after="62"/>
      </w:pPr>
      <w:r>
        <w:rPr>
          <w:rFonts w:hint="eastAsia"/>
        </w:rPr>
        <w:t>Lancelot</w:t>
      </w:r>
    </w:p>
    <w:p w14:paraId="42B9B98A" w14:textId="77777777" w:rsidR="00555047" w:rsidRDefault="002E5D19">
      <w:pPr>
        <w:ind w:firstLine="440"/>
      </w:pPr>
      <w:r>
        <w:t>I would only tell my name to he who confers my knighthood.</w:t>
      </w:r>
    </w:p>
    <w:p w14:paraId="6A0FBDDE" w14:textId="77777777" w:rsidR="00555047" w:rsidRDefault="002E5D19">
      <w:pPr>
        <w:ind w:firstLine="440"/>
      </w:pPr>
      <w:r>
        <w:t>我的名字，只愿告诉册封我为骑士的人。</w:t>
      </w:r>
    </w:p>
    <w:p w14:paraId="78F3EC93" w14:textId="77777777" w:rsidR="00555047" w:rsidRDefault="00555047">
      <w:pPr>
        <w:ind w:firstLine="440"/>
      </w:pPr>
    </w:p>
    <w:p w14:paraId="40C7B811" w14:textId="77777777" w:rsidR="00555047" w:rsidRDefault="002E5D19">
      <w:pPr>
        <w:pStyle w:val="ad"/>
        <w:spacing w:after="62"/>
      </w:pPr>
      <w:r>
        <w:rPr>
          <w:rFonts w:hint="eastAsia"/>
        </w:rPr>
        <w:t>Guinevere</w:t>
      </w:r>
    </w:p>
    <w:p w14:paraId="48ED36F9" w14:textId="77777777" w:rsidR="00555047" w:rsidRDefault="002E5D19">
      <w:pPr>
        <w:ind w:firstLine="440"/>
      </w:pPr>
      <w:r>
        <w:t>Then, may we be honored to know where you come from?</w:t>
      </w:r>
    </w:p>
    <w:p w14:paraId="4F62BD48" w14:textId="77777777" w:rsidR="00555047" w:rsidRDefault="002E5D19">
      <w:pPr>
        <w:ind w:firstLine="440"/>
      </w:pPr>
      <w:r>
        <w:t>那可否告诉我们，你从哪里来呢？</w:t>
      </w:r>
    </w:p>
    <w:p w14:paraId="1A04504B" w14:textId="77777777" w:rsidR="00555047" w:rsidRDefault="00555047">
      <w:pPr>
        <w:ind w:firstLine="440"/>
      </w:pPr>
    </w:p>
    <w:p w14:paraId="32891E9F" w14:textId="77777777" w:rsidR="00555047" w:rsidRDefault="002E5D19">
      <w:pPr>
        <w:pStyle w:val="ad"/>
        <w:spacing w:after="62"/>
      </w:pPr>
      <w:r>
        <w:rPr>
          <w:rFonts w:hint="eastAsia"/>
        </w:rPr>
        <w:t>Lancelot</w:t>
      </w:r>
    </w:p>
    <w:p w14:paraId="51687747" w14:textId="77777777" w:rsidR="00555047" w:rsidRDefault="002E5D19">
      <w:pPr>
        <w:ind w:firstLine="440"/>
      </w:pPr>
      <w:r>
        <w:t>...Somewhere far from here. A fairy raised me by the lake.</w:t>
      </w:r>
    </w:p>
    <w:p w14:paraId="2FB4BD81" w14:textId="77777777" w:rsidR="00555047" w:rsidRDefault="002E5D19">
      <w:pPr>
        <w:ind w:firstLine="440"/>
      </w:pPr>
      <w:r>
        <w:t xml:space="preserve">…… </w:t>
      </w:r>
      <w:r>
        <w:t>从很远的地方来。湖边有位仙女将我抚养长大。</w:t>
      </w:r>
    </w:p>
    <w:p w14:paraId="43D6C81E" w14:textId="77777777" w:rsidR="00555047" w:rsidRDefault="00555047">
      <w:pPr>
        <w:ind w:firstLine="440"/>
      </w:pPr>
    </w:p>
    <w:p w14:paraId="21C800F7" w14:textId="77777777" w:rsidR="00555047" w:rsidRDefault="002E5D19">
      <w:pPr>
        <w:pStyle w:val="ad"/>
        <w:spacing w:after="62"/>
      </w:pPr>
      <w:r>
        <w:rPr>
          <w:rFonts w:hint="eastAsia"/>
        </w:rPr>
        <w:t>Isolde</w:t>
      </w:r>
    </w:p>
    <w:p w14:paraId="10D9C3F2" w14:textId="77777777" w:rsidR="00555047" w:rsidRDefault="002E5D19">
      <w:pPr>
        <w:ind w:firstLine="440"/>
      </w:pPr>
      <w:r>
        <w:t>So you are that "Lancelot of the Lake"?</w:t>
      </w:r>
    </w:p>
    <w:p w14:paraId="0D3EE7F2" w14:textId="77777777" w:rsidR="00555047" w:rsidRDefault="002E5D19">
      <w:pPr>
        <w:ind w:firstLine="440"/>
      </w:pPr>
      <w:r>
        <w:t>难道你就是那位</w:t>
      </w:r>
      <w:r>
        <w:t xml:space="preserve"> “</w:t>
      </w:r>
      <w:r>
        <w:t>湖上的兰斯洛特</w:t>
      </w:r>
      <w:r>
        <w:t>”</w:t>
      </w:r>
      <w:r>
        <w:t>？</w:t>
      </w:r>
    </w:p>
    <w:p w14:paraId="4154D7E6" w14:textId="77777777" w:rsidR="00555047" w:rsidRDefault="00555047">
      <w:pPr>
        <w:ind w:firstLine="440"/>
      </w:pPr>
    </w:p>
    <w:p w14:paraId="6EEB7A1A" w14:textId="77777777" w:rsidR="00555047" w:rsidRDefault="002E5D19">
      <w:pPr>
        <w:pStyle w:val="ad"/>
        <w:spacing w:after="62"/>
      </w:pPr>
      <w:r>
        <w:rPr>
          <w:rFonts w:hint="eastAsia"/>
        </w:rPr>
        <w:t>Lancelot</w:t>
      </w:r>
    </w:p>
    <w:p w14:paraId="5AB838B2" w14:textId="77777777" w:rsidR="00555047" w:rsidRDefault="002E5D19">
      <w:pPr>
        <w:ind w:firstLine="440"/>
      </w:pPr>
      <w:r>
        <w:t>You know my name?</w:t>
      </w:r>
    </w:p>
    <w:p w14:paraId="6863EB3D" w14:textId="77777777" w:rsidR="00555047" w:rsidRDefault="002E5D19">
      <w:pPr>
        <w:ind w:firstLine="440"/>
      </w:pPr>
      <w:r>
        <w:t>你知道我的名字？</w:t>
      </w:r>
    </w:p>
    <w:p w14:paraId="5C44768C" w14:textId="77777777" w:rsidR="00555047" w:rsidRDefault="00555047">
      <w:pPr>
        <w:ind w:firstLine="440"/>
      </w:pPr>
    </w:p>
    <w:p w14:paraId="4984CE92" w14:textId="77777777" w:rsidR="00555047" w:rsidRDefault="002E5D19">
      <w:pPr>
        <w:pStyle w:val="ad"/>
        <w:spacing w:after="62"/>
      </w:pPr>
      <w:r>
        <w:rPr>
          <w:rFonts w:hint="eastAsia"/>
        </w:rPr>
        <w:t>Elaine</w:t>
      </w:r>
    </w:p>
    <w:p w14:paraId="06F59E98" w14:textId="77777777" w:rsidR="00555047" w:rsidRDefault="002E5D19">
      <w:pPr>
        <w:ind w:firstLine="440"/>
      </w:pPr>
      <w:r>
        <w:rPr>
          <w:rFonts w:hint="eastAsia"/>
        </w:rPr>
        <w:t>Why</w:t>
      </w:r>
      <w:r>
        <w:t>, everyone knows your name!</w:t>
      </w:r>
    </w:p>
    <w:p w14:paraId="17D1E1BF" w14:textId="77777777" w:rsidR="00555047" w:rsidRDefault="002E5D19">
      <w:pPr>
        <w:ind w:firstLine="440"/>
      </w:pPr>
      <w:r>
        <w:t>天呐，谁不知道你的名字！</w:t>
      </w:r>
    </w:p>
    <w:p w14:paraId="69CE1C86" w14:textId="77777777" w:rsidR="00555047" w:rsidRDefault="00555047">
      <w:pPr>
        <w:ind w:firstLine="440"/>
      </w:pPr>
    </w:p>
    <w:p w14:paraId="23292D1A" w14:textId="77777777" w:rsidR="00555047" w:rsidRDefault="002E5D19">
      <w:pPr>
        <w:ind w:firstLine="440"/>
      </w:pPr>
      <w:r>
        <w:rPr>
          <w:rFonts w:hint="eastAsia"/>
        </w:rPr>
        <w:br w:type="page"/>
      </w:r>
    </w:p>
    <w:p w14:paraId="7DB411E9" w14:textId="77777777" w:rsidR="00555047" w:rsidRDefault="002E5D19">
      <w:pPr>
        <w:pStyle w:val="ad"/>
        <w:spacing w:after="62"/>
      </w:pPr>
      <w:r>
        <w:rPr>
          <w:rFonts w:hint="eastAsia"/>
        </w:rPr>
        <w:lastRenderedPageBreak/>
        <w:t>Brigid</w:t>
      </w:r>
    </w:p>
    <w:p w14:paraId="00202530" w14:textId="77777777" w:rsidR="00555047" w:rsidRDefault="002E5D19">
      <w:pPr>
        <w:ind w:firstLine="440"/>
      </w:pPr>
      <w:r>
        <w:t>Lancelot of the Lake, the bravest squire of the kingdom!</w:t>
      </w:r>
    </w:p>
    <w:p w14:paraId="6C3F5A8E" w14:textId="77777777" w:rsidR="00555047" w:rsidRDefault="002E5D19">
      <w:pPr>
        <w:ind w:firstLine="440"/>
      </w:pPr>
      <w:r>
        <w:t>湖上的兰斯洛特！王国里最勇敢的见习骑士！</w:t>
      </w:r>
    </w:p>
    <w:p w14:paraId="5581FBA9" w14:textId="77777777" w:rsidR="00555047" w:rsidRDefault="00555047">
      <w:pPr>
        <w:ind w:firstLine="440"/>
      </w:pPr>
    </w:p>
    <w:p w14:paraId="76A07734" w14:textId="77777777" w:rsidR="00555047" w:rsidRDefault="002E5D19">
      <w:pPr>
        <w:pStyle w:val="ad"/>
        <w:spacing w:after="62"/>
      </w:pPr>
      <w:r>
        <w:rPr>
          <w:rFonts w:hint="eastAsia"/>
        </w:rPr>
        <w:t>Guinevere</w:t>
      </w:r>
    </w:p>
    <w:p w14:paraId="050A0CEA" w14:textId="77777777" w:rsidR="00555047" w:rsidRDefault="002E5D19">
      <w:pPr>
        <w:ind w:firstLine="440"/>
      </w:pPr>
      <w:r>
        <w:t>What a</w:t>
      </w:r>
      <w:r>
        <w:rPr>
          <w:rFonts w:hint="eastAsia"/>
        </w:rPr>
        <w:t>n impressive</w:t>
      </w:r>
      <w:r>
        <w:t xml:space="preserve"> young man! </w:t>
      </w:r>
      <w:r>
        <w:rPr>
          <w:rFonts w:hint="eastAsia"/>
        </w:rPr>
        <w:t>And</w:t>
      </w:r>
      <w:r>
        <w:t xml:space="preserve"> why would you want to be</w:t>
      </w:r>
      <w:r>
        <w:rPr>
          <w:rFonts w:hint="eastAsia"/>
        </w:rPr>
        <w:t>come</w:t>
      </w:r>
      <w:r>
        <w:t xml:space="preserve"> a knight, then?</w:t>
      </w:r>
    </w:p>
    <w:p w14:paraId="6D9E2CC5" w14:textId="77777777" w:rsidR="00555047" w:rsidRDefault="002E5D19">
      <w:pPr>
        <w:ind w:firstLine="440"/>
      </w:pPr>
      <w:r>
        <w:t>真是年轻有为！那么，你为何想成为骑士呢？</w:t>
      </w:r>
    </w:p>
    <w:p w14:paraId="68287182" w14:textId="655A61D7" w:rsidR="00555047" w:rsidRPr="00E703F3" w:rsidRDefault="000E4CE9">
      <w:pPr>
        <w:ind w:firstLineChars="0" w:firstLine="0"/>
        <w:rPr>
          <w:rFonts w:ascii="Consolas" w:hAnsi="Consolas"/>
          <w:b/>
          <w:rPrChange w:id="944" w:author="Z Richard" w:date="2026-04-24T02:13:00Z" w16du:dateUtc="2026-04-23T18:13:00Z">
            <w:rPr/>
          </w:rPrChange>
        </w:rPr>
        <w:pPrChange w:id="945" w:author="Liao Kuo" w:date="2026-04-09T16:10:00Z">
          <w:pPr>
            <w:ind w:firstLine="442"/>
          </w:pPr>
        </w:pPrChange>
      </w:pPr>
      <w:ins w:id="946" w:author="Liao Kuo" w:date="2026-04-09T16:11:00Z">
        <w:r w:rsidRPr="000E4CE9">
          <w:rPr>
            <w:rFonts w:ascii="Consolas" w:hAnsi="Consolas"/>
            <w:b/>
            <w:color w:val="FFFFFF" w:themeColor="background1"/>
            <w:highlight w:val="red"/>
            <w:rPrChange w:id="947" w:author="Liao Kuo" w:date="2026-04-09T16:11:00Z">
              <w:rPr>
                <w:rFonts w:ascii="Consolas" w:hAnsi="Consolas"/>
                <w:b/>
                <w:color w:val="000000" w:themeColor="text1"/>
                <w:highlight w:val="green"/>
              </w:rPr>
            </w:rPrChange>
          </w:rPr>
          <w:t>7-10</w:t>
        </w:r>
      </w:ins>
      <w:ins w:id="948" w:author="Liao Kuo" w:date="2026-04-09T16:10:00Z">
        <w:r w:rsidRPr="000E4CE9">
          <w:rPr>
            <w:rFonts w:ascii="Consolas" w:hAnsi="Consolas"/>
            <w:b/>
            <w:color w:val="FFFFFF" w:themeColor="background1"/>
            <w:highlight w:val="red"/>
            <w:rPrChange w:id="949" w:author="Liao Kuo" w:date="2026-04-09T16:11:00Z">
              <w:rPr>
                <w:rFonts w:ascii="Consolas" w:hAnsi="Consolas"/>
                <w:b/>
                <w:color w:val="000000" w:themeColor="text1"/>
                <w:highlight w:val="green"/>
              </w:rPr>
            </w:rPrChange>
          </w:rPr>
          <w:t xml:space="preserve"> O</w:t>
        </w:r>
      </w:ins>
      <w:ins w:id="950" w:author="Liao Kuo" w:date="2026-04-09T16:11:00Z">
        <w:r w:rsidRPr="000E4CE9">
          <w:rPr>
            <w:rFonts w:ascii="Consolas" w:hAnsi="Consolas"/>
            <w:b/>
            <w:color w:val="FFFFFF" w:themeColor="background1"/>
            <w:highlight w:val="red"/>
            <w:rPrChange w:id="951" w:author="Liao Kuo" w:date="2026-04-09T16:11:00Z">
              <w:rPr>
                <w:rFonts w:ascii="Consolas" w:hAnsi="Consolas"/>
                <w:b/>
                <w:color w:val="000000" w:themeColor="text1"/>
                <w:highlight w:val="green"/>
              </w:rPr>
            </w:rPrChange>
          </w:rPr>
          <w:t>ff</w:t>
        </w:r>
      </w:ins>
      <w:ins w:id="952" w:author="Z Richard" w:date="2026-04-23T16:35:00Z" w16du:dateUtc="2026-04-23T08:35:00Z">
        <w:r w:rsidR="00AE1266">
          <w:rPr>
            <w:rFonts w:ascii="Consolas" w:hAnsi="Consolas" w:hint="eastAsia"/>
            <w:b/>
            <w:color w:val="FFFFFF" w:themeColor="background1"/>
            <w:highlight w:val="red"/>
          </w:rPr>
          <w:t>,</w:t>
        </w:r>
      </w:ins>
      <w:ins w:id="953" w:author="Liao Kuo" w:date="2026-04-09T16:11:00Z">
        <w:r w:rsidRPr="000E4CE9">
          <w:rPr>
            <w:rFonts w:ascii="Consolas" w:hAnsi="Consolas"/>
            <w:b/>
            <w:color w:val="000000" w:themeColor="text1"/>
            <w:highlight w:val="yellow"/>
            <w:rPrChange w:id="954" w:author="Liao Kuo" w:date="2026-04-09T16:11:00Z">
              <w:rPr>
                <w:rFonts w:ascii="Consolas" w:hAnsi="Consolas"/>
                <w:b/>
                <w:color w:val="000000" w:themeColor="text1"/>
                <w:highlight w:val="green"/>
              </w:rPr>
            </w:rPrChange>
          </w:rPr>
          <w:t xml:space="preserve"> 2 3 Only</w:t>
        </w:r>
      </w:ins>
      <w:ins w:id="955" w:author="Z Richard" w:date="2026-04-23T16:35:00Z" w16du:dateUtc="2026-04-23T08:35:00Z">
        <w:r w:rsidR="000816AF" w:rsidRPr="000816AF">
          <w:rPr>
            <w:rFonts w:ascii="Consolas" w:hAnsi="Consolas"/>
            <w:b/>
            <w:color w:val="000000" w:themeColor="text1"/>
            <w:highlight w:val="yellow"/>
            <w:rPrChange w:id="956" w:author="Z Richard" w:date="2026-04-23T16:35:00Z" w16du:dateUtc="2026-04-23T08:35:00Z">
              <w:rPr>
                <w:rFonts w:ascii="Consolas" w:hAnsi="Consolas"/>
                <w:b/>
                <w:color w:val="000000" w:themeColor="text1"/>
              </w:rPr>
            </w:rPrChange>
          </w:rPr>
          <w:t>,</w:t>
        </w:r>
        <w:r w:rsidR="000816AF">
          <w:rPr>
            <w:rFonts w:ascii="Consolas" w:hAnsi="Consolas" w:hint="eastAsia"/>
            <w:b/>
            <w:color w:val="000000" w:themeColor="text1"/>
            <w:highlight w:val="green"/>
          </w:rPr>
          <w:t xml:space="preserve"> </w:t>
        </w:r>
      </w:ins>
      <w:ins w:id="957" w:author="Z Richard" w:date="2026-04-24T02:14:00Z" w16du:dateUtc="2026-04-23T18:14:00Z">
        <w:r w:rsidR="00565801">
          <w:rPr>
            <w:rFonts w:ascii="Consolas" w:hAnsi="Consolas" w:hint="eastAsia"/>
            <w:b/>
            <w:highlight w:val="green"/>
          </w:rPr>
          <w:t>伴奏</w:t>
        </w:r>
        <w:r w:rsidR="00565801">
          <w:rPr>
            <w:rFonts w:ascii="Consolas" w:hAnsi="Consolas" w:hint="eastAsia"/>
            <w:b/>
            <w:highlight w:val="green"/>
          </w:rPr>
          <w:t>Up</w:t>
        </w:r>
      </w:ins>
      <w:ins w:id="958" w:author="Z Richard" w:date="2026-04-24T02:13:00Z" w16du:dateUtc="2026-04-23T18:13:00Z">
        <w:r w:rsidR="00F421F5">
          <w:rPr>
            <w:rFonts w:ascii="Consolas" w:hAnsi="Consolas" w:hint="eastAsia"/>
            <w:b/>
            <w:highlight w:val="green"/>
          </w:rPr>
          <w:t xml:space="preserve"> </w:t>
        </w:r>
        <w:r w:rsidR="00F421F5">
          <w:rPr>
            <w:rFonts w:ascii="Consolas" w:hAnsi="Consolas" w:hint="eastAsia"/>
            <w:b/>
            <w:highlight w:val="green"/>
          </w:rPr>
          <w:t>额外加</w:t>
        </w:r>
        <w:r w:rsidR="00F421F5">
          <w:rPr>
            <w:rFonts w:ascii="Consolas" w:hAnsi="Consolas" w:hint="eastAsia"/>
            <w:b/>
            <w:highlight w:val="green"/>
          </w:rPr>
          <w:t>1</w:t>
        </w:r>
        <w:r w:rsidR="00F421F5" w:rsidRPr="00761E8A">
          <w:rPr>
            <w:rFonts w:ascii="Consolas" w:hAnsi="Consolas"/>
            <w:b/>
            <w:highlight w:val="green"/>
          </w:rPr>
          <w:t>-</w:t>
        </w:r>
        <w:r w:rsidR="00F421F5">
          <w:rPr>
            <w:rFonts w:ascii="Consolas" w:hAnsi="Consolas" w:hint="eastAsia"/>
            <w:b/>
            <w:highlight w:val="green"/>
          </w:rPr>
          <w:t>2</w:t>
        </w:r>
        <w:r w:rsidR="00F421F5" w:rsidRPr="00761E8A">
          <w:rPr>
            <w:rFonts w:ascii="Consolas" w:hAnsi="Consolas"/>
            <w:b/>
            <w:highlight w:val="green"/>
          </w:rPr>
          <w:t>db</w:t>
        </w:r>
      </w:ins>
    </w:p>
    <w:p w14:paraId="72977073" w14:textId="77777777" w:rsidR="00555047" w:rsidRDefault="002E5D19">
      <w:pPr>
        <w:pStyle w:val="1"/>
        <w:spacing w:before="156" w:after="156"/>
      </w:pPr>
      <w:bookmarkStart w:id="959" w:name="_Toc29871"/>
      <w:r>
        <w:rPr>
          <w:rFonts w:ascii="Dearest Friend lite" w:hAnsi="Dearest Friend lite" w:cs="Dearest Friend lite"/>
          <w:sz w:val="40"/>
          <w:szCs w:val="22"/>
        </w:rPr>
        <w:lastRenderedPageBreak/>
        <w:t>17</w:t>
      </w:r>
      <w:r>
        <w:t xml:space="preserve"> </w:t>
      </w:r>
      <w:r>
        <w:rPr>
          <w:rFonts w:hint="eastAsia"/>
        </w:rPr>
        <w:t xml:space="preserve"> </w:t>
      </w:r>
      <w:r>
        <w:t xml:space="preserve">A </w:t>
      </w:r>
      <w:r>
        <w:rPr>
          <w:rFonts w:hint="eastAsia"/>
        </w:rPr>
        <w:t>P</w:t>
      </w:r>
      <w:r>
        <w:t xml:space="preserve">erfect </w:t>
      </w:r>
      <w:r>
        <w:rPr>
          <w:rFonts w:hint="eastAsia"/>
        </w:rPr>
        <w:t>W</w:t>
      </w:r>
      <w:r>
        <w:t>orld</w:t>
      </w:r>
      <w:bookmarkEnd w:id="959"/>
    </w:p>
    <w:p w14:paraId="36C1DF05" w14:textId="5FE3ADB5" w:rsidR="00555047" w:rsidRDefault="00A13BDA" w:rsidP="00A13BDA">
      <w:pPr>
        <w:ind w:firstLineChars="0" w:firstLine="0"/>
        <w:rPr>
          <w:ins w:id="960" w:author="Z Richard" w:date="2026-04-23T16:34:00Z" w16du:dateUtc="2026-04-23T08:34:00Z"/>
          <w:rFonts w:ascii="Consolas" w:hAnsi="Consolas"/>
          <w:b/>
          <w:color w:val="215E99" w:themeColor="text2" w:themeTint="BF"/>
        </w:rPr>
      </w:pPr>
      <w:ins w:id="961" w:author="Z Richard" w:date="2026-04-23T16:34:00Z" w16du:dateUtc="2026-04-23T08:34:00Z">
        <w:r>
          <w:rPr>
            <w:rFonts w:ascii="Consolas" w:hAnsi="Consolas" w:hint="eastAsia"/>
            <w:b/>
            <w:color w:val="215E99" w:themeColor="text2" w:themeTint="BF"/>
          </w:rPr>
          <w:t>Guinevere (2)</w:t>
        </w:r>
        <w:r>
          <w:rPr>
            <w:rFonts w:ascii="Consolas" w:hAnsi="Consolas" w:hint="eastAsia"/>
            <w:b/>
            <w:color w:val="215E99" w:themeColor="text2" w:themeTint="BF"/>
          </w:rPr>
          <w:t>、</w:t>
        </w:r>
        <w:r>
          <w:rPr>
            <w:rFonts w:ascii="Consolas" w:hAnsi="Consolas" w:hint="eastAsia"/>
            <w:b/>
            <w:color w:val="215E99" w:themeColor="text2" w:themeTint="BF"/>
          </w:rPr>
          <w:t xml:space="preserve">Lancelot (3) </w:t>
        </w:r>
        <w:r>
          <w:rPr>
            <w:rFonts w:ascii="Consolas" w:hAnsi="Consolas" w:hint="eastAsia"/>
            <w:b/>
            <w:color w:val="215E99" w:themeColor="text2" w:themeTint="BF"/>
          </w:rPr>
          <w:t>唱</w:t>
        </w:r>
      </w:ins>
    </w:p>
    <w:p w14:paraId="43D908DC" w14:textId="77777777" w:rsidR="00A13BDA" w:rsidRDefault="00A13BDA">
      <w:pPr>
        <w:ind w:firstLineChars="0" w:firstLine="0"/>
        <w:pPrChange w:id="962" w:author="Z Richard" w:date="2026-04-23T16:34:00Z" w16du:dateUtc="2026-04-23T08:34:00Z">
          <w:pPr>
            <w:ind w:firstLine="440"/>
          </w:pPr>
        </w:pPrChange>
      </w:pPr>
    </w:p>
    <w:p w14:paraId="46958461" w14:textId="77777777" w:rsidR="00555047" w:rsidRDefault="002E5D19">
      <w:pPr>
        <w:pStyle w:val="ad"/>
        <w:spacing w:after="62"/>
      </w:pPr>
      <w:r>
        <w:rPr>
          <w:rFonts w:hint="eastAsia"/>
        </w:rPr>
        <w:t>Lancelot</w:t>
      </w:r>
    </w:p>
    <w:p w14:paraId="7104549A" w14:textId="77777777" w:rsidR="00555047" w:rsidRDefault="002E5D19">
      <w:pPr>
        <w:pStyle w:val="ae"/>
        <w:ind w:firstLine="440"/>
      </w:pPr>
      <w:r>
        <w:t>Well, have you ever seen the dead.</w:t>
      </w:r>
    </w:p>
    <w:p w14:paraId="4E2E9034" w14:textId="77777777" w:rsidR="00555047" w:rsidRDefault="002E5D19">
      <w:pPr>
        <w:pStyle w:val="ae"/>
        <w:ind w:firstLine="440"/>
      </w:pPr>
      <w:r>
        <w:t>你可曾见过尸横遍野的景象？</w:t>
      </w:r>
    </w:p>
    <w:p w14:paraId="6B5F0942" w14:textId="77777777" w:rsidR="00555047" w:rsidRDefault="002E5D19">
      <w:pPr>
        <w:pStyle w:val="ae"/>
        <w:ind w:firstLine="440"/>
      </w:pPr>
      <w:r>
        <w:t>The whole lake stained in red.</w:t>
      </w:r>
    </w:p>
    <w:p w14:paraId="37F3182C" w14:textId="77777777" w:rsidR="00555047" w:rsidRDefault="002E5D19">
      <w:pPr>
        <w:pStyle w:val="ae"/>
        <w:ind w:firstLine="440"/>
      </w:pPr>
      <w:r>
        <w:t>整片湖泊都被染成了血红</w:t>
      </w:r>
    </w:p>
    <w:p w14:paraId="03F318BE" w14:textId="77777777" w:rsidR="00555047" w:rsidRDefault="002E5D19">
      <w:pPr>
        <w:pStyle w:val="ae"/>
        <w:ind w:firstLine="440"/>
      </w:pPr>
      <w:r>
        <w:t>The panic-stricken face still on their head.</w:t>
      </w:r>
    </w:p>
    <w:p w14:paraId="2008F2D0" w14:textId="77777777" w:rsidR="00555047" w:rsidRDefault="002E5D19">
      <w:pPr>
        <w:pStyle w:val="ae"/>
        <w:ind w:firstLine="440"/>
      </w:pPr>
      <w:r>
        <w:t>死者脸上，还凝固着惊恐的模样</w:t>
      </w:r>
    </w:p>
    <w:p w14:paraId="1257DB79" w14:textId="77777777" w:rsidR="00555047" w:rsidRDefault="002E5D19">
      <w:pPr>
        <w:pStyle w:val="ae"/>
        <w:ind w:firstLine="440"/>
      </w:pPr>
      <w:r>
        <w:t>I buried up a boy, ten years of the age.</w:t>
      </w:r>
    </w:p>
    <w:p w14:paraId="4F8B767D" w14:textId="77777777" w:rsidR="00555047" w:rsidRDefault="002E5D19">
      <w:pPr>
        <w:pStyle w:val="ae"/>
        <w:ind w:firstLine="440"/>
      </w:pPr>
      <w:r>
        <w:t>我曾埋葬一个男孩，不过十岁的年纪</w:t>
      </w:r>
    </w:p>
    <w:p w14:paraId="344D88D4" w14:textId="77777777" w:rsidR="00555047" w:rsidRDefault="002E5D19">
      <w:pPr>
        <w:pStyle w:val="ae"/>
        <w:ind w:firstLine="440"/>
      </w:pPr>
      <w:r>
        <w:t>Invaders came and drowned him in a cage.</w:t>
      </w:r>
    </w:p>
    <w:p w14:paraId="1D870AAE" w14:textId="77777777" w:rsidR="00555047" w:rsidRDefault="002E5D19">
      <w:pPr>
        <w:pStyle w:val="ae"/>
        <w:ind w:firstLine="440"/>
      </w:pPr>
      <w:r>
        <w:t>侵略者将他关在笼子里沉湖溺亡</w:t>
      </w:r>
    </w:p>
    <w:p w14:paraId="60B16AA2" w14:textId="77777777" w:rsidR="00555047" w:rsidRDefault="002E5D19">
      <w:pPr>
        <w:pStyle w:val="ae"/>
        <w:ind w:firstLine="440"/>
      </w:pPr>
      <w:r>
        <w:t>They can’t help but wait, in despair they pray,</w:t>
      </w:r>
    </w:p>
    <w:p w14:paraId="1154B640" w14:textId="77777777" w:rsidR="00555047" w:rsidRDefault="002E5D19">
      <w:pPr>
        <w:pStyle w:val="ae"/>
        <w:ind w:firstLine="440"/>
      </w:pPr>
      <w:r>
        <w:t>他们只能苦苦等待，在绝望中祈祷</w:t>
      </w:r>
    </w:p>
    <w:p w14:paraId="79E07037" w14:textId="77777777" w:rsidR="00555047" w:rsidRDefault="002E5D19">
      <w:pPr>
        <w:pStyle w:val="ae"/>
        <w:ind w:firstLine="440"/>
      </w:pPr>
      <w:r>
        <w:t>For someone to come, have them all saved.</w:t>
      </w:r>
    </w:p>
    <w:p w14:paraId="323DEC50" w14:textId="77777777" w:rsidR="00555047" w:rsidRDefault="002E5D19">
      <w:pPr>
        <w:pStyle w:val="ae"/>
        <w:ind w:firstLine="440"/>
      </w:pPr>
      <w:r>
        <w:t>期盼有人降临，拯救他们于水火</w:t>
      </w:r>
    </w:p>
    <w:p w14:paraId="0C9F7622" w14:textId="77777777" w:rsidR="00555047" w:rsidRDefault="00555047">
      <w:pPr>
        <w:ind w:firstLine="440"/>
      </w:pPr>
    </w:p>
    <w:p w14:paraId="5C83AB40" w14:textId="77777777" w:rsidR="00555047" w:rsidRDefault="002E5D19">
      <w:pPr>
        <w:pStyle w:val="ad"/>
        <w:spacing w:after="62"/>
      </w:pPr>
      <w:r>
        <w:t>Lancelot/</w:t>
      </w:r>
      <w:r>
        <w:rPr>
          <w:rFonts w:hint="eastAsia"/>
        </w:rPr>
        <w:t>Guinevere</w:t>
      </w:r>
    </w:p>
    <w:p w14:paraId="424D993B" w14:textId="77777777" w:rsidR="00555047" w:rsidRDefault="002E5D19">
      <w:pPr>
        <w:pStyle w:val="ae"/>
        <w:ind w:firstLine="440"/>
      </w:pPr>
      <w:r>
        <w:t xml:space="preserve">That’s why I </w:t>
      </w:r>
      <w:proofErr w:type="spellStart"/>
      <w:r>
        <w:t>wanna</w:t>
      </w:r>
      <w:proofErr w:type="spellEnd"/>
      <w:r>
        <w:t xml:space="preserve"> be a knight</w:t>
      </w:r>
    </w:p>
    <w:p w14:paraId="35FC4440" w14:textId="77777777" w:rsidR="00555047" w:rsidRDefault="002E5D19">
      <w:pPr>
        <w:pStyle w:val="ae"/>
        <w:ind w:firstLine="440"/>
      </w:pPr>
      <w:r>
        <w:t>这就是我想成为骑士的缘由</w:t>
      </w:r>
      <w:r>
        <w:rPr>
          <w:rFonts w:hint="eastAsia"/>
        </w:rPr>
        <w:t>——</w:t>
      </w:r>
    </w:p>
    <w:p w14:paraId="29D32098" w14:textId="77777777" w:rsidR="00555047" w:rsidRDefault="002E5D19">
      <w:pPr>
        <w:pStyle w:val="2"/>
      </w:pPr>
      <w:r>
        <w:t xml:space="preserve">That’s why you </w:t>
      </w:r>
      <w:proofErr w:type="spellStart"/>
      <w:r>
        <w:t>wanna</w:t>
      </w:r>
      <w:proofErr w:type="spellEnd"/>
      <w:r>
        <w:t xml:space="preserve"> be a knight</w:t>
      </w:r>
    </w:p>
    <w:p w14:paraId="23963CCA" w14:textId="77777777" w:rsidR="00555047" w:rsidRDefault="002E5D19">
      <w:pPr>
        <w:pStyle w:val="2"/>
      </w:pPr>
      <w:r>
        <w:t>这就是你想成为骑士的缘由</w:t>
      </w:r>
      <w:r>
        <w:rPr>
          <w:rFonts w:hint="eastAsia"/>
        </w:rPr>
        <w:t>——</w:t>
      </w:r>
    </w:p>
    <w:p w14:paraId="55A6D57E" w14:textId="77777777" w:rsidR="00555047" w:rsidRDefault="00555047">
      <w:pPr>
        <w:ind w:firstLine="440"/>
      </w:pPr>
    </w:p>
    <w:p w14:paraId="7C5920E1" w14:textId="77777777" w:rsidR="00555047" w:rsidRDefault="002E5D19">
      <w:pPr>
        <w:pStyle w:val="ad"/>
        <w:spacing w:after="62"/>
      </w:pPr>
      <w:r>
        <w:rPr>
          <w:rFonts w:hint="eastAsia"/>
        </w:rPr>
        <w:t>Lancelot</w:t>
      </w:r>
    </w:p>
    <w:p w14:paraId="024F5D57" w14:textId="77777777" w:rsidR="00555047" w:rsidRDefault="002E5D19">
      <w:pPr>
        <w:pStyle w:val="ae"/>
        <w:ind w:firstLine="440"/>
      </w:pPr>
      <w:r>
        <w:t>Against the might, stories to write.</w:t>
      </w:r>
    </w:p>
    <w:p w14:paraId="39BC80FD" w14:textId="77777777" w:rsidR="00555047" w:rsidRDefault="002E5D19">
      <w:pPr>
        <w:pStyle w:val="ae"/>
        <w:ind w:firstLine="440"/>
      </w:pPr>
      <w:r>
        <w:t>对抗强权，书写属于自己的传奇</w:t>
      </w:r>
    </w:p>
    <w:p w14:paraId="0FAD2E1A" w14:textId="77777777" w:rsidR="00555047" w:rsidRDefault="00555047">
      <w:pPr>
        <w:ind w:firstLine="440"/>
      </w:pPr>
    </w:p>
    <w:p w14:paraId="01CE4ACE" w14:textId="77777777" w:rsidR="00555047" w:rsidRDefault="002E5D19">
      <w:pPr>
        <w:pStyle w:val="ad"/>
        <w:spacing w:after="62"/>
      </w:pPr>
      <w:r>
        <w:rPr>
          <w:rFonts w:hint="eastAsia"/>
        </w:rPr>
        <w:t>Guinevere</w:t>
      </w:r>
    </w:p>
    <w:p w14:paraId="62186C84" w14:textId="77777777" w:rsidR="00555047" w:rsidRDefault="002E5D19">
      <w:pPr>
        <w:pStyle w:val="ae"/>
        <w:ind w:firstLine="440"/>
      </w:pPr>
      <w:r>
        <w:t>To do what is right.</w:t>
      </w:r>
    </w:p>
    <w:p w14:paraId="5E08002F" w14:textId="77777777" w:rsidR="00555047" w:rsidRDefault="002E5D19">
      <w:pPr>
        <w:pStyle w:val="ae"/>
        <w:ind w:firstLine="440"/>
      </w:pPr>
      <w:r>
        <w:t>去做正确的事，坚守正义</w:t>
      </w:r>
    </w:p>
    <w:p w14:paraId="73FC020F" w14:textId="77777777" w:rsidR="00555047" w:rsidRDefault="00555047">
      <w:pPr>
        <w:ind w:firstLine="440"/>
      </w:pPr>
    </w:p>
    <w:p w14:paraId="25E7E460" w14:textId="77777777" w:rsidR="00555047" w:rsidRDefault="002E5D19">
      <w:pPr>
        <w:pStyle w:val="ad"/>
        <w:spacing w:after="62"/>
      </w:pPr>
      <w:r>
        <w:t>Lancelot/</w:t>
      </w:r>
      <w:r>
        <w:rPr>
          <w:rFonts w:hint="eastAsia"/>
        </w:rPr>
        <w:t>Guinevere</w:t>
      </w:r>
    </w:p>
    <w:p w14:paraId="4C30F225" w14:textId="77777777" w:rsidR="00555047" w:rsidRDefault="002E5D19">
      <w:pPr>
        <w:pStyle w:val="ae"/>
        <w:ind w:firstLine="440"/>
      </w:pPr>
      <w:r>
        <w:t>There’s our future to ignite, for that sight I’ll take the fight.</w:t>
      </w:r>
    </w:p>
    <w:p w14:paraId="0CC642EC" w14:textId="77777777" w:rsidR="00555047" w:rsidRDefault="002E5D19">
      <w:pPr>
        <w:pStyle w:val="ae"/>
        <w:ind w:firstLine="440"/>
      </w:pPr>
      <w:r>
        <w:t>我们的未来需要被点燃，为了那理想中的景象，我愿投身战斗</w:t>
      </w:r>
    </w:p>
    <w:p w14:paraId="2D02042B" w14:textId="77777777" w:rsidR="00555047" w:rsidRDefault="002E5D19">
      <w:pPr>
        <w:pStyle w:val="2"/>
      </w:pPr>
      <w:r>
        <w:t>There’s our future to ignite, for that sight you'll take the fight.</w:t>
      </w:r>
    </w:p>
    <w:p w14:paraId="4166B472" w14:textId="77777777" w:rsidR="00555047" w:rsidRDefault="002E5D19">
      <w:pPr>
        <w:pStyle w:val="2"/>
      </w:pPr>
      <w:r>
        <w:t>我们的未来需要被点燃，为了那理想中的景象，你愿投身战斗</w:t>
      </w:r>
    </w:p>
    <w:p w14:paraId="1C25568D" w14:textId="77777777" w:rsidR="00555047" w:rsidRDefault="00555047">
      <w:pPr>
        <w:ind w:firstLine="440"/>
      </w:pPr>
    </w:p>
    <w:p w14:paraId="5F763098" w14:textId="77777777" w:rsidR="00555047" w:rsidRDefault="002E5D19">
      <w:pPr>
        <w:pStyle w:val="ad"/>
        <w:spacing w:after="62"/>
      </w:pPr>
      <w:r>
        <w:rPr>
          <w:rFonts w:hint="eastAsia"/>
        </w:rPr>
        <w:t>Lancelot</w:t>
      </w:r>
    </w:p>
    <w:p w14:paraId="54331B19" w14:textId="77777777" w:rsidR="00555047" w:rsidRDefault="002E5D19">
      <w:pPr>
        <w:pStyle w:val="ae"/>
        <w:ind w:firstLine="440"/>
      </w:pPr>
      <w:r>
        <w:t>Look how the wheats sway in the wind, the young men early dawn hammering.</w:t>
      </w:r>
    </w:p>
    <w:p w14:paraId="47A36CCB" w14:textId="77777777" w:rsidR="00555047" w:rsidRDefault="002E5D19">
      <w:pPr>
        <w:pStyle w:val="ae"/>
        <w:ind w:firstLine="440"/>
      </w:pPr>
      <w:r>
        <w:t>你看那麦田在风中摇曳，年轻人们天刚亮就挥锤劳作</w:t>
      </w:r>
    </w:p>
    <w:p w14:paraId="63917200" w14:textId="77777777" w:rsidR="00555047" w:rsidRDefault="002E5D19">
      <w:pPr>
        <w:pStyle w:val="ae"/>
        <w:ind w:firstLine="440"/>
      </w:pPr>
      <w:r>
        <w:lastRenderedPageBreak/>
        <w:t>Above the herd, fly past the birds.</w:t>
      </w:r>
    </w:p>
    <w:p w14:paraId="5DCF4410" w14:textId="77777777" w:rsidR="00555047" w:rsidRDefault="002E5D19">
      <w:pPr>
        <w:pStyle w:val="ae"/>
        <w:ind w:firstLine="440"/>
      </w:pPr>
      <w:r>
        <w:t>羊群之上，鸟儿展翅飞过</w:t>
      </w:r>
    </w:p>
    <w:p w14:paraId="73730063" w14:textId="77777777" w:rsidR="00555047" w:rsidRDefault="002E5D19">
      <w:pPr>
        <w:pStyle w:val="ae"/>
        <w:ind w:firstLine="440"/>
      </w:pPr>
      <w:r>
        <w:t>Look at this, oh what a perfect world.</w:t>
      </w:r>
    </w:p>
    <w:p w14:paraId="1DE2C95B" w14:textId="77777777" w:rsidR="00555047" w:rsidRDefault="002E5D19">
      <w:pPr>
        <w:pStyle w:val="ae"/>
        <w:ind w:firstLine="440"/>
      </w:pPr>
      <w:r>
        <w:t>看看这一切</w:t>
      </w:r>
      <w:r>
        <w:t xml:space="preserve"> </w:t>
      </w:r>
      <w:r>
        <w:rPr>
          <w:rFonts w:hint="eastAsia"/>
        </w:rPr>
        <w:t>——</w:t>
      </w:r>
      <w:r>
        <w:t xml:space="preserve"> </w:t>
      </w:r>
      <w:r>
        <w:t>多美好的世界</w:t>
      </w:r>
    </w:p>
    <w:p w14:paraId="20537769" w14:textId="77777777" w:rsidR="00555047" w:rsidRDefault="002E5D19">
      <w:pPr>
        <w:pStyle w:val="ae"/>
        <w:ind w:firstLine="440"/>
      </w:pPr>
      <w:r>
        <w:t>It urge</w:t>
      </w:r>
      <w:ins w:id="963" w:author="nostalgia" w:date="2026-04-07T03:23:00Z">
        <w:r>
          <w:rPr>
            <w:rFonts w:hint="eastAsia"/>
          </w:rPr>
          <w:t>s</w:t>
        </w:r>
      </w:ins>
      <w:r>
        <w:t xml:space="preserve"> me to climb, higher than yesterday.</w:t>
      </w:r>
    </w:p>
    <w:p w14:paraId="3D18B855" w14:textId="77777777" w:rsidR="00555047" w:rsidRDefault="002E5D19">
      <w:pPr>
        <w:pStyle w:val="ae"/>
        <w:ind w:firstLine="440"/>
      </w:pPr>
      <w:r>
        <w:t>这景象驱使我不断攀登，比昨日站得更高</w:t>
      </w:r>
    </w:p>
    <w:p w14:paraId="78646FC4" w14:textId="77777777" w:rsidR="00555047" w:rsidRDefault="002E5D19">
      <w:pPr>
        <w:pStyle w:val="ae"/>
        <w:ind w:firstLine="440"/>
      </w:pPr>
      <w:r>
        <w:t>No looking back and say: why did I stay still, let them all be waste?</w:t>
      </w:r>
    </w:p>
    <w:p w14:paraId="402098B5" w14:textId="77777777" w:rsidR="00555047" w:rsidRDefault="002E5D19">
      <w:pPr>
        <w:pStyle w:val="ae"/>
        <w:ind w:firstLine="440"/>
      </w:pPr>
      <w:r>
        <w:t>绝不回头自问：为何我停滞不前，任由时光荒废？</w:t>
      </w:r>
    </w:p>
    <w:p w14:paraId="3D8F1DD0" w14:textId="77777777" w:rsidR="00555047" w:rsidRDefault="002E5D19">
      <w:pPr>
        <w:pStyle w:val="ae"/>
        <w:ind w:firstLine="440"/>
      </w:pPr>
      <w:r>
        <w:t>Tis called on my fate.</w:t>
      </w:r>
    </w:p>
    <w:p w14:paraId="36778809" w14:textId="77777777" w:rsidR="00555047" w:rsidRDefault="002E5D19">
      <w:pPr>
        <w:pStyle w:val="ae"/>
        <w:ind w:firstLine="440"/>
      </w:pPr>
      <w:r>
        <w:t>这便是命运对我的召唤</w:t>
      </w:r>
    </w:p>
    <w:p w14:paraId="22AA8216" w14:textId="77777777" w:rsidR="00555047" w:rsidRDefault="002E5D19">
      <w:pPr>
        <w:pStyle w:val="ae"/>
        <w:ind w:firstLine="440"/>
      </w:pPr>
      <w:r>
        <w:t>My journey can’t wait.</w:t>
      </w:r>
    </w:p>
    <w:p w14:paraId="024D3E0B" w14:textId="77777777" w:rsidR="00555047" w:rsidRDefault="002E5D19">
      <w:pPr>
        <w:pStyle w:val="ae"/>
        <w:ind w:firstLine="440"/>
      </w:pPr>
      <w:r>
        <w:t>我的征途刻不容缓</w:t>
      </w:r>
    </w:p>
    <w:p w14:paraId="6851DA60" w14:textId="77777777" w:rsidR="00555047" w:rsidRDefault="002E5D19">
      <w:pPr>
        <w:pStyle w:val="ae"/>
        <w:ind w:firstLine="440"/>
      </w:pPr>
      <w:r>
        <w:t>By staying numb then tis I betray.</w:t>
      </w:r>
    </w:p>
    <w:p w14:paraId="27337F6D" w14:textId="77777777" w:rsidR="00555047" w:rsidRDefault="002E5D19">
      <w:pPr>
        <w:pStyle w:val="ae"/>
        <w:ind w:firstLine="440"/>
      </w:pPr>
      <w:r>
        <w:t>若继续麻木不仁，那才是对初心的背叛</w:t>
      </w:r>
    </w:p>
    <w:p w14:paraId="7DAC4E50" w14:textId="77777777" w:rsidR="00555047" w:rsidRDefault="00555047">
      <w:pPr>
        <w:ind w:firstLine="440"/>
        <w:rPr>
          <w:ins w:id="964" w:author="Z Richard" w:date="2026-04-23T16:35:00Z" w16du:dateUtc="2026-04-23T08:35:00Z"/>
        </w:rPr>
      </w:pPr>
    </w:p>
    <w:p w14:paraId="1C158932" w14:textId="67BDB956" w:rsidR="00410469" w:rsidRPr="0043183D" w:rsidRDefault="00C21B84" w:rsidP="00410469">
      <w:pPr>
        <w:ind w:firstLine="442"/>
        <w:rPr>
          <w:ins w:id="965" w:author="Z Richard" w:date="2026-04-23T16:36:00Z" w16du:dateUtc="2026-04-23T08:36:00Z"/>
          <w:color w:val="FFFFFF" w:themeColor="background1"/>
        </w:rPr>
      </w:pPr>
      <w:ins w:id="966" w:author="Z Richard" w:date="2026-04-23T22:38:00Z" w16du:dateUtc="2026-04-23T14:38:00Z">
        <w:r>
          <w:rPr>
            <w:rFonts w:ascii="Consolas" w:hAnsi="Consolas" w:hint="eastAsia"/>
            <w:b/>
            <w:color w:val="FFFFFF" w:themeColor="background1"/>
            <w:highlight w:val="red"/>
          </w:rPr>
          <w:t>伴奏</w:t>
        </w:r>
        <w:r>
          <w:rPr>
            <w:rFonts w:ascii="Consolas" w:hAnsi="Consolas" w:hint="eastAsia"/>
            <w:b/>
            <w:color w:val="FFFFFF" w:themeColor="background1"/>
            <w:highlight w:val="red"/>
          </w:rPr>
          <w:t xml:space="preserve"> </w:t>
        </w:r>
      </w:ins>
      <w:ins w:id="967" w:author="Z Richard" w:date="2026-04-23T16:36:00Z" w16du:dateUtc="2026-04-23T08:36:00Z">
        <w:r w:rsidR="00410469" w:rsidRPr="0043183D">
          <w:rPr>
            <w:rFonts w:ascii="Consolas" w:hAnsi="Consolas" w:hint="eastAsia"/>
            <w:b/>
            <w:color w:val="FFFFFF" w:themeColor="background1"/>
            <w:highlight w:val="red"/>
          </w:rPr>
          <w:t>Down</w:t>
        </w:r>
      </w:ins>
    </w:p>
    <w:p w14:paraId="53EB136B" w14:textId="5D944485" w:rsidR="009A5A10" w:rsidDel="00410469" w:rsidRDefault="009A5A10">
      <w:pPr>
        <w:ind w:firstLine="440"/>
        <w:rPr>
          <w:del w:id="968" w:author="Z Richard" w:date="2026-04-23T16:36:00Z" w16du:dateUtc="2026-04-23T08:36:00Z"/>
        </w:rPr>
      </w:pPr>
    </w:p>
    <w:p w14:paraId="56454B79" w14:textId="77777777" w:rsidR="00555047" w:rsidRDefault="002E5D19">
      <w:pPr>
        <w:pStyle w:val="1"/>
        <w:spacing w:before="156" w:after="156"/>
      </w:pPr>
      <w:bookmarkStart w:id="969" w:name="_Toc5816"/>
      <w:r>
        <w:rPr>
          <w:rFonts w:ascii="Dearest Friend lite" w:hAnsi="Dearest Friend lite" w:cs="Dearest Friend lite"/>
          <w:sz w:val="40"/>
          <w:szCs w:val="22"/>
        </w:rPr>
        <w:lastRenderedPageBreak/>
        <w:t>18</w:t>
      </w:r>
      <w:r>
        <w:rPr>
          <w:rFonts w:hint="eastAsia"/>
        </w:rPr>
        <w:t xml:space="preserve">  </w:t>
      </w:r>
      <w:r>
        <w:t xml:space="preserve">Conferment </w:t>
      </w:r>
      <w:r>
        <w:rPr>
          <w:rFonts w:hint="eastAsia"/>
        </w:rPr>
        <w:t>f</w:t>
      </w:r>
      <w:r>
        <w:t xml:space="preserve">or </w:t>
      </w:r>
      <w:r>
        <w:rPr>
          <w:rFonts w:hint="eastAsia"/>
        </w:rPr>
        <w:t>Lancelot</w:t>
      </w:r>
      <w:bookmarkEnd w:id="969"/>
    </w:p>
    <w:p w14:paraId="10C3AA82" w14:textId="19F9A03F" w:rsidR="00CC3C62" w:rsidRDefault="00CC3C62" w:rsidP="00CC3C62">
      <w:pPr>
        <w:ind w:firstLineChars="0" w:firstLine="0"/>
        <w:rPr>
          <w:ins w:id="970" w:author="Z Richard" w:date="2026-04-23T16:35:00Z" w16du:dateUtc="2026-04-23T08:35:00Z"/>
          <w:rFonts w:ascii="Consolas" w:hAnsi="Consolas"/>
          <w:b/>
          <w:color w:val="000000" w:themeColor="text1"/>
          <w:highlight w:val="green"/>
        </w:rPr>
      </w:pPr>
      <w:ins w:id="971" w:author="Z Richard" w:date="2026-04-23T16:35:00Z" w16du:dateUtc="2026-04-23T08:35:00Z">
        <w:r>
          <w:rPr>
            <w:rFonts w:ascii="Consolas" w:hAnsi="Consolas" w:hint="eastAsia"/>
            <w:b/>
            <w:color w:val="215E99" w:themeColor="text2" w:themeTint="BF"/>
          </w:rPr>
          <w:t>台词戏，涉及演员</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r>
          <w:rPr>
            <w:rFonts w:ascii="Consolas" w:hAnsi="Consolas" w:hint="eastAsia"/>
            <w:b/>
            <w:color w:val="215E99" w:themeColor="text2" w:themeTint="BF"/>
          </w:rPr>
          <w:t>Guinevere (2)</w:t>
        </w:r>
        <w:r>
          <w:rPr>
            <w:rFonts w:ascii="Consolas" w:hAnsi="Consolas" w:hint="eastAsia"/>
            <w:b/>
            <w:color w:val="215E99" w:themeColor="text2" w:themeTint="BF"/>
          </w:rPr>
          <w:t>、</w:t>
        </w:r>
        <w:r>
          <w:rPr>
            <w:rFonts w:ascii="Consolas" w:hAnsi="Consolas" w:hint="eastAsia"/>
            <w:b/>
            <w:color w:val="215E99" w:themeColor="text2" w:themeTint="BF"/>
          </w:rPr>
          <w:t>Lancelot (3)</w:t>
        </w:r>
      </w:ins>
    </w:p>
    <w:p w14:paraId="2DCBAC3C" w14:textId="77777777" w:rsidR="00CC3C62" w:rsidRDefault="00CC3C62">
      <w:pPr>
        <w:ind w:firstLineChars="0" w:firstLine="0"/>
        <w:pPrChange w:id="972" w:author="Z Richard" w:date="2026-04-23T16:35:00Z" w16du:dateUtc="2026-04-23T08:35:00Z">
          <w:pPr>
            <w:ind w:firstLine="440"/>
          </w:pPr>
        </w:pPrChange>
      </w:pPr>
    </w:p>
    <w:p w14:paraId="67DFFC81" w14:textId="77777777" w:rsidR="00555047" w:rsidRDefault="002E5D19">
      <w:pPr>
        <w:pStyle w:val="a3"/>
      </w:pPr>
      <w:r>
        <w:t>[</w:t>
      </w:r>
      <w:r>
        <w:rPr>
          <w:rFonts w:hint="eastAsia"/>
        </w:rPr>
        <w:t xml:space="preserve"> </w:t>
      </w:r>
      <w:r>
        <w:t>Guinevere</w:t>
      </w:r>
      <w:r>
        <w:t>很显然被</w:t>
      </w:r>
      <w:r>
        <w:t>Lancelot</w:t>
      </w:r>
      <w:r>
        <w:t>打动了，只是她自己也并不知道触动她的到底是什么</w:t>
      </w:r>
      <w:r>
        <w:rPr>
          <w:rFonts w:hint="eastAsia"/>
        </w:rPr>
        <w:t xml:space="preserve"> </w:t>
      </w:r>
      <w:r>
        <w:t>]</w:t>
      </w:r>
    </w:p>
    <w:p w14:paraId="16E6D0BC" w14:textId="77777777" w:rsidR="00555047" w:rsidRDefault="00555047">
      <w:pPr>
        <w:ind w:firstLine="440"/>
      </w:pPr>
    </w:p>
    <w:p w14:paraId="2FE2770B" w14:textId="77777777" w:rsidR="00555047" w:rsidRDefault="002E5D19">
      <w:pPr>
        <w:pStyle w:val="ad"/>
        <w:spacing w:after="62"/>
      </w:pPr>
      <w:r>
        <w:rPr>
          <w:rFonts w:hint="eastAsia"/>
        </w:rPr>
        <w:t>Guinevere</w:t>
      </w:r>
    </w:p>
    <w:p w14:paraId="1DFDA40F" w14:textId="77777777" w:rsidR="00555047" w:rsidRDefault="002E5D19">
      <w:pPr>
        <w:ind w:firstLine="440"/>
      </w:pPr>
      <w:r>
        <w:t>Lancelot...I shall introduce you to our great King. I believe Arthur would be glad to meet such a knight.​</w:t>
      </w:r>
    </w:p>
    <w:p w14:paraId="268B9CBB" w14:textId="77777777" w:rsidR="00555047" w:rsidRDefault="002E5D19">
      <w:pPr>
        <w:ind w:firstLine="440"/>
      </w:pPr>
      <w:r>
        <w:t>兰斯洛特</w:t>
      </w:r>
      <w:r>
        <w:t xml:space="preserve">………… </w:t>
      </w:r>
      <w:r>
        <w:t>我带你去见我们伟大的国王吧，我相信亚瑟一定会很高兴见到你这样的勇士。</w:t>
      </w:r>
    </w:p>
    <w:p w14:paraId="55087E22" w14:textId="77777777" w:rsidR="00555047" w:rsidRDefault="00555047">
      <w:pPr>
        <w:ind w:firstLine="440"/>
      </w:pPr>
    </w:p>
    <w:p w14:paraId="41DBD424" w14:textId="77777777" w:rsidR="00555047" w:rsidRDefault="002E5D19">
      <w:pPr>
        <w:pStyle w:val="a3"/>
      </w:pPr>
      <w:r>
        <w:t>[</w:t>
      </w:r>
      <w:r>
        <w:rPr>
          <w:rFonts w:hint="eastAsia"/>
        </w:rPr>
        <w:t xml:space="preserve"> </w:t>
      </w:r>
      <w:r>
        <w:t>Lancelot</w:t>
      </w:r>
      <w:r>
        <w:t>眼中瞬间亮起光，他认真地对</w:t>
      </w:r>
      <w:r>
        <w:t>Guinevere</w:t>
      </w:r>
      <w:r>
        <w:t>行了一礼，动作带着骑士的礼仪，却难掩语气中的急切</w:t>
      </w:r>
      <w:r>
        <w:rPr>
          <w:rFonts w:hint="eastAsia"/>
        </w:rPr>
        <w:t xml:space="preserve"> </w:t>
      </w:r>
      <w:r>
        <w:t>]</w:t>
      </w:r>
    </w:p>
    <w:p w14:paraId="2966313C" w14:textId="77777777" w:rsidR="00555047" w:rsidRDefault="00555047">
      <w:pPr>
        <w:ind w:firstLine="440"/>
      </w:pPr>
    </w:p>
    <w:p w14:paraId="507BA190" w14:textId="77777777" w:rsidR="00555047" w:rsidRDefault="002E5D19">
      <w:pPr>
        <w:pStyle w:val="ad"/>
        <w:spacing w:after="62"/>
      </w:pPr>
      <w:r>
        <w:rPr>
          <w:rFonts w:hint="eastAsia"/>
        </w:rPr>
        <w:t>Lancelot</w:t>
      </w:r>
    </w:p>
    <w:p w14:paraId="31F1F831" w14:textId="77777777" w:rsidR="00555047" w:rsidRDefault="002E5D19">
      <w:pPr>
        <w:ind w:firstLine="440"/>
      </w:pPr>
      <w:r>
        <w:t>I thank you for your kindness, my lady. But before we meet the King, there is one more request I must make—one I hope you will grant.​</w:t>
      </w:r>
    </w:p>
    <w:p w14:paraId="2ACB3257" w14:textId="77777777" w:rsidR="00555047" w:rsidRDefault="002E5D19">
      <w:pPr>
        <w:ind w:firstLine="440"/>
      </w:pPr>
      <w:r>
        <w:t>感谢您的善意，小姐。但在去见国王之前，我还有一个请求</w:t>
      </w:r>
      <w:r>
        <w:t xml:space="preserve"> </w:t>
      </w:r>
      <w:r>
        <w:rPr>
          <w:rFonts w:hint="eastAsia"/>
        </w:rPr>
        <w:t>——</w:t>
      </w:r>
      <w:r>
        <w:t xml:space="preserve"> </w:t>
      </w:r>
      <w:r>
        <w:t>希望您能应允。</w:t>
      </w:r>
    </w:p>
    <w:p w14:paraId="5056F278" w14:textId="77777777" w:rsidR="00555047" w:rsidRDefault="00555047">
      <w:pPr>
        <w:ind w:firstLine="440"/>
      </w:pPr>
    </w:p>
    <w:p w14:paraId="32A0CEA5" w14:textId="77777777" w:rsidR="00555047" w:rsidRDefault="002E5D19">
      <w:pPr>
        <w:pStyle w:val="a3"/>
      </w:pPr>
      <w:r>
        <w:t>[</w:t>
      </w:r>
      <w:r>
        <w:rPr>
          <w:rFonts w:hint="eastAsia"/>
        </w:rPr>
        <w:t xml:space="preserve"> </w:t>
      </w:r>
      <w:r>
        <w:t>Guinevere</w:t>
      </w:r>
      <w:r>
        <w:t>微怔</w:t>
      </w:r>
      <w:r>
        <w:rPr>
          <w:rFonts w:hint="eastAsia"/>
        </w:rPr>
        <w:t xml:space="preserve"> </w:t>
      </w:r>
      <w:r>
        <w:t>]</w:t>
      </w:r>
    </w:p>
    <w:p w14:paraId="5E245CBE" w14:textId="77777777" w:rsidR="00555047" w:rsidRDefault="00555047">
      <w:pPr>
        <w:ind w:firstLine="440"/>
      </w:pPr>
    </w:p>
    <w:p w14:paraId="3406C5D5" w14:textId="77777777" w:rsidR="00555047" w:rsidRDefault="002E5D19">
      <w:pPr>
        <w:pStyle w:val="ad"/>
        <w:spacing w:after="62"/>
      </w:pPr>
      <w:r>
        <w:rPr>
          <w:rFonts w:hint="eastAsia"/>
        </w:rPr>
        <w:t>Guinevere</w:t>
      </w:r>
    </w:p>
    <w:p w14:paraId="02E049EF" w14:textId="77777777" w:rsidR="00555047" w:rsidRDefault="002E5D19">
      <w:pPr>
        <w:ind w:firstLine="440"/>
      </w:pPr>
      <w:r>
        <w:t>...</w:t>
      </w:r>
      <w:r>
        <w:rPr>
          <w:rFonts w:hint="eastAsia"/>
        </w:rPr>
        <w:t>Please, go ahead</w:t>
      </w:r>
      <w:r>
        <w:t>.</w:t>
      </w:r>
    </w:p>
    <w:p w14:paraId="71810939" w14:textId="77777777" w:rsidR="00555047" w:rsidRDefault="002E5D19">
      <w:pPr>
        <w:ind w:firstLine="440"/>
      </w:pPr>
      <w:r>
        <w:t>……</w:t>
      </w:r>
      <w:r>
        <w:t>你说吧，我听着。</w:t>
      </w:r>
    </w:p>
    <w:p w14:paraId="7E4BC0C6" w14:textId="77777777" w:rsidR="00555047" w:rsidRDefault="002E5D19">
      <w:pPr>
        <w:ind w:firstLine="440"/>
      </w:pPr>
      <w:r>
        <w:t>​</w:t>
      </w:r>
    </w:p>
    <w:p w14:paraId="3B2F6072" w14:textId="77777777" w:rsidR="00555047" w:rsidRDefault="002E5D19">
      <w:pPr>
        <w:pStyle w:val="ad"/>
        <w:spacing w:after="62"/>
      </w:pPr>
      <w:r>
        <w:rPr>
          <w:rFonts w:hint="eastAsia"/>
        </w:rPr>
        <w:t>Lancelot</w:t>
      </w:r>
    </w:p>
    <w:p w14:paraId="2393BA46" w14:textId="77777777" w:rsidR="00555047" w:rsidRDefault="002E5D19">
      <w:pPr>
        <w:ind w:firstLine="440"/>
      </w:pPr>
      <w:r>
        <w:t>May I know your name, my lady?</w:t>
      </w:r>
    </w:p>
    <w:p w14:paraId="755DE67E" w14:textId="77777777" w:rsidR="00555047" w:rsidRDefault="002E5D19">
      <w:pPr>
        <w:ind w:firstLine="440"/>
      </w:pPr>
      <w:r>
        <w:t>小姐，能否告知我您的名字？</w:t>
      </w:r>
    </w:p>
    <w:p w14:paraId="2E607286" w14:textId="77777777" w:rsidR="00555047" w:rsidRDefault="00555047">
      <w:pPr>
        <w:ind w:firstLine="440"/>
      </w:pPr>
    </w:p>
    <w:p w14:paraId="4516572C" w14:textId="77777777" w:rsidR="00555047" w:rsidRDefault="002E5D19">
      <w:pPr>
        <w:pStyle w:val="a3"/>
      </w:pPr>
      <w:r>
        <w:t>[</w:t>
      </w:r>
      <w:r>
        <w:rPr>
          <w:rFonts w:hint="eastAsia"/>
        </w:rPr>
        <w:t xml:space="preserve"> </w:t>
      </w:r>
      <w:r>
        <w:t>这个请求并没有什么不合理之处，但</w:t>
      </w:r>
      <w:r>
        <w:t>Guinevere</w:t>
      </w:r>
      <w:r>
        <w:t>却似乎是隐隐感觉不对</w:t>
      </w:r>
      <w:r>
        <w:rPr>
          <w:rFonts w:hint="eastAsia"/>
        </w:rPr>
        <w:t xml:space="preserve"> </w:t>
      </w:r>
      <w:r>
        <w:t>]</w:t>
      </w:r>
    </w:p>
    <w:p w14:paraId="051AFA52" w14:textId="77777777" w:rsidR="00555047" w:rsidRDefault="00555047">
      <w:pPr>
        <w:ind w:firstLine="440"/>
      </w:pPr>
    </w:p>
    <w:p w14:paraId="7701CC44" w14:textId="77777777" w:rsidR="00555047" w:rsidRDefault="002E5D19">
      <w:pPr>
        <w:pStyle w:val="ad"/>
        <w:spacing w:after="62"/>
      </w:pPr>
      <w:r>
        <w:rPr>
          <w:rFonts w:hint="eastAsia"/>
        </w:rPr>
        <w:t>Guinevere</w:t>
      </w:r>
    </w:p>
    <w:p w14:paraId="1B063A8D" w14:textId="77777777" w:rsidR="00555047" w:rsidRDefault="002E5D19">
      <w:pPr>
        <w:ind w:firstLine="440"/>
      </w:pPr>
      <w:r>
        <w:t>If I would be permitted to know the reason?</w:t>
      </w:r>
    </w:p>
    <w:p w14:paraId="5900F1C9" w14:textId="77777777" w:rsidR="00555047" w:rsidRDefault="002E5D19">
      <w:pPr>
        <w:ind w:firstLine="440"/>
      </w:pPr>
      <w:r>
        <w:t>不知你能否先说说原因？</w:t>
      </w:r>
    </w:p>
    <w:p w14:paraId="14489F90" w14:textId="77777777" w:rsidR="00555047" w:rsidRDefault="00555047">
      <w:pPr>
        <w:ind w:firstLine="440"/>
      </w:pPr>
    </w:p>
    <w:p w14:paraId="411E0E3C" w14:textId="77777777" w:rsidR="00555047" w:rsidRDefault="002E5D19">
      <w:pPr>
        <w:pStyle w:val="ad"/>
        <w:spacing w:after="62"/>
      </w:pPr>
      <w:r>
        <w:rPr>
          <w:rFonts w:hint="eastAsia"/>
        </w:rPr>
        <w:t>Lancelot</w:t>
      </w:r>
    </w:p>
    <w:p w14:paraId="3914F31B" w14:textId="77777777" w:rsidR="00555047" w:rsidRDefault="002E5D19">
      <w:pPr>
        <w:ind w:firstLine="440"/>
      </w:pPr>
      <w:r>
        <w:rPr>
          <w:rFonts w:hint="eastAsia"/>
        </w:rPr>
        <w:t>Of course</w:t>
      </w:r>
      <w:r>
        <w:t xml:space="preserve">, my lady, </w:t>
      </w:r>
      <w:r>
        <w:rPr>
          <w:rFonts w:hint="eastAsia"/>
        </w:rPr>
        <w:t>for I wish to speak from my heart and seek</w:t>
      </w:r>
      <w:r>
        <w:t xml:space="preserve"> </w:t>
      </w:r>
      <w:r>
        <w:rPr>
          <w:rFonts w:hint="eastAsia"/>
        </w:rPr>
        <w:t xml:space="preserve">your </w:t>
      </w:r>
      <w:r>
        <w:t>love.</w:t>
      </w:r>
    </w:p>
    <w:p w14:paraId="73BF2E71" w14:textId="77777777" w:rsidR="00555047" w:rsidRDefault="002E5D19">
      <w:pPr>
        <w:ind w:firstLine="440"/>
      </w:pPr>
      <w:r>
        <w:t>当然，小姐</w:t>
      </w:r>
      <w:r>
        <w:t xml:space="preserve"> </w:t>
      </w:r>
      <w:r>
        <w:rPr>
          <w:rFonts w:hint="eastAsia"/>
        </w:rPr>
        <w:t>——</w:t>
      </w:r>
      <w:r>
        <w:t xml:space="preserve"> </w:t>
      </w:r>
      <w:r>
        <w:t>因为我想向您倾诉心意，祈求您的爱。</w:t>
      </w:r>
    </w:p>
    <w:p w14:paraId="0865AAE0" w14:textId="77777777" w:rsidR="00555047" w:rsidRDefault="00555047">
      <w:pPr>
        <w:ind w:firstLine="440"/>
      </w:pPr>
    </w:p>
    <w:p w14:paraId="3F5916BC" w14:textId="77777777" w:rsidR="00555047" w:rsidRDefault="002E5D19">
      <w:pPr>
        <w:pStyle w:val="ad"/>
        <w:spacing w:after="62"/>
      </w:pPr>
      <w:r>
        <w:rPr>
          <w:rFonts w:hint="eastAsia"/>
        </w:rPr>
        <w:t>Guinevere</w:t>
      </w:r>
    </w:p>
    <w:p w14:paraId="57CA0F73" w14:textId="77777777" w:rsidR="00555047" w:rsidRDefault="002E5D19">
      <w:pPr>
        <w:ind w:firstLine="440"/>
      </w:pPr>
      <w:r>
        <w:t>...I beg you</w:t>
      </w:r>
      <w:r>
        <w:rPr>
          <w:rFonts w:hint="eastAsia"/>
        </w:rPr>
        <w:t>r</w:t>
      </w:r>
      <w:r>
        <w:t xml:space="preserve"> pardon???</w:t>
      </w:r>
    </w:p>
    <w:p w14:paraId="7DBF90DB" w14:textId="77777777" w:rsidR="00555047" w:rsidRDefault="002E5D19">
      <w:pPr>
        <w:ind w:firstLine="440"/>
      </w:pPr>
      <w:r>
        <w:t xml:space="preserve">…… </w:t>
      </w:r>
      <w:r>
        <w:t>你说什么？？？</w:t>
      </w:r>
    </w:p>
    <w:p w14:paraId="392518D8" w14:textId="77777777" w:rsidR="00555047" w:rsidRDefault="00555047">
      <w:pPr>
        <w:ind w:firstLine="440"/>
      </w:pPr>
    </w:p>
    <w:p w14:paraId="5F36F6E6" w14:textId="77777777" w:rsidR="00555047" w:rsidRDefault="002E5D19">
      <w:pPr>
        <w:pStyle w:val="ad"/>
        <w:spacing w:after="62"/>
      </w:pPr>
      <w:r>
        <w:rPr>
          <w:rFonts w:hint="eastAsia"/>
        </w:rPr>
        <w:t>Lancelot</w:t>
      </w:r>
    </w:p>
    <w:p w14:paraId="5AAACCFD" w14:textId="77777777" w:rsidR="00555047" w:rsidRDefault="002E5D19">
      <w:pPr>
        <w:spacing w:afterLines="20" w:after="62"/>
        <w:ind w:firstLine="440"/>
      </w:pPr>
      <w:r>
        <w:t xml:space="preserve">Since I was a boy, I believed a true knight </w:t>
      </w:r>
      <w:r>
        <w:rPr>
          <w:rFonts w:hint="eastAsia"/>
        </w:rPr>
        <w:t xml:space="preserve">must both </w:t>
      </w:r>
      <w:r>
        <w:t xml:space="preserve">defend his realm with his sword and guard the light </w:t>
      </w:r>
      <w:r>
        <w:rPr>
          <w:rFonts w:hint="eastAsia"/>
        </w:rPr>
        <w:t>with</w:t>
      </w:r>
      <w:r>
        <w:t>in his heart. Just now, you did</w:t>
      </w:r>
      <w:r>
        <w:rPr>
          <w:rFonts w:hint="eastAsia"/>
        </w:rPr>
        <w:t xml:space="preserve"> not</w:t>
      </w:r>
      <w:r>
        <w:t xml:space="preserve"> dismiss my aspirations as a young man’s reckless boasts—you listened with care</w:t>
      </w:r>
      <w:r>
        <w:rPr>
          <w:rFonts w:hint="eastAsia"/>
        </w:rPr>
        <w:t>,</w:t>
      </w:r>
      <w:r>
        <w:t xml:space="preserve"> even offer</w:t>
      </w:r>
      <w:r>
        <w:rPr>
          <w:rFonts w:hint="eastAsia"/>
        </w:rPr>
        <w:t>ing</w:t>
      </w:r>
      <w:r>
        <w:t xml:space="preserve"> help. </w:t>
      </w:r>
      <w:r>
        <w:rPr>
          <w:rFonts w:hint="eastAsia"/>
        </w:rPr>
        <w:t>In t</w:t>
      </w:r>
      <w:r>
        <w:t>hat moment, I knew you</w:t>
      </w:r>
      <w:r>
        <w:rPr>
          <w:rFonts w:hint="eastAsia"/>
        </w:rPr>
        <w:t xml:space="preserve"> were</w:t>
      </w:r>
      <w:r>
        <w:t xml:space="preserve"> the one I</w:t>
      </w:r>
      <w:r>
        <w:rPr>
          <w:rFonts w:hint="eastAsia"/>
        </w:rPr>
        <w:t xml:space="preserve"> have</w:t>
      </w:r>
      <w:r>
        <w:t xml:space="preserve"> long sought—</w:t>
      </w:r>
      <w:r>
        <w:rPr>
          <w:rFonts w:hint="eastAsia"/>
        </w:rPr>
        <w:t xml:space="preserve">the one </w:t>
      </w:r>
      <w:r>
        <w:t>who</w:t>
      </w:r>
      <w:r>
        <w:rPr>
          <w:rFonts w:hint="eastAsia"/>
        </w:rPr>
        <w:t xml:space="preserve"> wi</w:t>
      </w:r>
      <w:r>
        <w:t>ll stand</w:t>
      </w:r>
      <w:r>
        <w:rPr>
          <w:rFonts w:hint="eastAsia"/>
        </w:rPr>
        <w:t xml:space="preserve"> </w:t>
      </w:r>
      <w:r>
        <w:t>beside me and share my path. So</w:t>
      </w:r>
      <w:r>
        <w:rPr>
          <w:rFonts w:hint="eastAsia"/>
        </w:rPr>
        <w:t>,</w:t>
      </w:r>
      <w:r>
        <w:t xml:space="preserve"> my lady, may I know your name, and, will you </w:t>
      </w:r>
      <w:r>
        <w:rPr>
          <w:rFonts w:hint="eastAsia"/>
        </w:rPr>
        <w:t>offer me your hand in marriage</w:t>
      </w:r>
      <w:r>
        <w:t>?</w:t>
      </w:r>
    </w:p>
    <w:p w14:paraId="6586F447" w14:textId="77777777" w:rsidR="00555047" w:rsidRDefault="002E5D19">
      <w:pPr>
        <w:ind w:firstLine="440"/>
      </w:pPr>
      <w:r>
        <w:t>我从小就坚信：真正的骑士，既要用剑守护王国，也要守护心中的光。刚才，您没有把我这个年轻人的志向当成鲁莽的空谈</w:t>
      </w:r>
      <w:r>
        <w:t xml:space="preserve"> </w:t>
      </w:r>
      <w:r>
        <w:rPr>
          <w:rFonts w:hint="eastAsia"/>
        </w:rPr>
        <w:t>——</w:t>
      </w:r>
      <w:r>
        <w:t xml:space="preserve"> </w:t>
      </w:r>
      <w:r>
        <w:t>您认真倾听，还愿意伸出援手。那一刻我就知道，您就是我一直在寻找的人</w:t>
      </w:r>
      <w:r>
        <w:t xml:space="preserve"> </w:t>
      </w:r>
      <w:r>
        <w:rPr>
          <w:rFonts w:hint="eastAsia"/>
        </w:rPr>
        <w:t>——</w:t>
      </w:r>
      <w:r>
        <w:t xml:space="preserve"> </w:t>
      </w:r>
      <w:r>
        <w:t>那个能与我并肩同行、共赴前路的人。所以小姐，能否告诉我您的芳名？还有，您愿意嫁给我吗？</w:t>
      </w:r>
    </w:p>
    <w:p w14:paraId="055636FE" w14:textId="77777777" w:rsidR="00555047" w:rsidRDefault="00555047">
      <w:pPr>
        <w:ind w:firstLine="440"/>
      </w:pPr>
    </w:p>
    <w:p w14:paraId="578850AA" w14:textId="77777777" w:rsidR="00555047" w:rsidRDefault="002E5D19">
      <w:pPr>
        <w:pStyle w:val="ad"/>
        <w:spacing w:after="62"/>
      </w:pPr>
      <w:r>
        <w:rPr>
          <w:rFonts w:hint="eastAsia"/>
        </w:rPr>
        <w:t>Guinevere</w:t>
      </w:r>
    </w:p>
    <w:p w14:paraId="238B71E9" w14:textId="77777777" w:rsidR="00555047" w:rsidRDefault="002E5D19">
      <w:pPr>
        <w:ind w:firstLine="440"/>
      </w:pPr>
      <w:r>
        <w:t>You… how dare you make such a request so suddenly? You did not even ask if my heart already belongs to another!​</w:t>
      </w:r>
    </w:p>
    <w:p w14:paraId="379DBD8E" w14:textId="77777777" w:rsidR="00555047" w:rsidRDefault="002E5D19">
      <w:pPr>
        <w:ind w:firstLine="440"/>
      </w:pPr>
      <w:r>
        <w:t>你</w:t>
      </w:r>
      <w:r>
        <w:t xml:space="preserve">…… </w:t>
      </w:r>
      <w:r>
        <w:t>你怎敢如此突然地提出这种请求？你甚至都没问过我是否早已心有所属！</w:t>
      </w:r>
    </w:p>
    <w:p w14:paraId="397DB61F" w14:textId="77777777" w:rsidR="00555047" w:rsidRDefault="00555047">
      <w:pPr>
        <w:ind w:firstLine="440"/>
      </w:pPr>
    </w:p>
    <w:p w14:paraId="26C08C52" w14:textId="77777777" w:rsidR="00555047" w:rsidRDefault="002E5D19">
      <w:pPr>
        <w:pStyle w:val="a3"/>
      </w:pPr>
      <w:r>
        <w:t>[</w:t>
      </w:r>
      <w:r>
        <w:rPr>
          <w:rFonts w:hint="eastAsia"/>
        </w:rPr>
        <w:t xml:space="preserve"> </w:t>
      </w:r>
      <w:r>
        <w:t>Lancelot</w:t>
      </w:r>
      <w:r>
        <w:t>没有丝毫退缩，他反而更加坦诚与坚定起来</w:t>
      </w:r>
      <w:r>
        <w:rPr>
          <w:rFonts w:hint="eastAsia"/>
        </w:rPr>
        <w:t xml:space="preserve"> </w:t>
      </w:r>
      <w:r>
        <w:t>]</w:t>
      </w:r>
    </w:p>
    <w:p w14:paraId="43D3DD16" w14:textId="77777777" w:rsidR="00555047" w:rsidRDefault="002E5D19">
      <w:pPr>
        <w:ind w:firstLine="440"/>
      </w:pPr>
      <w:r>
        <w:t>​</w:t>
      </w:r>
    </w:p>
    <w:p w14:paraId="31D570C8" w14:textId="77777777" w:rsidR="00555047" w:rsidRDefault="002E5D19">
      <w:pPr>
        <w:pStyle w:val="ad"/>
        <w:spacing w:after="62"/>
      </w:pPr>
      <w:r>
        <w:rPr>
          <w:rFonts w:hint="eastAsia"/>
        </w:rPr>
        <w:t>Lancelot</w:t>
      </w:r>
    </w:p>
    <w:p w14:paraId="64546FB0" w14:textId="77777777" w:rsidR="00555047" w:rsidRDefault="002E5D19">
      <w:pPr>
        <w:spacing w:afterLines="20" w:after="62"/>
        <w:ind w:firstLine="440"/>
      </w:pPr>
      <w:r>
        <w:t xml:space="preserve">I did not overlook that, my lady. But to me, a betrothal is </w:t>
      </w:r>
      <w:r>
        <w:rPr>
          <w:rFonts w:hint="eastAsia"/>
        </w:rPr>
        <w:t xml:space="preserve">simply </w:t>
      </w:r>
      <w:r>
        <w:t>a chain forged by the world—it can</w:t>
      </w:r>
      <w:r>
        <w:rPr>
          <w:rFonts w:hint="eastAsia"/>
        </w:rPr>
        <w:t>not</w:t>
      </w:r>
      <w:r>
        <w:t xml:space="preserve"> bind a soul as bright as yours, nor make you a possession </w:t>
      </w:r>
      <w:r>
        <w:rPr>
          <w:rFonts w:hint="eastAsia"/>
        </w:rPr>
        <w:t>of</w:t>
      </w:r>
      <w:r>
        <w:t xml:space="preserve"> another. If your heart</w:t>
      </w:r>
      <w:r>
        <w:rPr>
          <w:rFonts w:hint="eastAsia"/>
        </w:rPr>
        <w:t xml:space="preserve"> i</w:t>
      </w:r>
      <w:r>
        <w:t>s pledged to some</w:t>
      </w:r>
      <w:r>
        <w:rPr>
          <w:rFonts w:hint="eastAsia"/>
        </w:rPr>
        <w:t>body else</w:t>
      </w:r>
      <w:r>
        <w:t>, I’ll step back as a knight, watching you from afar with</w:t>
      </w:r>
      <w:r>
        <w:rPr>
          <w:rFonts w:hint="eastAsia"/>
        </w:rPr>
        <w:t>out</w:t>
      </w:r>
      <w:r>
        <w:t xml:space="preserve"> regret. But if your heart</w:t>
      </w:r>
      <w:r>
        <w:rPr>
          <w:rFonts w:hint="eastAsia"/>
        </w:rPr>
        <w:t xml:space="preserve"> is</w:t>
      </w:r>
      <w:r>
        <w:t xml:space="preserve"> free, and our hopes align—I’ll cast aside all ambition to be your only apostle, standing with you whether </w:t>
      </w:r>
      <w:r>
        <w:rPr>
          <w:rFonts w:hint="eastAsia"/>
        </w:rPr>
        <w:t xml:space="preserve">in </w:t>
      </w:r>
      <w:r>
        <w:t>aiding the King or protecting the people.</w:t>
      </w:r>
    </w:p>
    <w:p w14:paraId="164D9446" w14:textId="77777777" w:rsidR="00555047" w:rsidRDefault="002E5D19">
      <w:pPr>
        <w:ind w:firstLine="440"/>
      </w:pPr>
      <w:r>
        <w:t>小姐，这点我并未忽略。但在我看来，婚约不过是世人锻造的枷锁</w:t>
      </w:r>
      <w:r>
        <w:t xml:space="preserve"> </w:t>
      </w:r>
      <w:r>
        <w:rPr>
          <w:rFonts w:hint="eastAsia"/>
        </w:rPr>
        <w:t>——</w:t>
      </w:r>
      <w:r>
        <w:t xml:space="preserve"> </w:t>
      </w:r>
      <w:r>
        <w:t>它锁不住您这般璀璨的灵魂，更不能将您变成他人的所有物。若您的心已许给别人，我会以骑士的身份退到一旁，远远守护您，绝不后悔。可若您的心仍自由，且我们的心意相通</w:t>
      </w:r>
      <w:r>
        <w:t xml:space="preserve"> </w:t>
      </w:r>
      <w:r>
        <w:rPr>
          <w:rFonts w:hint="eastAsia"/>
        </w:rPr>
        <w:t>——</w:t>
      </w:r>
      <w:r>
        <w:t xml:space="preserve"> </w:t>
      </w:r>
      <w:r>
        <w:t>我愿放下所有抱负，做您唯一的追随者，无论辅佐国王还是守护百姓，都永远与您站在一起。</w:t>
      </w:r>
    </w:p>
    <w:p w14:paraId="393DF308" w14:textId="77777777" w:rsidR="00555047" w:rsidRDefault="00555047">
      <w:pPr>
        <w:ind w:firstLine="440"/>
      </w:pPr>
    </w:p>
    <w:p w14:paraId="18A15D30" w14:textId="77777777" w:rsidR="00555047" w:rsidRDefault="002E5D19">
      <w:pPr>
        <w:pStyle w:val="a3"/>
      </w:pPr>
      <w:r>
        <w:t>[</w:t>
      </w:r>
      <w:r>
        <w:rPr>
          <w:rFonts w:hint="eastAsia"/>
        </w:rPr>
        <w:t xml:space="preserve"> </w:t>
      </w:r>
      <w:r>
        <w:t>Guinevere</w:t>
      </w:r>
      <w:r>
        <w:t>的呼吸愈发急促，她转头望向远处的</w:t>
      </w:r>
      <w:r>
        <w:t>Camelot</w:t>
      </w:r>
      <w:r>
        <w:t>，眼神在犹豫与克制间挣扎。良久，她深吸一口气，转回头时语气恢复平静，却掩不住眼底的复杂</w:t>
      </w:r>
      <w:r>
        <w:rPr>
          <w:rFonts w:hint="eastAsia"/>
        </w:rPr>
        <w:t xml:space="preserve"> </w:t>
      </w:r>
      <w:r>
        <w:t>]</w:t>
      </w:r>
    </w:p>
    <w:p w14:paraId="0180C7C5" w14:textId="77777777" w:rsidR="00555047" w:rsidRDefault="002E5D19">
      <w:pPr>
        <w:ind w:firstLine="440"/>
      </w:pPr>
      <w:r>
        <w:t>​</w:t>
      </w:r>
    </w:p>
    <w:p w14:paraId="447C6F10" w14:textId="77777777" w:rsidR="00555047" w:rsidRDefault="002E5D19">
      <w:pPr>
        <w:pStyle w:val="ad"/>
        <w:spacing w:after="62"/>
      </w:pPr>
      <w:r>
        <w:rPr>
          <w:rFonts w:hint="eastAsia"/>
        </w:rPr>
        <w:t>Guinevere</w:t>
      </w:r>
    </w:p>
    <w:p w14:paraId="74BD8FE1" w14:textId="77777777" w:rsidR="00555047" w:rsidRDefault="002E5D19">
      <w:pPr>
        <w:ind w:firstLine="440"/>
      </w:pPr>
      <w:r>
        <w:t xml:space="preserve">...Your candor commands my respect, but… this matter is far too sudden. Now is not the time for such </w:t>
      </w:r>
      <w:r>
        <w:rPr>
          <w:rFonts w:hint="eastAsia"/>
        </w:rPr>
        <w:t>discussions</w:t>
      </w:r>
      <w:r>
        <w:t>. Let us go to meet the king first—Arthur is still waiting for new knights.</w:t>
      </w:r>
    </w:p>
    <w:p w14:paraId="27459297" w14:textId="77777777" w:rsidR="00555047" w:rsidRDefault="002E5D19">
      <w:pPr>
        <w:ind w:firstLine="440"/>
      </w:pPr>
      <w:r>
        <w:t>……</w:t>
      </w:r>
      <w:r>
        <w:t>您的坦诚值得我尊重，但</w:t>
      </w:r>
      <w:r>
        <w:t xml:space="preserve">…… </w:t>
      </w:r>
      <w:r>
        <w:t>这件事太突然了，现在不是说这些的时候，我们先去见国王吧</w:t>
      </w:r>
      <w:r>
        <w:t xml:space="preserve"> </w:t>
      </w:r>
      <w:r>
        <w:rPr>
          <w:rFonts w:hint="eastAsia"/>
        </w:rPr>
        <w:t>——</w:t>
      </w:r>
      <w:r>
        <w:t xml:space="preserve"> </w:t>
      </w:r>
      <w:r>
        <w:t>亚瑟还在等着新骑士呢。</w:t>
      </w:r>
    </w:p>
    <w:p w14:paraId="33157B68" w14:textId="77777777" w:rsidR="00555047" w:rsidRDefault="00555047">
      <w:pPr>
        <w:ind w:firstLine="440"/>
      </w:pPr>
    </w:p>
    <w:p w14:paraId="5A2C025F" w14:textId="77777777" w:rsidR="00555047" w:rsidRDefault="002E5D19">
      <w:pPr>
        <w:pStyle w:val="a3"/>
      </w:pPr>
      <w:r>
        <w:lastRenderedPageBreak/>
        <w:t>[</w:t>
      </w:r>
      <w:r>
        <w:rPr>
          <w:rFonts w:hint="eastAsia"/>
        </w:rPr>
        <w:t xml:space="preserve"> </w:t>
      </w:r>
      <w:r>
        <w:t>Guinevere</w:t>
      </w:r>
      <w:r>
        <w:t>径直而去，她冷着脸笔直向王城走去。</w:t>
      </w:r>
      <w:r>
        <w:t>Lancelot</w:t>
      </w:r>
      <w:r>
        <w:t>稍微有点懵，但即将能够见到</w:t>
      </w:r>
      <w:r>
        <w:t>Arthur</w:t>
      </w:r>
      <w:r>
        <w:t>的喜悦冲淡了</w:t>
      </w:r>
      <w:r>
        <w:t>Guinevere</w:t>
      </w:r>
      <w:r>
        <w:t>急转直下的奇怪态度给他带来的迷惑，他很快就十分欢喜地跟了上去</w:t>
      </w:r>
      <w:r>
        <w:rPr>
          <w:rFonts w:hint="eastAsia"/>
        </w:rPr>
        <w:t xml:space="preserve"> </w:t>
      </w:r>
      <w:r>
        <w:t>]</w:t>
      </w:r>
    </w:p>
    <w:p w14:paraId="6563DC30" w14:textId="77777777" w:rsidR="00555047" w:rsidRDefault="00555047">
      <w:pPr>
        <w:pStyle w:val="a3"/>
      </w:pPr>
    </w:p>
    <w:p w14:paraId="430309EF" w14:textId="77777777" w:rsidR="00555047" w:rsidRDefault="002E5D19">
      <w:pPr>
        <w:pStyle w:val="a3"/>
      </w:pPr>
      <w:r>
        <w:t>[</w:t>
      </w:r>
      <w:r>
        <w:rPr>
          <w:rFonts w:hint="eastAsia"/>
        </w:rPr>
        <w:t xml:space="preserve"> </w:t>
      </w:r>
      <w:r>
        <w:t>Guinevere</w:t>
      </w:r>
      <w:r>
        <w:t>走入</w:t>
      </w:r>
      <w:r>
        <w:t>Arthur</w:t>
      </w:r>
      <w:r>
        <w:t>的会客主厅，在距王座十步处停下，语气平淡无温，仿佛在禀报公事</w:t>
      </w:r>
      <w:r>
        <w:rPr>
          <w:rFonts w:hint="eastAsia"/>
        </w:rPr>
        <w:t xml:space="preserve"> </w:t>
      </w:r>
      <w:r>
        <w:t>]</w:t>
      </w:r>
    </w:p>
    <w:p w14:paraId="66A0F043" w14:textId="77777777" w:rsidR="00555047" w:rsidRDefault="002E5D19">
      <w:pPr>
        <w:ind w:firstLine="440"/>
      </w:pPr>
      <w:r>
        <w:t>​</w:t>
      </w:r>
    </w:p>
    <w:p w14:paraId="472E1D65" w14:textId="77777777" w:rsidR="00555047" w:rsidRDefault="002E5D19">
      <w:pPr>
        <w:pStyle w:val="ad"/>
        <w:spacing w:after="62"/>
      </w:pPr>
      <w:r>
        <w:rPr>
          <w:rFonts w:hint="eastAsia"/>
        </w:rPr>
        <w:t>Guinevere</w:t>
      </w:r>
    </w:p>
    <w:p w14:paraId="4F2A8A7A" w14:textId="77777777" w:rsidR="00555047" w:rsidRDefault="002E5D19">
      <w:pPr>
        <w:ind w:firstLine="440"/>
      </w:pPr>
      <w:r>
        <w:t xml:space="preserve">Sire, I would like to refer to you Lancelot of the Lake. He has travelled far to answer your call for knights, hoping to serve Camelot with his sword and </w:t>
      </w:r>
      <w:r>
        <w:rPr>
          <w:rFonts w:hint="eastAsia"/>
        </w:rPr>
        <w:t xml:space="preserve">his </w:t>
      </w:r>
      <w:r>
        <w:t>loyalty.​</w:t>
      </w:r>
    </w:p>
    <w:p w14:paraId="2E0F3B8B" w14:textId="77777777" w:rsidR="00555047" w:rsidRDefault="002E5D19">
      <w:pPr>
        <w:ind w:firstLine="440"/>
      </w:pPr>
      <w:r>
        <w:t>陛下，我向您引荐湖上的兰斯洛特。他远道而来，响应您招募骑士的号召，愿以利剑与忠诚为王国效力。</w:t>
      </w:r>
    </w:p>
    <w:p w14:paraId="196C1971" w14:textId="77777777" w:rsidR="00555047" w:rsidRDefault="000E4CE9">
      <w:pPr>
        <w:ind w:firstLineChars="0" w:firstLine="0"/>
        <w:pPrChange w:id="973" w:author="Liao Kuo" w:date="2026-04-09T16:11:00Z">
          <w:pPr>
            <w:ind w:firstLine="442"/>
          </w:pPr>
        </w:pPrChange>
      </w:pPr>
      <w:ins w:id="974" w:author="Liao Kuo" w:date="2026-04-09T16:11:00Z">
        <w:r>
          <w:rPr>
            <w:rFonts w:ascii="Consolas" w:hAnsi="Consolas"/>
            <w:b/>
            <w:color w:val="000000" w:themeColor="text1"/>
            <w:highlight w:val="green"/>
          </w:rPr>
          <w:t>1 On</w:t>
        </w:r>
      </w:ins>
      <w:ins w:id="975" w:author="Liao Kuo" w:date="2026-04-09T16:13:00Z">
        <w:r w:rsidR="004811E4">
          <w:rPr>
            <w:rFonts w:ascii="Consolas" w:hAnsi="Consolas"/>
            <w:b/>
            <w:color w:val="000000" w:themeColor="text1"/>
            <w:highlight w:val="green"/>
          </w:rPr>
          <w:t xml:space="preserve">, </w:t>
        </w:r>
        <w:r w:rsidR="004811E4" w:rsidRPr="004811E4">
          <w:rPr>
            <w:rFonts w:ascii="Consolas" w:hAnsi="Consolas"/>
            <w:b/>
            <w:color w:val="FFFFFF" w:themeColor="background1"/>
            <w:highlight w:val="red"/>
            <w:rPrChange w:id="976" w:author="Liao Kuo" w:date="2026-04-09T16:13:00Z">
              <w:rPr>
                <w:rFonts w:ascii="Consolas" w:hAnsi="Consolas"/>
                <w:b/>
                <w:color w:val="000000" w:themeColor="text1"/>
                <w:highlight w:val="green"/>
              </w:rPr>
            </w:rPrChange>
          </w:rPr>
          <w:t>2 Off</w:t>
        </w:r>
      </w:ins>
    </w:p>
    <w:p w14:paraId="6318C4A3" w14:textId="77777777" w:rsidR="00555047" w:rsidRDefault="002E5D19">
      <w:pPr>
        <w:pStyle w:val="a3"/>
      </w:pPr>
      <w:r>
        <w:t>[</w:t>
      </w:r>
      <w:r>
        <w:rPr>
          <w:rFonts w:hint="eastAsia"/>
        </w:rPr>
        <w:t xml:space="preserve"> </w:t>
      </w:r>
      <w:r>
        <w:t>Arthur</w:t>
      </w:r>
      <w:r>
        <w:t>在见到</w:t>
      </w:r>
      <w:r>
        <w:t>Guinevere</w:t>
      </w:r>
      <w:r>
        <w:t>走入的时候就已经起身去迎接她。他原本温和地笑着，但在听到</w:t>
      </w:r>
      <w:r>
        <w:t>Guinevere</w:t>
      </w:r>
      <w:r>
        <w:t>的语气时察觉到了异常。他虽然跟随</w:t>
      </w:r>
      <w:r>
        <w:t>Guinevere</w:t>
      </w:r>
      <w:r>
        <w:t>的介绍，向单膝跪地行礼的</w:t>
      </w:r>
      <w:r>
        <w:t>Lancelot</w:t>
      </w:r>
      <w:r>
        <w:t>礼貌地简单致意，但很快就将目光转回</w:t>
      </w:r>
      <w:r>
        <w:t>Guinevere</w:t>
      </w:r>
      <w:r>
        <w:t>这里，眉头微蹙。他虚揽着未婚妻，微微前倾身体，语气温和关切</w:t>
      </w:r>
      <w:r>
        <w:rPr>
          <w:rFonts w:hint="eastAsia"/>
        </w:rPr>
        <w:t xml:space="preserve"> </w:t>
      </w:r>
      <w:r>
        <w:t>]</w:t>
      </w:r>
    </w:p>
    <w:p w14:paraId="483C9115" w14:textId="77777777" w:rsidR="00555047" w:rsidRDefault="002E5D19">
      <w:pPr>
        <w:ind w:firstLine="440"/>
      </w:pPr>
      <w:r>
        <w:t>​</w:t>
      </w:r>
    </w:p>
    <w:p w14:paraId="5696B3BC" w14:textId="77777777" w:rsidR="00555047" w:rsidRDefault="002E5D19">
      <w:pPr>
        <w:pStyle w:val="ad"/>
        <w:spacing w:after="62"/>
      </w:pPr>
      <w:r>
        <w:rPr>
          <w:rFonts w:hint="eastAsia"/>
        </w:rPr>
        <w:t>Arthur</w:t>
      </w:r>
    </w:p>
    <w:p w14:paraId="6E7A1CB8" w14:textId="77777777" w:rsidR="00555047" w:rsidRDefault="002E5D19">
      <w:pPr>
        <w:spacing w:afterLines="20" w:after="62"/>
        <w:ind w:firstLine="440"/>
      </w:pPr>
      <w:r>
        <w:t>My dear Guinevere, my future Queen, you seem rather distant today. Is something troubling you?</w:t>
      </w:r>
    </w:p>
    <w:p w14:paraId="5DACAE7C" w14:textId="77777777" w:rsidR="00555047" w:rsidRDefault="002E5D19">
      <w:pPr>
        <w:ind w:firstLine="440"/>
      </w:pPr>
      <w:r>
        <w:t>我亲爱的桂妮薇儿，我未来的王后，你今天似乎有些疏远。是遇到什么烦心事了吗？</w:t>
      </w:r>
    </w:p>
    <w:p w14:paraId="44AEBDC3" w14:textId="77777777" w:rsidR="00555047" w:rsidRDefault="00555047">
      <w:pPr>
        <w:pStyle w:val="a3"/>
      </w:pPr>
    </w:p>
    <w:p w14:paraId="7EB2BF32" w14:textId="77777777" w:rsidR="00555047" w:rsidRDefault="002E5D19">
      <w:pPr>
        <w:pStyle w:val="a3"/>
      </w:pPr>
      <w:r>
        <w:t>[</w:t>
      </w:r>
      <w:r>
        <w:rPr>
          <w:rFonts w:hint="eastAsia"/>
        </w:rPr>
        <w:t xml:space="preserve"> </w:t>
      </w:r>
      <w:r>
        <w:t>Lancelot</w:t>
      </w:r>
      <w:r>
        <w:t>瞬间僵住，他不可置信地抬起头</w:t>
      </w:r>
      <w:r>
        <w:rPr>
          <w:rFonts w:hint="eastAsia"/>
        </w:rPr>
        <w:t>——</w:t>
      </w:r>
      <w:r>
        <w:t>他从未想过，那位认真聆听自己志向的贵族少女，竟是国王的未婚妻、未来的王后。他震撼而茫然地看向</w:t>
      </w:r>
      <w:r>
        <w:t>Arthur</w:t>
      </w:r>
      <w:r>
        <w:t>，苍白地试图解释自己的无知，声音因敬畏与慌乱而颤抖</w:t>
      </w:r>
      <w:r>
        <w:rPr>
          <w:rFonts w:hint="eastAsia"/>
        </w:rPr>
        <w:t xml:space="preserve"> </w:t>
      </w:r>
      <w:r>
        <w:t>]</w:t>
      </w:r>
    </w:p>
    <w:p w14:paraId="2A5DEDCE" w14:textId="77777777" w:rsidR="00555047" w:rsidRDefault="00555047">
      <w:pPr>
        <w:ind w:firstLine="440"/>
      </w:pPr>
    </w:p>
    <w:p w14:paraId="7078CF6D" w14:textId="77777777" w:rsidR="00555047" w:rsidRDefault="002E5D19">
      <w:pPr>
        <w:pStyle w:val="ad"/>
        <w:spacing w:after="62"/>
      </w:pPr>
      <w:r>
        <w:rPr>
          <w:rFonts w:hint="eastAsia"/>
        </w:rPr>
        <w:t>Lancelot</w:t>
      </w:r>
    </w:p>
    <w:p w14:paraId="65BA6F66" w14:textId="77777777" w:rsidR="00555047" w:rsidRDefault="002E5D19">
      <w:pPr>
        <w:spacing w:afterLines="20" w:after="62"/>
        <w:ind w:firstLine="440"/>
      </w:pPr>
      <w:r>
        <w:t>My King… Forgive me! I-I had no idea the lady in the forest was your betrothed. I…I dared</w:t>
      </w:r>
      <w:r>
        <w:rPr>
          <w:rFonts w:hint="eastAsia"/>
        </w:rPr>
        <w:t xml:space="preserve"> to</w:t>
      </w:r>
      <w:r>
        <w:t xml:space="preserve"> ask the future queen </w:t>
      </w:r>
      <w:r>
        <w:rPr>
          <w:rFonts w:hint="eastAsia"/>
        </w:rPr>
        <w:t>for her hand in marriage</w:t>
      </w:r>
      <w:r>
        <w:t>—unaware of her nobility.…</w:t>
      </w:r>
      <w:r>
        <w:rPr>
          <w:rFonts w:hint="eastAsia"/>
        </w:rPr>
        <w:t>I have greatly</w:t>
      </w:r>
      <w:r>
        <w:t xml:space="preserve"> disrespect</w:t>
      </w:r>
      <w:r>
        <w:rPr>
          <w:rFonts w:hint="eastAsia"/>
        </w:rPr>
        <w:t>ed</w:t>
      </w:r>
      <w:r>
        <w:t xml:space="preserve"> you and Camelot…. I beg you, send me to the front line—let me atone with my life, and prove my loyalty with my blood!</w:t>
      </w:r>
    </w:p>
    <w:p w14:paraId="3C507DFD" w14:textId="77777777" w:rsidR="00555047" w:rsidRDefault="002E5D19">
      <w:pPr>
        <w:ind w:firstLine="440"/>
      </w:pPr>
      <w:r>
        <w:t>陛下</w:t>
      </w:r>
      <w:r>
        <w:t xml:space="preserve">…… </w:t>
      </w:r>
      <w:r>
        <w:t>请您恕罪！我</w:t>
      </w:r>
      <w:r>
        <w:t xml:space="preserve">…… </w:t>
      </w:r>
      <w:r>
        <w:t>我完全不知道林中那位小姐是您的未婚妻。我</w:t>
      </w:r>
      <w:r>
        <w:t xml:space="preserve">…… </w:t>
      </w:r>
      <w:r>
        <w:t>我竟斗胆向未来的王后求婚</w:t>
      </w:r>
      <w:r>
        <w:t xml:space="preserve"> </w:t>
      </w:r>
      <w:r>
        <w:rPr>
          <w:rFonts w:hint="eastAsia"/>
        </w:rPr>
        <w:t>——</w:t>
      </w:r>
      <w:r>
        <w:t xml:space="preserve"> </w:t>
      </w:r>
      <w:r>
        <w:t>我根本不知她的身份如此尊贵</w:t>
      </w:r>
      <w:r>
        <w:t xml:space="preserve">…… </w:t>
      </w:r>
      <w:r>
        <w:t>这是对您和王国天大的不敬</w:t>
      </w:r>
      <w:r>
        <w:t xml:space="preserve">…… </w:t>
      </w:r>
      <w:r>
        <w:t>我罪该万死。求您派我去前线吧</w:t>
      </w:r>
      <w:r>
        <w:t xml:space="preserve"> </w:t>
      </w:r>
      <w:r>
        <w:rPr>
          <w:rFonts w:hint="eastAsia"/>
        </w:rPr>
        <w:t>——</w:t>
      </w:r>
      <w:r>
        <w:t xml:space="preserve"> </w:t>
      </w:r>
      <w:r>
        <w:t>让我以性命赎罪，以鲜血证明我的忠诚！</w:t>
      </w:r>
    </w:p>
    <w:p w14:paraId="76FE15E5" w14:textId="77777777" w:rsidR="00555047" w:rsidRDefault="00555047">
      <w:pPr>
        <w:ind w:firstLine="440"/>
      </w:pPr>
    </w:p>
    <w:p w14:paraId="0C9ADADF" w14:textId="77777777" w:rsidR="00555047" w:rsidRDefault="002E5D19">
      <w:pPr>
        <w:pStyle w:val="a3"/>
      </w:pPr>
      <w:r>
        <w:t>[</w:t>
      </w:r>
      <w:r>
        <w:rPr>
          <w:rFonts w:hint="eastAsia"/>
        </w:rPr>
        <w:t xml:space="preserve"> </w:t>
      </w:r>
      <w:r>
        <w:t>Arthur</w:t>
      </w:r>
      <w:r>
        <w:t>在</w:t>
      </w:r>
      <w:r>
        <w:t>Guinevere</w:t>
      </w:r>
      <w:r>
        <w:t>和</w:t>
      </w:r>
      <w:r>
        <w:t>Lancelot</w:t>
      </w:r>
      <w:r>
        <w:t>之中来回看了几眼，</w:t>
      </w:r>
      <w:r>
        <w:t>Guinevere</w:t>
      </w:r>
      <w:r>
        <w:t>有些气恼地躲开他的视线，</w:t>
      </w:r>
      <w:r>
        <w:t>Lancelot</w:t>
      </w:r>
      <w:r>
        <w:t>更是根本不敢抬头。很快地，</w:t>
      </w:r>
      <w:r>
        <w:t>Arthur</w:t>
      </w:r>
      <w:r>
        <w:t>发出爽朗的大笑，笑声回荡在大厅中，驱散了紧张的气氛。他拍拍</w:t>
      </w:r>
      <w:r>
        <w:t>Guinevere</w:t>
      </w:r>
      <w:r>
        <w:t>的肩膀，又走到了</w:t>
      </w:r>
      <w:r>
        <w:t>Lancelot</w:t>
      </w:r>
      <w:r>
        <w:t>的面前，双手将他扶起，眼中满是对这年轻人坦诚与忠诚的赞赏</w:t>
      </w:r>
      <w:r>
        <w:t>]</w:t>
      </w:r>
      <w:r>
        <w:rPr>
          <w:rFonts w:hint="eastAsia"/>
        </w:rPr>
        <w:t xml:space="preserve"> </w:t>
      </w:r>
    </w:p>
    <w:p w14:paraId="2BCB470C" w14:textId="77777777" w:rsidR="00555047" w:rsidRDefault="00555047">
      <w:pPr>
        <w:ind w:firstLine="440"/>
      </w:pPr>
    </w:p>
    <w:p w14:paraId="30716D61" w14:textId="77777777" w:rsidR="00555047" w:rsidRDefault="002E5D19">
      <w:pPr>
        <w:ind w:firstLine="440"/>
      </w:pPr>
      <w:r>
        <w:rPr>
          <w:rFonts w:hint="eastAsia"/>
        </w:rPr>
        <w:br w:type="page"/>
      </w:r>
    </w:p>
    <w:p w14:paraId="0A7DE9CC" w14:textId="77777777" w:rsidR="00555047" w:rsidRDefault="002E5D19">
      <w:pPr>
        <w:pStyle w:val="ad"/>
        <w:spacing w:after="62"/>
      </w:pPr>
      <w:r>
        <w:rPr>
          <w:rFonts w:hint="eastAsia"/>
        </w:rPr>
        <w:lastRenderedPageBreak/>
        <w:t>Arthur</w:t>
      </w:r>
    </w:p>
    <w:p w14:paraId="1B7EFC7F" w14:textId="77777777" w:rsidR="00555047" w:rsidRDefault="002E5D19">
      <w:pPr>
        <w:spacing w:afterLines="20" w:after="62"/>
        <w:ind w:firstLine="440"/>
      </w:pPr>
      <w:r>
        <w:t>Rise, Lancelot! A man who acts out of ignorance is not at fault.</w:t>
      </w:r>
      <w:r>
        <w:rPr>
          <w:rFonts w:hint="eastAsia"/>
        </w:rPr>
        <w:t xml:space="preserve"> </w:t>
      </w:r>
      <w:r>
        <w:t xml:space="preserve">Your devotion to Camelot and reverence for chivalry matter more than </w:t>
      </w:r>
      <w:r>
        <w:rPr>
          <w:rFonts w:hint="eastAsia"/>
        </w:rPr>
        <w:t>your</w:t>
      </w:r>
      <w:r>
        <w:t xml:space="preserve"> mistake. You are a fine young man, brave and honest, </w:t>
      </w:r>
      <w:r>
        <w:rPr>
          <w:rFonts w:hint="eastAsia"/>
        </w:rPr>
        <w:t>precisely</w:t>
      </w:r>
      <w:r>
        <w:t xml:space="preserve"> what I am </w:t>
      </w:r>
      <w:r>
        <w:rPr>
          <w:rFonts w:hint="eastAsia"/>
        </w:rPr>
        <w:t>seeking</w:t>
      </w:r>
      <w:r>
        <w:t>.</w:t>
      </w:r>
    </w:p>
    <w:p w14:paraId="71A94F41" w14:textId="77777777" w:rsidR="00555047" w:rsidRDefault="002E5D19">
      <w:pPr>
        <w:ind w:firstLine="440"/>
      </w:pPr>
      <w:r>
        <w:t>起来吧，兰斯洛特！因不知情而犯下的过错，算不上罪过。你对王国的赤诚，对骑士精神的尊崇，远比这小小的失误重要。你是个优秀的年轻人，勇敢又正直，正是我要找的人。</w:t>
      </w:r>
    </w:p>
    <w:p w14:paraId="07525685" w14:textId="77777777" w:rsidR="00555047" w:rsidRDefault="00555047">
      <w:pPr>
        <w:ind w:firstLine="440"/>
      </w:pPr>
    </w:p>
    <w:p w14:paraId="7CCDE0FD" w14:textId="77777777" w:rsidR="00555047" w:rsidRDefault="002E5D19">
      <w:pPr>
        <w:pStyle w:val="a3"/>
      </w:pPr>
      <w:r>
        <w:t>[</w:t>
      </w:r>
      <w:r>
        <w:rPr>
          <w:rFonts w:hint="eastAsia"/>
        </w:rPr>
        <w:t xml:space="preserve"> </w:t>
      </w:r>
      <w:r>
        <w:t>Arthur</w:t>
      </w:r>
      <w:r>
        <w:t>从腰间剑鞘中拔出石中剑，剑身在阳光下熠熠生辉，剑刃映出大厅中的希望之光。他将剑柄递向</w:t>
      </w:r>
      <w:r>
        <w:t>Guinevere</w:t>
      </w:r>
      <w:r>
        <w:t>，语气温暖而郑重</w:t>
      </w:r>
      <w:r>
        <w:rPr>
          <w:rFonts w:hint="eastAsia"/>
        </w:rPr>
        <w:t xml:space="preserve"> </w:t>
      </w:r>
      <w:r>
        <w:t>]</w:t>
      </w:r>
    </w:p>
    <w:p w14:paraId="013D3E5A" w14:textId="77777777" w:rsidR="00555047" w:rsidRDefault="00555047">
      <w:pPr>
        <w:ind w:firstLine="440"/>
      </w:pPr>
    </w:p>
    <w:p w14:paraId="258DC0AA" w14:textId="77777777" w:rsidR="00555047" w:rsidRDefault="002E5D19">
      <w:pPr>
        <w:pStyle w:val="ad"/>
        <w:spacing w:after="62"/>
      </w:pPr>
      <w:r>
        <w:rPr>
          <w:rFonts w:hint="eastAsia"/>
        </w:rPr>
        <w:t>Arthur</w:t>
      </w:r>
    </w:p>
    <w:p w14:paraId="4A24F58D" w14:textId="77777777" w:rsidR="00555047" w:rsidRDefault="002E5D19">
      <w:pPr>
        <w:spacing w:afterLines="20" w:after="62"/>
        <w:ind w:firstLine="440"/>
      </w:pPr>
      <w:r>
        <w:t xml:space="preserve">My love, this young man has come to serve Camelot with all his heart. </w:t>
      </w:r>
      <w:r>
        <w:rPr>
          <w:rFonts w:hint="eastAsia"/>
        </w:rPr>
        <w:t>L</w:t>
      </w:r>
      <w:r>
        <w:t xml:space="preserve">et your hand grant him the honor he deserves, </w:t>
      </w:r>
      <w:r>
        <w:rPr>
          <w:rFonts w:hint="eastAsia"/>
        </w:rPr>
        <w:t xml:space="preserve">make him a knight </w:t>
      </w:r>
      <w:r>
        <w:t>and let his loyalty guard our kingdom forever.​</w:t>
      </w:r>
    </w:p>
    <w:p w14:paraId="06ED059E" w14:textId="77777777" w:rsidR="00555047" w:rsidRDefault="002E5D19">
      <w:pPr>
        <w:ind w:firstLine="440"/>
      </w:pPr>
      <w:r>
        <w:t>亲爱的，这位年轻人怀着满腔热忱来为王国效力。我提议，由你来为他主持骑士受封仪式</w:t>
      </w:r>
      <w:r>
        <w:t xml:space="preserve"> </w:t>
      </w:r>
      <w:r>
        <w:rPr>
          <w:rFonts w:hint="eastAsia"/>
        </w:rPr>
        <w:t>——</w:t>
      </w:r>
      <w:r>
        <w:t xml:space="preserve"> </w:t>
      </w:r>
      <w:r>
        <w:t>你亲手赐予他应得的荣耀；也让他的忠诚，永远守护我们的王国。</w:t>
      </w:r>
    </w:p>
    <w:p w14:paraId="4DFD4308" w14:textId="77777777" w:rsidR="00555047" w:rsidRDefault="00555047">
      <w:pPr>
        <w:ind w:firstLine="440"/>
      </w:pPr>
    </w:p>
    <w:p w14:paraId="0801726F" w14:textId="77777777" w:rsidR="00555047" w:rsidRDefault="002E5D19">
      <w:pPr>
        <w:pStyle w:val="a3"/>
      </w:pPr>
      <w:r>
        <w:t>[</w:t>
      </w:r>
      <w:r>
        <w:rPr>
          <w:rFonts w:hint="eastAsia"/>
        </w:rPr>
        <w:t xml:space="preserve"> </w:t>
      </w:r>
      <w:r>
        <w:t>Lancelot</w:t>
      </w:r>
      <w:r>
        <w:t>眼中泛起感激与敬畏的泪光，再次跪下。此次他身姿坚定，目光紧紧锁住</w:t>
      </w:r>
      <w:r>
        <w:t>Arthur</w:t>
      </w:r>
      <w:r>
        <w:t>的脸庞，满是对这位国王的不渝敬慕。</w:t>
      </w:r>
      <w:r>
        <w:t>Guinevere</w:t>
      </w:r>
      <w:r>
        <w:t>接过剑，手指在剑柄上微微收紧，神色依旧平静，眼底却闪过一丝不易察觉的情绪波动</w:t>
      </w:r>
      <w:r>
        <w:rPr>
          <w:rFonts w:hint="eastAsia"/>
        </w:rPr>
        <w:t xml:space="preserve"> </w:t>
      </w:r>
      <w:r>
        <w:t>]</w:t>
      </w:r>
    </w:p>
    <w:p w14:paraId="3A8FCEB6" w14:textId="77777777" w:rsidR="00555047" w:rsidRDefault="00555047">
      <w:pPr>
        <w:ind w:firstLine="440"/>
      </w:pPr>
    </w:p>
    <w:p w14:paraId="39F9F369" w14:textId="77777777" w:rsidR="00555047" w:rsidRDefault="002E5D19">
      <w:pPr>
        <w:pStyle w:val="ad"/>
        <w:spacing w:after="62"/>
      </w:pPr>
      <w:r>
        <w:rPr>
          <w:rFonts w:hint="eastAsia"/>
        </w:rPr>
        <w:t>Lancelot</w:t>
      </w:r>
    </w:p>
    <w:p w14:paraId="44FBCE13" w14:textId="77777777" w:rsidR="00555047" w:rsidRDefault="002E5D19">
      <w:pPr>
        <w:spacing w:afterLines="20" w:after="62"/>
        <w:ind w:firstLine="440"/>
      </w:pPr>
      <w:r>
        <w:t xml:space="preserve">I swear by my sword and my honor—from this day forth, I shall serve King Arthur with all my life, defend Camelot from all foes, and never waver in my loyalty. May the gods </w:t>
      </w:r>
      <w:r>
        <w:rPr>
          <w:rFonts w:hint="eastAsia"/>
        </w:rPr>
        <w:t xml:space="preserve">bear </w:t>
      </w:r>
      <w:r>
        <w:t xml:space="preserve">witness </w:t>
      </w:r>
      <w:r>
        <w:rPr>
          <w:rFonts w:hint="eastAsia"/>
        </w:rPr>
        <w:t xml:space="preserve">to </w:t>
      </w:r>
      <w:r>
        <w:t>my oath!​</w:t>
      </w:r>
    </w:p>
    <w:p w14:paraId="0B1D7AF5" w14:textId="77777777" w:rsidR="00555047" w:rsidRDefault="002E5D19">
      <w:pPr>
        <w:ind w:firstLine="440"/>
      </w:pPr>
      <w:r>
        <w:t>我以我的剑与荣誉起誓</w:t>
      </w:r>
      <w:r>
        <w:t xml:space="preserve"> </w:t>
      </w:r>
      <w:r>
        <w:rPr>
          <w:rFonts w:hint="eastAsia"/>
        </w:rPr>
        <w:t>——</w:t>
      </w:r>
      <w:r>
        <w:t xml:space="preserve"> </w:t>
      </w:r>
      <w:r>
        <w:t>从今往后，我将倾尽一生侍奉亚瑟王，守护王国，抵御一切敌人，忠诚永不动摇。愿众神见证我的誓言！</w:t>
      </w:r>
    </w:p>
    <w:p w14:paraId="0502CA7F" w14:textId="77777777" w:rsidR="00555047" w:rsidRDefault="00555047">
      <w:pPr>
        <w:ind w:firstLine="440"/>
      </w:pPr>
    </w:p>
    <w:p w14:paraId="571F142C" w14:textId="77777777" w:rsidR="00555047" w:rsidRDefault="002E5D19">
      <w:pPr>
        <w:pStyle w:val="a3"/>
      </w:pPr>
      <w:r>
        <w:t>[</w:t>
      </w:r>
      <w:r>
        <w:rPr>
          <w:rFonts w:hint="eastAsia"/>
        </w:rPr>
        <w:t xml:space="preserve"> </w:t>
      </w:r>
      <w:r>
        <w:t>Arthur</w:t>
      </w:r>
      <w:r>
        <w:t>温柔的目光注视着</w:t>
      </w:r>
      <w:r>
        <w:t>Guinevere</w:t>
      </w:r>
      <w:r>
        <w:t>，他眼里满满的骄傲仿佛要溢出。</w:t>
      </w:r>
      <w:r>
        <w:t>Guinevere</w:t>
      </w:r>
      <w:r>
        <w:t>不敢看向</w:t>
      </w:r>
      <w:r>
        <w:t>Arthur</w:t>
      </w:r>
      <w:r>
        <w:t>的眼睛，但她似乎也不是在注视跪在她面前的</w:t>
      </w:r>
      <w:r>
        <w:t>Lancelot</w:t>
      </w:r>
      <w:r>
        <w:t>，只是机械地完成着骑士册封的动作，再机械地把剑还给</w:t>
      </w:r>
      <w:r>
        <w:t>Arthur. Lancelot</w:t>
      </w:r>
      <w:r>
        <w:t>怔怔地看着剑锋落在自己的双肩，但他却似乎并没有什么愿望成真的喜悦</w:t>
      </w:r>
      <w:r>
        <w:rPr>
          <w:rFonts w:hint="eastAsia"/>
        </w:rPr>
        <w:t>——</w:t>
      </w:r>
      <w:r>
        <w:t>他迷茫的目光先顺着剑刃望向面前的</w:t>
      </w:r>
      <w:r>
        <w:t>Guinevere</w:t>
      </w:r>
      <w:r>
        <w:t>，又控制不住地看向一旁的</w:t>
      </w:r>
      <w:r>
        <w:t>Arthur</w:t>
      </w:r>
      <w:r>
        <w:t>，仿佛在此刻这两个人在他眼里有了别样的含义</w:t>
      </w:r>
      <w:r>
        <w:t>……</w:t>
      </w:r>
      <w:r>
        <w:rPr>
          <w:rFonts w:hint="eastAsia"/>
        </w:rPr>
        <w:t xml:space="preserve"> </w:t>
      </w:r>
      <w:r>
        <w:t>]</w:t>
      </w:r>
    </w:p>
    <w:p w14:paraId="5E55B200" w14:textId="77777777" w:rsidR="00555047" w:rsidRDefault="00555047">
      <w:pPr>
        <w:ind w:firstLine="440"/>
      </w:pPr>
    </w:p>
    <w:p w14:paraId="189A97EC" w14:textId="29CB8C64" w:rsidR="00555047" w:rsidRPr="0010200D" w:rsidRDefault="004811E4">
      <w:pPr>
        <w:ind w:firstLineChars="0" w:firstLine="0"/>
        <w:rPr>
          <w:rFonts w:ascii="Consolas" w:hAnsi="Consolas"/>
          <w:b/>
          <w:rPrChange w:id="977" w:author="Z Richard" w:date="2026-04-24T02:13:00Z" w16du:dateUtc="2026-04-23T18:13:00Z">
            <w:rPr/>
          </w:rPrChange>
        </w:rPr>
        <w:pPrChange w:id="978" w:author="Liao Kuo" w:date="2026-04-09T16:13:00Z">
          <w:pPr>
            <w:ind w:firstLine="442"/>
          </w:pPr>
        </w:pPrChange>
      </w:pPr>
      <w:ins w:id="979" w:author="Liao Kuo" w:date="2026-04-09T16:14:00Z">
        <w:r>
          <w:rPr>
            <w:rFonts w:ascii="Consolas" w:hAnsi="Consolas"/>
            <w:b/>
            <w:color w:val="000000" w:themeColor="text1"/>
            <w:highlight w:val="green"/>
          </w:rPr>
          <w:t xml:space="preserve">1 2 On, </w:t>
        </w:r>
      </w:ins>
      <w:ins w:id="980" w:author="Z Richard" w:date="2026-04-24T02:13:00Z" w16du:dateUtc="2026-04-23T18:13:00Z">
        <w:r w:rsidR="00BE32F9">
          <w:rPr>
            <w:rFonts w:ascii="Consolas" w:hAnsi="Consolas" w:hint="eastAsia"/>
            <w:b/>
            <w:highlight w:val="green"/>
          </w:rPr>
          <w:t>伴奏</w:t>
        </w:r>
        <w:r w:rsidR="00BE32F9">
          <w:rPr>
            <w:rFonts w:ascii="Consolas" w:hAnsi="Consolas" w:hint="eastAsia"/>
            <w:b/>
            <w:highlight w:val="green"/>
          </w:rPr>
          <w:t xml:space="preserve">Up </w:t>
        </w:r>
        <w:r w:rsidR="00BE32F9">
          <w:rPr>
            <w:rFonts w:ascii="Consolas" w:hAnsi="Consolas" w:hint="eastAsia"/>
            <w:b/>
            <w:highlight w:val="green"/>
          </w:rPr>
          <w:t>额外加</w:t>
        </w:r>
        <w:r w:rsidR="009F3948">
          <w:rPr>
            <w:rFonts w:ascii="Consolas" w:hAnsi="Consolas" w:hint="eastAsia"/>
            <w:b/>
            <w:highlight w:val="green"/>
          </w:rPr>
          <w:t>3</w:t>
        </w:r>
        <w:r w:rsidR="00BE32F9" w:rsidRPr="00761E8A">
          <w:rPr>
            <w:rFonts w:ascii="Consolas" w:hAnsi="Consolas"/>
            <w:b/>
            <w:highlight w:val="green"/>
          </w:rPr>
          <w:t>-</w:t>
        </w:r>
        <w:r w:rsidR="009F3948">
          <w:rPr>
            <w:rFonts w:ascii="Consolas" w:hAnsi="Consolas" w:hint="eastAsia"/>
            <w:b/>
            <w:highlight w:val="green"/>
          </w:rPr>
          <w:t>4</w:t>
        </w:r>
        <w:r w:rsidR="00BE32F9" w:rsidRPr="00761E8A">
          <w:rPr>
            <w:rFonts w:ascii="Consolas" w:hAnsi="Consolas"/>
            <w:b/>
            <w:highlight w:val="green"/>
          </w:rPr>
          <w:t>db</w:t>
        </w:r>
      </w:ins>
      <w:ins w:id="981" w:author="Z Richard" w:date="2026-04-23T16:36:00Z" w16du:dateUtc="2026-04-23T08:36:00Z">
        <w:r w:rsidR="00192F31">
          <w:rPr>
            <w:rFonts w:ascii="Consolas" w:hAnsi="Consolas" w:hint="eastAsia"/>
            <w:b/>
            <w:color w:val="000000" w:themeColor="text1"/>
            <w:highlight w:val="green"/>
          </w:rPr>
          <w:t>,</w:t>
        </w:r>
        <w:r w:rsidR="00192F31" w:rsidRPr="00385FAA">
          <w:rPr>
            <w:rFonts w:ascii="Consolas" w:hAnsi="Consolas"/>
            <w:b/>
            <w:color w:val="000000" w:themeColor="text1"/>
            <w:highlight w:val="red"/>
            <w:rPrChange w:id="982" w:author="Z Richard" w:date="2026-04-23T16:36:00Z" w16du:dateUtc="2026-04-23T08:36:00Z">
              <w:rPr>
                <w:rFonts w:ascii="Consolas" w:hAnsi="Consolas"/>
                <w:b/>
                <w:color w:val="000000" w:themeColor="text1"/>
                <w:highlight w:val="green"/>
              </w:rPr>
            </w:rPrChange>
          </w:rPr>
          <w:t xml:space="preserve"> </w:t>
        </w:r>
      </w:ins>
      <w:ins w:id="983" w:author="Liao Kuo" w:date="2026-04-09T16:14:00Z">
        <w:r w:rsidRPr="004811E4">
          <w:rPr>
            <w:rFonts w:ascii="Consolas" w:hAnsi="Consolas"/>
            <w:b/>
            <w:color w:val="FFFFFF" w:themeColor="background1"/>
            <w:highlight w:val="red"/>
            <w:rPrChange w:id="984" w:author="Liao Kuo" w:date="2026-04-09T16:14:00Z">
              <w:rPr>
                <w:rFonts w:ascii="Consolas" w:hAnsi="Consolas"/>
                <w:b/>
                <w:color w:val="000000" w:themeColor="text1"/>
                <w:highlight w:val="green"/>
              </w:rPr>
            </w:rPrChange>
          </w:rPr>
          <w:t>3 Off</w:t>
        </w:r>
      </w:ins>
    </w:p>
    <w:p w14:paraId="7DC2FE1D" w14:textId="77777777" w:rsidR="00555047" w:rsidRDefault="002E5D19">
      <w:pPr>
        <w:pStyle w:val="1"/>
        <w:spacing w:before="156" w:after="156"/>
      </w:pPr>
      <w:bookmarkStart w:id="985" w:name="_Toc11153"/>
      <w:r>
        <w:rPr>
          <w:rFonts w:ascii="Dearest Friend lite" w:hAnsi="Dearest Friend lite" w:cs="Dearest Friend lite"/>
          <w:sz w:val="40"/>
          <w:szCs w:val="22"/>
        </w:rPr>
        <w:lastRenderedPageBreak/>
        <w:t>19</w:t>
      </w:r>
      <w:r>
        <w:t xml:space="preserve"> </w:t>
      </w:r>
      <w:r>
        <w:rPr>
          <w:rFonts w:hint="eastAsia"/>
        </w:rPr>
        <w:t xml:space="preserve"> </w:t>
      </w:r>
      <w:r>
        <w:t xml:space="preserve">The </w:t>
      </w:r>
      <w:r>
        <w:rPr>
          <w:rFonts w:hint="eastAsia"/>
        </w:rPr>
        <w:t>L</w:t>
      </w:r>
      <w:r>
        <w:t xml:space="preserve">ove </w:t>
      </w:r>
      <w:r>
        <w:rPr>
          <w:rFonts w:hint="eastAsia"/>
        </w:rPr>
        <w:t>T</w:t>
      </w:r>
      <w:r>
        <w:t>rio</w:t>
      </w:r>
      <w:bookmarkEnd w:id="985"/>
    </w:p>
    <w:p w14:paraId="1AB3A3FC" w14:textId="62A3B440" w:rsidR="00CF1958" w:rsidRDefault="00CF1958" w:rsidP="00CF1958">
      <w:pPr>
        <w:ind w:firstLineChars="0" w:firstLine="0"/>
        <w:rPr>
          <w:ins w:id="986" w:author="Z Richard" w:date="2026-04-23T16:36:00Z" w16du:dateUtc="2026-04-23T08:36:00Z"/>
          <w:rFonts w:ascii="Consolas" w:hAnsi="Consolas"/>
          <w:b/>
          <w:color w:val="000000" w:themeColor="text1"/>
          <w:highlight w:val="green"/>
        </w:rPr>
      </w:pPr>
      <w:ins w:id="987" w:author="Z Richard" w:date="2026-04-23T16:36:00Z" w16du:dateUtc="2026-04-23T08:36:00Z">
        <w:r>
          <w:rPr>
            <w:rFonts w:ascii="Consolas" w:hAnsi="Consolas" w:hint="eastAsia"/>
            <w:b/>
            <w:color w:val="215E99" w:themeColor="text2" w:themeTint="BF"/>
          </w:rPr>
          <w:t>Arthur (1)</w:t>
        </w:r>
        <w:r>
          <w:rPr>
            <w:rFonts w:ascii="Consolas" w:hAnsi="Consolas" w:hint="eastAsia"/>
            <w:b/>
            <w:color w:val="215E99" w:themeColor="text2" w:themeTint="BF"/>
          </w:rPr>
          <w:t>、</w:t>
        </w:r>
        <w:r>
          <w:rPr>
            <w:rFonts w:ascii="Consolas" w:hAnsi="Consolas" w:hint="eastAsia"/>
            <w:b/>
            <w:color w:val="215E99" w:themeColor="text2" w:themeTint="BF"/>
          </w:rPr>
          <w:t>Guinevere (2)</w:t>
        </w:r>
        <w:r>
          <w:rPr>
            <w:rFonts w:ascii="Consolas" w:hAnsi="Consolas" w:hint="eastAsia"/>
            <w:b/>
            <w:color w:val="215E99" w:themeColor="text2" w:themeTint="BF"/>
          </w:rPr>
          <w:t>、</w:t>
        </w:r>
        <w:r>
          <w:rPr>
            <w:rFonts w:ascii="Consolas" w:hAnsi="Consolas" w:hint="eastAsia"/>
            <w:b/>
            <w:color w:val="215E99" w:themeColor="text2" w:themeTint="BF"/>
          </w:rPr>
          <w:t xml:space="preserve">Lancelot (3) </w:t>
        </w:r>
        <w:r>
          <w:rPr>
            <w:rFonts w:ascii="Consolas" w:hAnsi="Consolas" w:hint="eastAsia"/>
            <w:b/>
            <w:color w:val="215E99" w:themeColor="text2" w:themeTint="BF"/>
          </w:rPr>
          <w:t>唱</w:t>
        </w:r>
      </w:ins>
    </w:p>
    <w:p w14:paraId="3C9BA661" w14:textId="77777777" w:rsidR="00555047" w:rsidRPr="00CF1958" w:rsidRDefault="00555047">
      <w:pPr>
        <w:ind w:firstLineChars="0" w:firstLine="0"/>
        <w:pPrChange w:id="988" w:author="Z Richard" w:date="2026-04-23T16:36:00Z" w16du:dateUtc="2026-04-23T08:36:00Z">
          <w:pPr>
            <w:ind w:firstLine="440"/>
          </w:pPr>
        </w:pPrChange>
      </w:pPr>
    </w:p>
    <w:p w14:paraId="3A4ABD37" w14:textId="77777777" w:rsidR="00555047" w:rsidRDefault="002E5D19">
      <w:pPr>
        <w:pStyle w:val="ad"/>
        <w:spacing w:after="62"/>
      </w:pPr>
      <w:r>
        <w:rPr>
          <w:rFonts w:hint="eastAsia"/>
        </w:rPr>
        <w:t>Arthur</w:t>
      </w:r>
    </w:p>
    <w:p w14:paraId="6049C8FC" w14:textId="77777777" w:rsidR="00555047" w:rsidRDefault="002E5D19">
      <w:pPr>
        <w:pStyle w:val="ae"/>
        <w:ind w:firstLine="440"/>
      </w:pPr>
      <w:r>
        <w:t>I know it’s her name that I call in my last breath.</w:t>
      </w:r>
    </w:p>
    <w:p w14:paraId="09B05BDE" w14:textId="77777777" w:rsidR="00555047" w:rsidRDefault="002E5D19">
      <w:pPr>
        <w:pStyle w:val="ae"/>
        <w:ind w:firstLine="440"/>
      </w:pPr>
      <w:r>
        <w:t>我知道，弥留之际，我口中呼唤的定会是她的名字</w:t>
      </w:r>
    </w:p>
    <w:p w14:paraId="4DC111D7" w14:textId="77777777" w:rsidR="00555047" w:rsidRDefault="002E5D19">
      <w:pPr>
        <w:pStyle w:val="ae"/>
        <w:ind w:firstLine="440"/>
      </w:pPr>
      <w:r>
        <w:t xml:space="preserve">That’s when I should knock right at the door of </w:t>
      </w:r>
      <w:proofErr w:type="spellStart"/>
      <w:r>
        <w:t>Sídhe</w:t>
      </w:r>
      <w:proofErr w:type="spellEnd"/>
      <w:r>
        <w:t>.</w:t>
      </w:r>
    </w:p>
    <w:p w14:paraId="02D635CF" w14:textId="77777777" w:rsidR="00555047" w:rsidRDefault="002E5D19">
      <w:pPr>
        <w:pStyle w:val="ae"/>
        <w:ind w:firstLine="440"/>
      </w:pPr>
      <w:r>
        <w:t>那时，我该已叩响精灵圣殿的门扉</w:t>
      </w:r>
    </w:p>
    <w:p w14:paraId="6EDAEB5C" w14:textId="77777777" w:rsidR="00555047" w:rsidRDefault="002E5D19">
      <w:pPr>
        <w:pStyle w:val="ae"/>
        <w:ind w:firstLine="440"/>
      </w:pPr>
      <w:r>
        <w:t>At that day I would grand a thousand crowns in her hair.</w:t>
      </w:r>
    </w:p>
    <w:p w14:paraId="5F842C39" w14:textId="77777777" w:rsidR="00555047" w:rsidRDefault="002E5D19">
      <w:pPr>
        <w:pStyle w:val="ae"/>
        <w:ind w:firstLine="440"/>
      </w:pPr>
      <w:r>
        <w:t>那一天，我要将千百顶王冠缀在她发间</w:t>
      </w:r>
    </w:p>
    <w:p w14:paraId="6CA16497" w14:textId="77777777" w:rsidR="00555047" w:rsidRDefault="002E5D19">
      <w:pPr>
        <w:pStyle w:val="ae"/>
        <w:ind w:firstLine="440"/>
      </w:pPr>
      <w:r>
        <w:t>Hand in hand, we will set off to Avalon.</w:t>
      </w:r>
    </w:p>
    <w:p w14:paraId="069CE58D" w14:textId="77777777" w:rsidR="00555047" w:rsidRDefault="002E5D19">
      <w:pPr>
        <w:pStyle w:val="ae"/>
        <w:ind w:firstLine="440"/>
      </w:pPr>
      <w:r>
        <w:t>手牵着手，我们一同启程，前往圣地阿瓦隆</w:t>
      </w:r>
    </w:p>
    <w:p w14:paraId="4C1F0CE4" w14:textId="77777777" w:rsidR="00555047" w:rsidRDefault="00555047">
      <w:pPr>
        <w:ind w:firstLine="440"/>
      </w:pPr>
    </w:p>
    <w:p w14:paraId="5E3E6948" w14:textId="77777777" w:rsidR="00555047" w:rsidRDefault="002E5D19">
      <w:pPr>
        <w:pStyle w:val="ad"/>
        <w:spacing w:after="62"/>
      </w:pPr>
      <w:r>
        <w:rPr>
          <w:rFonts w:hint="eastAsia"/>
        </w:rPr>
        <w:t>Guinevere</w:t>
      </w:r>
    </w:p>
    <w:p w14:paraId="1B59E2EC" w14:textId="77777777" w:rsidR="00555047" w:rsidRDefault="002E5D19">
      <w:pPr>
        <w:pStyle w:val="ae"/>
        <w:ind w:firstLine="440"/>
      </w:pPr>
      <w:r>
        <w:t>I know it’s his name that I would have to swear to.</w:t>
      </w:r>
    </w:p>
    <w:p w14:paraId="6263438F" w14:textId="77777777" w:rsidR="00555047" w:rsidRDefault="002E5D19">
      <w:pPr>
        <w:pStyle w:val="ae"/>
        <w:ind w:firstLine="440"/>
      </w:pPr>
      <w:r>
        <w:t>我知道，我此生定要以他的名字起誓</w:t>
      </w:r>
    </w:p>
    <w:p w14:paraId="1523BE43" w14:textId="77777777" w:rsidR="00555047" w:rsidRDefault="002E5D19">
      <w:pPr>
        <w:pStyle w:val="ae"/>
        <w:ind w:firstLine="440"/>
      </w:pPr>
      <w:r>
        <w:t>That’s when we should kiss in the skies so blue.</w:t>
      </w:r>
    </w:p>
    <w:p w14:paraId="1746C6BE" w14:textId="77777777" w:rsidR="00555047" w:rsidRDefault="002E5D19">
      <w:pPr>
        <w:pStyle w:val="ae"/>
        <w:ind w:firstLine="440"/>
      </w:pPr>
      <w:r>
        <w:t>那时，我们该在澄澈蓝天之下相吻</w:t>
      </w:r>
    </w:p>
    <w:p w14:paraId="1143158F" w14:textId="77777777" w:rsidR="00555047" w:rsidRDefault="002E5D19">
      <w:pPr>
        <w:pStyle w:val="ae"/>
        <w:ind w:firstLine="440"/>
      </w:pPr>
      <w:r>
        <w:t>But how do I figure out if this desire is true?</w:t>
      </w:r>
    </w:p>
    <w:p w14:paraId="559EBAB5" w14:textId="77777777" w:rsidR="00555047" w:rsidRDefault="002E5D19">
      <w:pPr>
        <w:pStyle w:val="ae"/>
        <w:ind w:firstLine="440"/>
      </w:pPr>
      <w:r>
        <w:t>可我该如何确认，这份渴望是否真挚？</w:t>
      </w:r>
    </w:p>
    <w:p w14:paraId="456D8E97" w14:textId="77777777" w:rsidR="00555047" w:rsidRDefault="002E5D19">
      <w:pPr>
        <w:pStyle w:val="ae"/>
        <w:ind w:firstLine="440"/>
      </w:pPr>
      <w:r>
        <w:t>How to say I still don’t know if I love you…</w:t>
      </w:r>
    </w:p>
    <w:p w14:paraId="170412B8" w14:textId="77777777" w:rsidR="00555047" w:rsidRDefault="002E5D19">
      <w:pPr>
        <w:pStyle w:val="ae"/>
        <w:ind w:firstLine="440"/>
      </w:pPr>
      <w:r>
        <w:t>该如何启齿</w:t>
      </w:r>
      <w:r>
        <w:t xml:space="preserve"> </w:t>
      </w:r>
      <w:r>
        <w:rPr>
          <w:rFonts w:hint="eastAsia"/>
        </w:rPr>
        <w:t>——</w:t>
      </w:r>
      <w:r>
        <w:t xml:space="preserve"> </w:t>
      </w:r>
      <w:r>
        <w:t>说我仍不知自己是否爱你</w:t>
      </w:r>
      <w:r>
        <w:t>……</w:t>
      </w:r>
    </w:p>
    <w:p w14:paraId="124EEAD9" w14:textId="77777777" w:rsidR="00555047" w:rsidRDefault="00555047">
      <w:pPr>
        <w:ind w:firstLine="440"/>
      </w:pPr>
    </w:p>
    <w:p w14:paraId="78943DAD" w14:textId="77777777" w:rsidR="00555047" w:rsidRDefault="002E5D19">
      <w:pPr>
        <w:pStyle w:val="ad"/>
        <w:spacing w:after="62"/>
      </w:pPr>
      <w:r>
        <w:t>Arthur/</w:t>
      </w:r>
      <w:r>
        <w:rPr>
          <w:rFonts w:hint="eastAsia"/>
        </w:rPr>
        <w:t>Guinevere</w:t>
      </w:r>
    </w:p>
    <w:p w14:paraId="6A0F148D" w14:textId="77777777" w:rsidR="00555047" w:rsidRDefault="002E5D19">
      <w:pPr>
        <w:pStyle w:val="ae"/>
        <w:ind w:firstLine="440"/>
      </w:pPr>
      <w:r>
        <w:t>If I guarantee right to you all my days, all my lifetime.</w:t>
      </w:r>
    </w:p>
    <w:p w14:paraId="5F94450E" w14:textId="77777777" w:rsidR="00555047" w:rsidRDefault="002E5D19">
      <w:pPr>
        <w:pStyle w:val="ae"/>
        <w:ind w:firstLine="440"/>
      </w:pPr>
      <w:r>
        <w:t>若我向你承诺，此生此世，全心相待。</w:t>
      </w:r>
    </w:p>
    <w:p w14:paraId="562A1023" w14:textId="77777777" w:rsidR="00555047" w:rsidRDefault="002E5D19">
      <w:pPr>
        <w:pStyle w:val="ae"/>
        <w:ind w:firstLine="440"/>
      </w:pPr>
      <w:r>
        <w:t>Would you please give back your whole heart, your promise, till the end?</w:t>
      </w:r>
    </w:p>
    <w:p w14:paraId="26B9F7B1" w14:textId="77777777" w:rsidR="00555047" w:rsidRDefault="002E5D19">
      <w:pPr>
        <w:pStyle w:val="ae"/>
        <w:ind w:firstLine="440"/>
      </w:pPr>
      <w:r>
        <w:t>你是否愿意回应，以你的真心与誓言，直至永恒？</w:t>
      </w:r>
    </w:p>
    <w:p w14:paraId="47600722" w14:textId="77777777" w:rsidR="00555047" w:rsidRDefault="00555047">
      <w:pPr>
        <w:ind w:firstLine="440"/>
      </w:pPr>
    </w:p>
    <w:p w14:paraId="49FE8848" w14:textId="77777777" w:rsidR="00555047" w:rsidRDefault="002E5D19">
      <w:pPr>
        <w:pStyle w:val="ad"/>
        <w:spacing w:after="62"/>
      </w:pPr>
      <w:r>
        <w:rPr>
          <w:rFonts w:hint="eastAsia"/>
        </w:rPr>
        <w:t>Guinevere</w:t>
      </w:r>
    </w:p>
    <w:p w14:paraId="44BEFF55" w14:textId="77777777" w:rsidR="00555047" w:rsidRDefault="002E5D19">
      <w:pPr>
        <w:pStyle w:val="ae"/>
        <w:ind w:firstLine="440"/>
      </w:pPr>
      <w:r>
        <w:t>I never mean to lie.</w:t>
      </w:r>
    </w:p>
    <w:p w14:paraId="6E563D2A" w14:textId="77777777" w:rsidR="00555047" w:rsidRDefault="002E5D19">
      <w:pPr>
        <w:pStyle w:val="ae"/>
        <w:ind w:firstLine="440"/>
      </w:pPr>
      <w:r>
        <w:t>我从未想过欺骗</w:t>
      </w:r>
    </w:p>
    <w:p w14:paraId="7D755390" w14:textId="77777777" w:rsidR="00555047" w:rsidRDefault="00555047">
      <w:pPr>
        <w:ind w:firstLine="440"/>
      </w:pPr>
    </w:p>
    <w:p w14:paraId="1913BD51" w14:textId="77777777" w:rsidR="00555047" w:rsidRDefault="002E5D19">
      <w:pPr>
        <w:pStyle w:val="ad"/>
        <w:spacing w:after="62"/>
      </w:pPr>
      <w:r>
        <w:rPr>
          <w:rFonts w:hint="eastAsia"/>
        </w:rPr>
        <w:t>Arthur</w:t>
      </w:r>
    </w:p>
    <w:p w14:paraId="25528599" w14:textId="77777777" w:rsidR="00555047" w:rsidRDefault="002E5D19">
      <w:pPr>
        <w:pStyle w:val="ae"/>
        <w:ind w:firstLine="440"/>
      </w:pPr>
      <w:r>
        <w:t>Promise!</w:t>
      </w:r>
    </w:p>
    <w:p w14:paraId="69DC08C2" w14:textId="77777777" w:rsidR="00555047" w:rsidRDefault="002E5D19">
      <w:pPr>
        <w:pStyle w:val="ae"/>
        <w:ind w:firstLine="440"/>
      </w:pPr>
      <w:r>
        <w:t>向我承诺！</w:t>
      </w:r>
    </w:p>
    <w:p w14:paraId="3948F3F0" w14:textId="77777777" w:rsidR="00555047" w:rsidRDefault="00555047">
      <w:pPr>
        <w:ind w:firstLine="440"/>
      </w:pPr>
    </w:p>
    <w:p w14:paraId="3EC30286" w14:textId="77777777" w:rsidR="00555047" w:rsidRDefault="002E5D19">
      <w:pPr>
        <w:pStyle w:val="ad"/>
        <w:spacing w:after="62"/>
      </w:pPr>
      <w:r>
        <w:rPr>
          <w:rFonts w:hint="eastAsia"/>
        </w:rPr>
        <w:t>Guinevere</w:t>
      </w:r>
    </w:p>
    <w:p w14:paraId="5A449B54" w14:textId="77777777" w:rsidR="00555047" w:rsidRDefault="002E5D19">
      <w:pPr>
        <w:pStyle w:val="ae"/>
        <w:ind w:firstLine="440"/>
      </w:pPr>
      <w:r>
        <w:t>I never mean to leave.</w:t>
      </w:r>
    </w:p>
    <w:p w14:paraId="1507DEC1" w14:textId="77777777" w:rsidR="00555047" w:rsidRDefault="002E5D19">
      <w:pPr>
        <w:pStyle w:val="ae"/>
        <w:ind w:firstLine="440"/>
      </w:pPr>
      <w:r>
        <w:t>我从未想过要离开</w:t>
      </w:r>
    </w:p>
    <w:p w14:paraId="69F9418A" w14:textId="77777777" w:rsidR="00555047" w:rsidRDefault="00555047">
      <w:pPr>
        <w:ind w:firstLine="440"/>
      </w:pPr>
    </w:p>
    <w:p w14:paraId="1A544A83" w14:textId="77777777" w:rsidR="00555047" w:rsidRDefault="002E5D19">
      <w:pPr>
        <w:ind w:firstLine="440"/>
      </w:pPr>
      <w:r>
        <w:rPr>
          <w:rFonts w:hint="eastAsia"/>
        </w:rPr>
        <w:br w:type="page"/>
      </w:r>
    </w:p>
    <w:p w14:paraId="2EBB5557" w14:textId="77777777" w:rsidR="00555047" w:rsidRDefault="002E5D19">
      <w:pPr>
        <w:pStyle w:val="ad"/>
        <w:spacing w:after="62"/>
      </w:pPr>
      <w:r>
        <w:rPr>
          <w:rFonts w:hint="eastAsia"/>
        </w:rPr>
        <w:lastRenderedPageBreak/>
        <w:t>Arthur</w:t>
      </w:r>
    </w:p>
    <w:p w14:paraId="63C5A499" w14:textId="77777777" w:rsidR="00555047" w:rsidRDefault="002E5D19">
      <w:pPr>
        <w:pStyle w:val="ae"/>
        <w:ind w:firstLine="440"/>
      </w:pPr>
      <w:r>
        <w:t>Promise!</w:t>
      </w:r>
    </w:p>
    <w:p w14:paraId="3048720D" w14:textId="77777777" w:rsidR="00555047" w:rsidRDefault="002E5D19">
      <w:pPr>
        <w:pStyle w:val="ae"/>
        <w:ind w:firstLine="440"/>
      </w:pPr>
      <w:r>
        <w:t>向我承诺！</w:t>
      </w:r>
    </w:p>
    <w:p w14:paraId="664C28D9" w14:textId="77777777" w:rsidR="00555047" w:rsidRDefault="00555047">
      <w:pPr>
        <w:ind w:firstLine="440"/>
      </w:pPr>
    </w:p>
    <w:p w14:paraId="12C7FBA7" w14:textId="77777777" w:rsidR="00555047" w:rsidRDefault="002E5D19">
      <w:pPr>
        <w:pStyle w:val="ad"/>
        <w:spacing w:after="62"/>
      </w:pPr>
      <w:r>
        <w:rPr>
          <w:rFonts w:hint="eastAsia"/>
        </w:rPr>
        <w:t>Guinevere</w:t>
      </w:r>
    </w:p>
    <w:p w14:paraId="1D0E01F3" w14:textId="77777777" w:rsidR="00555047" w:rsidRDefault="002E5D19">
      <w:pPr>
        <w:pStyle w:val="ae"/>
        <w:ind w:firstLine="440"/>
      </w:pPr>
      <w:r>
        <w:t>Can’t even come to think.</w:t>
      </w:r>
    </w:p>
    <w:p w14:paraId="3D6D774F" w14:textId="77777777" w:rsidR="00555047" w:rsidRDefault="002E5D19">
      <w:pPr>
        <w:pStyle w:val="ae"/>
        <w:ind w:firstLine="440"/>
      </w:pPr>
      <w:r>
        <w:t>甚至不敢稍加想象</w:t>
      </w:r>
    </w:p>
    <w:p w14:paraId="2B86D5BC" w14:textId="77777777" w:rsidR="00555047" w:rsidRDefault="00555047">
      <w:pPr>
        <w:ind w:firstLine="440"/>
      </w:pPr>
    </w:p>
    <w:p w14:paraId="6EC26470" w14:textId="77777777" w:rsidR="00555047" w:rsidRDefault="002E5D19">
      <w:pPr>
        <w:pStyle w:val="ad"/>
        <w:spacing w:after="62"/>
      </w:pPr>
      <w:r>
        <w:rPr>
          <w:rFonts w:hint="eastAsia"/>
        </w:rPr>
        <w:t>Arthur</w:t>
      </w:r>
    </w:p>
    <w:p w14:paraId="3294000B" w14:textId="77777777" w:rsidR="00555047" w:rsidRDefault="002E5D19">
      <w:pPr>
        <w:pStyle w:val="ae"/>
        <w:ind w:firstLine="440"/>
      </w:pPr>
      <w:r>
        <w:t>Promise, promise, now to me!</w:t>
      </w:r>
    </w:p>
    <w:p w14:paraId="72D27A70" w14:textId="77777777" w:rsidR="00555047" w:rsidRDefault="002E5D19">
      <w:pPr>
        <w:pStyle w:val="ae"/>
        <w:ind w:firstLine="440"/>
      </w:pPr>
      <w:r>
        <w:t>现在！立刻！向我承诺！</w:t>
      </w:r>
    </w:p>
    <w:p w14:paraId="0FB00FBB" w14:textId="77777777" w:rsidR="00555047" w:rsidRDefault="00555047">
      <w:pPr>
        <w:ind w:firstLine="440"/>
      </w:pPr>
    </w:p>
    <w:p w14:paraId="705821EB" w14:textId="77777777" w:rsidR="00555047" w:rsidRDefault="002E5D19">
      <w:pPr>
        <w:pStyle w:val="ad"/>
        <w:spacing w:after="62"/>
      </w:pPr>
      <w:r>
        <w:rPr>
          <w:rFonts w:hint="eastAsia"/>
        </w:rPr>
        <w:t>Guinevere</w:t>
      </w:r>
    </w:p>
    <w:p w14:paraId="001A1BED" w14:textId="77777777" w:rsidR="00555047" w:rsidRDefault="002E5D19">
      <w:pPr>
        <w:pStyle w:val="ae"/>
        <w:ind w:firstLine="440"/>
      </w:pPr>
      <w:r>
        <w:t>I pray not to betray.</w:t>
      </w:r>
    </w:p>
    <w:p w14:paraId="04AE07C7" w14:textId="77777777" w:rsidR="00555047" w:rsidRDefault="002E5D19">
      <w:pPr>
        <w:pStyle w:val="ae"/>
        <w:ind w:firstLine="440"/>
      </w:pPr>
      <w:r>
        <w:t>我祈求永不背叛</w:t>
      </w:r>
    </w:p>
    <w:p w14:paraId="236D0502" w14:textId="77777777" w:rsidR="00555047" w:rsidRDefault="00555047">
      <w:pPr>
        <w:ind w:firstLine="440"/>
      </w:pPr>
    </w:p>
    <w:p w14:paraId="2865E9EB" w14:textId="77777777" w:rsidR="00555047" w:rsidRDefault="002E5D19">
      <w:pPr>
        <w:pStyle w:val="ad"/>
        <w:spacing w:after="62"/>
      </w:pPr>
      <w:r>
        <w:rPr>
          <w:rFonts w:hint="eastAsia"/>
        </w:rPr>
        <w:t>Arthur</w:t>
      </w:r>
    </w:p>
    <w:p w14:paraId="68CB94E7" w14:textId="77777777" w:rsidR="00555047" w:rsidRDefault="002E5D19">
      <w:pPr>
        <w:pStyle w:val="ae"/>
        <w:ind w:firstLine="440"/>
      </w:pPr>
      <w:r>
        <w:t>Promise!</w:t>
      </w:r>
    </w:p>
    <w:p w14:paraId="651C50C6" w14:textId="77777777" w:rsidR="00555047" w:rsidRDefault="002E5D19">
      <w:pPr>
        <w:pStyle w:val="ae"/>
        <w:ind w:firstLine="440"/>
      </w:pPr>
      <w:r>
        <w:t>向我承诺！</w:t>
      </w:r>
    </w:p>
    <w:p w14:paraId="0A539ED7" w14:textId="77777777" w:rsidR="00555047" w:rsidRDefault="00555047">
      <w:pPr>
        <w:ind w:firstLine="440"/>
      </w:pPr>
    </w:p>
    <w:p w14:paraId="45014897" w14:textId="77777777" w:rsidR="00555047" w:rsidRDefault="002E5D19">
      <w:pPr>
        <w:pStyle w:val="ad"/>
        <w:spacing w:after="62"/>
      </w:pPr>
      <w:r>
        <w:rPr>
          <w:rFonts w:hint="eastAsia"/>
        </w:rPr>
        <w:t>Guinevere</w:t>
      </w:r>
    </w:p>
    <w:p w14:paraId="5D4AA252" w14:textId="77777777" w:rsidR="00555047" w:rsidRDefault="002E5D19">
      <w:pPr>
        <w:pStyle w:val="ae"/>
        <w:ind w:firstLine="440"/>
      </w:pPr>
      <w:r>
        <w:t>I pray always to stay.</w:t>
      </w:r>
    </w:p>
    <w:p w14:paraId="1341F8FC" w14:textId="77777777" w:rsidR="00555047" w:rsidRDefault="002E5D19">
      <w:pPr>
        <w:pStyle w:val="ae"/>
        <w:ind w:firstLine="440"/>
      </w:pPr>
      <w:r>
        <w:t>我祈求永远陪伴</w:t>
      </w:r>
    </w:p>
    <w:p w14:paraId="64F9A32D" w14:textId="77777777" w:rsidR="00555047" w:rsidRDefault="00555047">
      <w:pPr>
        <w:ind w:firstLine="440"/>
      </w:pPr>
    </w:p>
    <w:p w14:paraId="57F5E810" w14:textId="77777777" w:rsidR="00555047" w:rsidRDefault="002E5D19">
      <w:pPr>
        <w:pStyle w:val="ad"/>
        <w:spacing w:after="62"/>
      </w:pPr>
      <w:r>
        <w:rPr>
          <w:rFonts w:hint="eastAsia"/>
        </w:rPr>
        <w:t>Arthur</w:t>
      </w:r>
    </w:p>
    <w:p w14:paraId="0FD48B2D" w14:textId="77777777" w:rsidR="00555047" w:rsidRDefault="002E5D19">
      <w:pPr>
        <w:pStyle w:val="ae"/>
        <w:ind w:firstLine="440"/>
      </w:pPr>
      <w:r>
        <w:t>Promise!</w:t>
      </w:r>
    </w:p>
    <w:p w14:paraId="67EBFD42" w14:textId="77777777" w:rsidR="00555047" w:rsidRDefault="002E5D19">
      <w:pPr>
        <w:pStyle w:val="ae"/>
        <w:ind w:firstLine="440"/>
      </w:pPr>
      <w:r>
        <w:t>向我承诺！</w:t>
      </w:r>
    </w:p>
    <w:p w14:paraId="635FCADB" w14:textId="77777777" w:rsidR="00555047" w:rsidRDefault="00555047">
      <w:pPr>
        <w:ind w:firstLine="440"/>
      </w:pPr>
    </w:p>
    <w:p w14:paraId="6CF61364" w14:textId="77777777" w:rsidR="00555047" w:rsidRDefault="002E5D19">
      <w:pPr>
        <w:pStyle w:val="ad"/>
        <w:spacing w:after="62"/>
      </w:pPr>
      <w:r>
        <w:rPr>
          <w:rFonts w:hint="eastAsia"/>
        </w:rPr>
        <w:t>Guinevere</w:t>
      </w:r>
    </w:p>
    <w:p w14:paraId="3752C962" w14:textId="77777777" w:rsidR="00555047" w:rsidRDefault="002E5D19">
      <w:pPr>
        <w:pStyle w:val="ae"/>
        <w:ind w:firstLine="440"/>
      </w:pPr>
      <w:r>
        <w:t>That lust should not engrave…</w:t>
      </w:r>
    </w:p>
    <w:p w14:paraId="7E04775C" w14:textId="77777777" w:rsidR="00555047" w:rsidRDefault="002E5D19">
      <w:pPr>
        <w:pStyle w:val="ae"/>
        <w:ind w:firstLine="440"/>
      </w:pPr>
      <w:r>
        <w:t>这份欲望不该在心中铭刻</w:t>
      </w:r>
      <w:r>
        <w:t>……</w:t>
      </w:r>
    </w:p>
    <w:p w14:paraId="0C63FE8F" w14:textId="77777777" w:rsidR="00555047" w:rsidRDefault="00555047" w:rsidP="004811E4">
      <w:pPr>
        <w:ind w:firstLineChars="0" w:firstLine="0"/>
        <w:rPr>
          <w:ins w:id="989" w:author="Liao Kuo" w:date="2026-04-09T16:14:00Z"/>
        </w:rPr>
      </w:pPr>
    </w:p>
    <w:p w14:paraId="73296A6B" w14:textId="77777777" w:rsidR="004811E4" w:rsidRDefault="004811E4">
      <w:pPr>
        <w:ind w:firstLineChars="0" w:firstLine="0"/>
        <w:pPrChange w:id="990" w:author="Liao Kuo" w:date="2026-04-09T16:14:00Z">
          <w:pPr>
            <w:ind w:firstLine="442"/>
          </w:pPr>
        </w:pPrChange>
      </w:pPr>
      <w:ins w:id="991" w:author="Liao Kuo" w:date="2026-04-09T16:14:00Z">
        <w:r>
          <w:rPr>
            <w:rFonts w:ascii="Consolas" w:hAnsi="Consolas"/>
            <w:b/>
            <w:color w:val="000000" w:themeColor="text1"/>
            <w:highlight w:val="green"/>
          </w:rPr>
          <w:t>3 On</w:t>
        </w:r>
      </w:ins>
    </w:p>
    <w:p w14:paraId="16E48D19" w14:textId="77777777" w:rsidR="00555047" w:rsidRDefault="002E5D19">
      <w:pPr>
        <w:pStyle w:val="ad"/>
        <w:spacing w:after="62"/>
      </w:pPr>
      <w:r>
        <w:rPr>
          <w:rFonts w:hint="eastAsia"/>
        </w:rPr>
        <w:t>Lancelot</w:t>
      </w:r>
    </w:p>
    <w:p w14:paraId="5905C63B" w14:textId="77777777" w:rsidR="00555047" w:rsidRDefault="002E5D19">
      <w:pPr>
        <w:pStyle w:val="ae"/>
        <w:ind w:firstLine="440"/>
      </w:pPr>
      <w:r>
        <w:t>I know it’s her arms that I would even die in.</w:t>
      </w:r>
    </w:p>
    <w:p w14:paraId="4D92B095" w14:textId="77777777" w:rsidR="00555047" w:rsidRDefault="002E5D19">
      <w:pPr>
        <w:pStyle w:val="ae"/>
        <w:ind w:firstLine="440"/>
      </w:pPr>
      <w:r>
        <w:t>我明知，即便死在她怀中，我也心甘情愿</w:t>
      </w:r>
    </w:p>
    <w:p w14:paraId="0F8D143B" w14:textId="77777777" w:rsidR="00555047" w:rsidRDefault="002E5D19">
      <w:pPr>
        <w:pStyle w:val="ae"/>
        <w:ind w:firstLine="440"/>
      </w:pPr>
      <w:r>
        <w:t>That’s what I cannot allow myself to dream.</w:t>
      </w:r>
    </w:p>
    <w:p w14:paraId="324DD594" w14:textId="77777777" w:rsidR="00555047" w:rsidRDefault="002E5D19">
      <w:pPr>
        <w:pStyle w:val="ae"/>
        <w:ind w:firstLine="440"/>
      </w:pPr>
      <w:r>
        <w:t>可我甚至不能允许自己哪怕只是梦想这样的场景</w:t>
      </w:r>
    </w:p>
    <w:p w14:paraId="6F0766CE" w14:textId="77777777" w:rsidR="00555047" w:rsidRDefault="002E5D19">
      <w:pPr>
        <w:pStyle w:val="ae"/>
        <w:ind w:firstLine="440"/>
      </w:pPr>
      <w:r>
        <w:t>How don’t I know how to choose from my own duty and lust.</w:t>
      </w:r>
    </w:p>
    <w:p w14:paraId="09FFD717" w14:textId="77777777" w:rsidR="00555047" w:rsidRDefault="002E5D19">
      <w:pPr>
        <w:pStyle w:val="ae"/>
        <w:ind w:firstLine="440"/>
      </w:pPr>
      <w:r>
        <w:t>我怎会不知使命与欲望之间应当如何抉择</w:t>
      </w:r>
    </w:p>
    <w:p w14:paraId="36EB3059" w14:textId="77777777" w:rsidR="00555047" w:rsidRDefault="002E5D19">
      <w:pPr>
        <w:pStyle w:val="ae"/>
        <w:ind w:firstLine="440"/>
      </w:pPr>
      <w:r>
        <w:t xml:space="preserve">Trembling, between my </w:t>
      </w:r>
      <w:del w:id="992" w:author="nostalgia" w:date="2026-04-07T23:35:00Z">
        <w:r>
          <w:delText>ration</w:delText>
        </w:r>
      </w:del>
      <w:ins w:id="993" w:author="nostalgia" w:date="2026-04-07T23:35:00Z">
        <w:r>
          <w:rPr>
            <w:rFonts w:hint="eastAsia"/>
          </w:rPr>
          <w:t>reason</w:t>
        </w:r>
      </w:ins>
      <w:r>
        <w:t xml:space="preserve"> and my burning heart.</w:t>
      </w:r>
    </w:p>
    <w:p w14:paraId="77AA9980" w14:textId="77777777" w:rsidR="00555047" w:rsidRDefault="002E5D19">
      <w:pPr>
        <w:pStyle w:val="ae"/>
        <w:ind w:firstLine="440"/>
      </w:pPr>
      <w:r>
        <w:t>尚存的理智，炽热的心，唯余我在其间无助颤抖</w:t>
      </w:r>
    </w:p>
    <w:p w14:paraId="66CFB52A" w14:textId="77777777" w:rsidR="00555047" w:rsidRDefault="002E5D19">
      <w:pPr>
        <w:ind w:firstLine="440"/>
      </w:pPr>
      <w:r>
        <w:br w:type="page"/>
      </w:r>
    </w:p>
    <w:p w14:paraId="4965FB3A" w14:textId="77777777" w:rsidR="00555047" w:rsidRDefault="002E5D19">
      <w:pPr>
        <w:pStyle w:val="ad"/>
        <w:spacing w:after="62"/>
      </w:pPr>
      <w:r>
        <w:lastRenderedPageBreak/>
        <w:t>Arthur/Guinevere/</w:t>
      </w:r>
      <w:r>
        <w:rPr>
          <w:rFonts w:hint="eastAsia"/>
        </w:rPr>
        <w:t>Lancelot</w:t>
      </w:r>
    </w:p>
    <w:p w14:paraId="6863BA48" w14:textId="77777777" w:rsidR="00555047" w:rsidRDefault="002E5D19">
      <w:pPr>
        <w:pStyle w:val="ae"/>
        <w:ind w:firstLine="440"/>
      </w:pPr>
      <w:r>
        <w:t>If I guarantee right to you all my days, all my lifetime.</w:t>
      </w:r>
    </w:p>
    <w:p w14:paraId="54EE50AB" w14:textId="77777777" w:rsidR="00555047" w:rsidRDefault="002E5D19">
      <w:pPr>
        <w:pStyle w:val="ae"/>
        <w:ind w:firstLine="440"/>
      </w:pPr>
      <w:r>
        <w:t>若我向你承诺，此生此世，全心相待。</w:t>
      </w:r>
    </w:p>
    <w:p w14:paraId="55999B44" w14:textId="77777777" w:rsidR="00555047" w:rsidRDefault="002E5D19">
      <w:pPr>
        <w:pStyle w:val="ae"/>
        <w:ind w:firstLine="440"/>
      </w:pPr>
      <w:r>
        <w:t>Would you please give back your whole heart, your promise, till the end?</w:t>
      </w:r>
    </w:p>
    <w:p w14:paraId="00E6762B" w14:textId="77777777" w:rsidR="00555047" w:rsidRDefault="002E5D19">
      <w:pPr>
        <w:pStyle w:val="ae"/>
        <w:ind w:firstLine="440"/>
      </w:pPr>
      <w:r>
        <w:t>你是否愿意回应，以你的真心与誓言，直至永恒？</w:t>
      </w:r>
    </w:p>
    <w:p w14:paraId="245009C4" w14:textId="77777777" w:rsidR="00555047" w:rsidRDefault="00555047">
      <w:pPr>
        <w:ind w:firstLine="440"/>
      </w:pPr>
    </w:p>
    <w:p w14:paraId="2D937C3F" w14:textId="77777777" w:rsidR="00555047" w:rsidRDefault="002E5D19">
      <w:pPr>
        <w:pStyle w:val="ad"/>
        <w:spacing w:after="62"/>
      </w:pPr>
      <w:r>
        <w:t>Guinevere/</w:t>
      </w:r>
      <w:r>
        <w:rPr>
          <w:rFonts w:hint="eastAsia"/>
        </w:rPr>
        <w:t>Lancelot</w:t>
      </w:r>
    </w:p>
    <w:p w14:paraId="0E124C47" w14:textId="77777777" w:rsidR="00555047" w:rsidRDefault="002E5D19">
      <w:pPr>
        <w:pStyle w:val="ae"/>
        <w:ind w:firstLine="440"/>
      </w:pPr>
      <w:r>
        <w:t>I never mean to lie.</w:t>
      </w:r>
    </w:p>
    <w:p w14:paraId="6F04F148" w14:textId="77777777" w:rsidR="00555047" w:rsidRDefault="002E5D19">
      <w:pPr>
        <w:pStyle w:val="ae"/>
        <w:ind w:firstLine="440"/>
      </w:pPr>
      <w:r>
        <w:t>我从未想过欺骗</w:t>
      </w:r>
    </w:p>
    <w:p w14:paraId="2BA9432B" w14:textId="77777777" w:rsidR="00555047" w:rsidRDefault="00555047">
      <w:pPr>
        <w:ind w:firstLine="440"/>
      </w:pPr>
    </w:p>
    <w:p w14:paraId="178288FD" w14:textId="77777777" w:rsidR="00555047" w:rsidRDefault="002E5D19">
      <w:pPr>
        <w:pStyle w:val="ad"/>
        <w:spacing w:after="62"/>
      </w:pPr>
      <w:r>
        <w:rPr>
          <w:rFonts w:hint="eastAsia"/>
        </w:rPr>
        <w:t>Arthur</w:t>
      </w:r>
    </w:p>
    <w:p w14:paraId="05CE0684" w14:textId="77777777" w:rsidR="00555047" w:rsidRDefault="002E5D19">
      <w:pPr>
        <w:pStyle w:val="ae"/>
        <w:ind w:firstLine="440"/>
      </w:pPr>
      <w:r>
        <w:t>Promise!</w:t>
      </w:r>
    </w:p>
    <w:p w14:paraId="4BDC96B2" w14:textId="77777777" w:rsidR="00555047" w:rsidRDefault="002E5D19">
      <w:pPr>
        <w:pStyle w:val="ae"/>
        <w:ind w:firstLine="440"/>
      </w:pPr>
      <w:r>
        <w:t>向我承诺！</w:t>
      </w:r>
    </w:p>
    <w:p w14:paraId="688E12F6" w14:textId="77777777" w:rsidR="00555047" w:rsidRDefault="00555047">
      <w:pPr>
        <w:ind w:firstLine="440"/>
      </w:pPr>
    </w:p>
    <w:p w14:paraId="2D7A6194" w14:textId="77777777" w:rsidR="00555047" w:rsidRDefault="002E5D19">
      <w:pPr>
        <w:pStyle w:val="ad"/>
        <w:spacing w:after="62"/>
      </w:pPr>
      <w:r>
        <w:t>Guinevere/</w:t>
      </w:r>
      <w:r>
        <w:rPr>
          <w:rFonts w:hint="eastAsia"/>
        </w:rPr>
        <w:t>Lancelot</w:t>
      </w:r>
    </w:p>
    <w:p w14:paraId="4AFE280E" w14:textId="77777777" w:rsidR="00555047" w:rsidRDefault="002E5D19">
      <w:pPr>
        <w:pStyle w:val="ae"/>
        <w:ind w:firstLine="440"/>
      </w:pPr>
      <w:r>
        <w:t>I never mean to leave.</w:t>
      </w:r>
    </w:p>
    <w:p w14:paraId="13539142" w14:textId="77777777" w:rsidR="00555047" w:rsidRDefault="002E5D19">
      <w:pPr>
        <w:pStyle w:val="ae"/>
        <w:ind w:firstLine="440"/>
      </w:pPr>
      <w:r>
        <w:t>我从未想过要离开</w:t>
      </w:r>
    </w:p>
    <w:p w14:paraId="07F8413C" w14:textId="77777777" w:rsidR="00555047" w:rsidRDefault="00555047">
      <w:pPr>
        <w:ind w:firstLine="440"/>
      </w:pPr>
    </w:p>
    <w:p w14:paraId="59EB4D5F" w14:textId="77777777" w:rsidR="00555047" w:rsidRDefault="002E5D19">
      <w:pPr>
        <w:pStyle w:val="ad"/>
        <w:spacing w:after="62"/>
      </w:pPr>
      <w:r>
        <w:rPr>
          <w:rFonts w:hint="eastAsia"/>
        </w:rPr>
        <w:t>Arthur</w:t>
      </w:r>
    </w:p>
    <w:p w14:paraId="330426A8" w14:textId="77777777" w:rsidR="00555047" w:rsidRDefault="002E5D19">
      <w:pPr>
        <w:pStyle w:val="ae"/>
        <w:ind w:firstLine="440"/>
      </w:pPr>
      <w:r>
        <w:t>Promise!</w:t>
      </w:r>
    </w:p>
    <w:p w14:paraId="414BB926" w14:textId="77777777" w:rsidR="00555047" w:rsidRDefault="002E5D19">
      <w:pPr>
        <w:pStyle w:val="ae"/>
        <w:ind w:firstLine="440"/>
      </w:pPr>
      <w:r>
        <w:t>向我承诺！</w:t>
      </w:r>
    </w:p>
    <w:p w14:paraId="110AB08A" w14:textId="77777777" w:rsidR="00555047" w:rsidRDefault="00555047">
      <w:pPr>
        <w:ind w:firstLine="440"/>
      </w:pPr>
    </w:p>
    <w:p w14:paraId="6223476B" w14:textId="77777777" w:rsidR="00555047" w:rsidRDefault="002E5D19">
      <w:pPr>
        <w:pStyle w:val="ad"/>
        <w:spacing w:after="62"/>
      </w:pPr>
      <w:r>
        <w:t>Guinevere/</w:t>
      </w:r>
      <w:r>
        <w:rPr>
          <w:rFonts w:hint="eastAsia"/>
        </w:rPr>
        <w:t>Lancelot</w:t>
      </w:r>
    </w:p>
    <w:p w14:paraId="7E77B0EE" w14:textId="77777777" w:rsidR="00555047" w:rsidRDefault="002E5D19">
      <w:pPr>
        <w:pStyle w:val="ae"/>
        <w:ind w:firstLine="440"/>
      </w:pPr>
      <w:r>
        <w:t>Can’t even come to think.</w:t>
      </w:r>
    </w:p>
    <w:p w14:paraId="50CB8B3A" w14:textId="77777777" w:rsidR="00555047" w:rsidRDefault="002E5D19">
      <w:pPr>
        <w:pStyle w:val="ae"/>
        <w:ind w:firstLine="440"/>
      </w:pPr>
      <w:r>
        <w:t>甚至不敢稍加想象</w:t>
      </w:r>
    </w:p>
    <w:p w14:paraId="2BA91826" w14:textId="77777777" w:rsidR="00555047" w:rsidRDefault="00555047">
      <w:pPr>
        <w:ind w:firstLine="440"/>
      </w:pPr>
    </w:p>
    <w:p w14:paraId="111028BF" w14:textId="77777777" w:rsidR="00555047" w:rsidRDefault="002E5D19">
      <w:pPr>
        <w:pStyle w:val="ad"/>
        <w:spacing w:after="62"/>
      </w:pPr>
      <w:r>
        <w:rPr>
          <w:rFonts w:hint="eastAsia"/>
        </w:rPr>
        <w:t>Arthur</w:t>
      </w:r>
    </w:p>
    <w:p w14:paraId="33F7F10B" w14:textId="77777777" w:rsidR="00555047" w:rsidRDefault="002E5D19">
      <w:pPr>
        <w:pStyle w:val="ae"/>
        <w:ind w:firstLine="440"/>
      </w:pPr>
      <w:r>
        <w:t>Promise, promise, now to me!</w:t>
      </w:r>
    </w:p>
    <w:p w14:paraId="49E6FBAD" w14:textId="77777777" w:rsidR="00555047" w:rsidRDefault="002E5D19">
      <w:pPr>
        <w:pStyle w:val="ae"/>
        <w:ind w:firstLine="440"/>
      </w:pPr>
      <w:r>
        <w:t>现在！立刻！向我承诺！</w:t>
      </w:r>
    </w:p>
    <w:p w14:paraId="3D51FD08" w14:textId="77777777" w:rsidR="00555047" w:rsidRDefault="00555047">
      <w:pPr>
        <w:ind w:firstLine="440"/>
      </w:pPr>
    </w:p>
    <w:p w14:paraId="0D64E5F0" w14:textId="77777777" w:rsidR="00555047" w:rsidRDefault="002E5D19">
      <w:pPr>
        <w:pStyle w:val="ad"/>
        <w:spacing w:after="62"/>
      </w:pPr>
      <w:r>
        <w:t>Guinevere/</w:t>
      </w:r>
      <w:r>
        <w:rPr>
          <w:rFonts w:hint="eastAsia"/>
        </w:rPr>
        <w:t>Lancelot</w:t>
      </w:r>
    </w:p>
    <w:p w14:paraId="72D5ED58" w14:textId="77777777" w:rsidR="00555047" w:rsidRDefault="002E5D19">
      <w:pPr>
        <w:pStyle w:val="ae"/>
        <w:ind w:firstLine="440"/>
      </w:pPr>
      <w:r>
        <w:t>I pray not to betray.</w:t>
      </w:r>
    </w:p>
    <w:p w14:paraId="13FF3BE9" w14:textId="77777777" w:rsidR="00555047" w:rsidRDefault="002E5D19">
      <w:pPr>
        <w:pStyle w:val="ae"/>
        <w:ind w:firstLine="440"/>
      </w:pPr>
      <w:r>
        <w:t>我祈求永不背叛</w:t>
      </w:r>
    </w:p>
    <w:p w14:paraId="41AA25B2" w14:textId="77777777" w:rsidR="00555047" w:rsidRDefault="00555047">
      <w:pPr>
        <w:ind w:firstLine="440"/>
      </w:pPr>
    </w:p>
    <w:p w14:paraId="37750584" w14:textId="77777777" w:rsidR="00555047" w:rsidRDefault="002E5D19">
      <w:pPr>
        <w:pStyle w:val="ad"/>
        <w:spacing w:after="62"/>
      </w:pPr>
      <w:r>
        <w:rPr>
          <w:rFonts w:hint="eastAsia"/>
        </w:rPr>
        <w:t>Arthur</w:t>
      </w:r>
    </w:p>
    <w:p w14:paraId="1F61695A" w14:textId="77777777" w:rsidR="00555047" w:rsidRDefault="002E5D19">
      <w:pPr>
        <w:pStyle w:val="ae"/>
        <w:ind w:firstLine="440"/>
      </w:pPr>
      <w:r>
        <w:t>Promise!</w:t>
      </w:r>
    </w:p>
    <w:p w14:paraId="771377B6" w14:textId="77777777" w:rsidR="00555047" w:rsidRDefault="002E5D19">
      <w:pPr>
        <w:pStyle w:val="ae"/>
        <w:ind w:firstLine="440"/>
      </w:pPr>
      <w:r>
        <w:t>向我承诺！</w:t>
      </w:r>
    </w:p>
    <w:p w14:paraId="40E46F0A" w14:textId="77777777" w:rsidR="00555047" w:rsidRDefault="00555047">
      <w:pPr>
        <w:ind w:firstLine="440"/>
      </w:pPr>
    </w:p>
    <w:p w14:paraId="16849818" w14:textId="77777777" w:rsidR="00555047" w:rsidRDefault="002E5D19">
      <w:pPr>
        <w:pStyle w:val="ad"/>
        <w:spacing w:after="62"/>
      </w:pPr>
      <w:r>
        <w:t>Guinevere/</w:t>
      </w:r>
      <w:r>
        <w:rPr>
          <w:rFonts w:hint="eastAsia"/>
        </w:rPr>
        <w:t>Lancelot</w:t>
      </w:r>
    </w:p>
    <w:p w14:paraId="77CB92CD" w14:textId="77777777" w:rsidR="00555047" w:rsidRDefault="002E5D19">
      <w:pPr>
        <w:pStyle w:val="ae"/>
        <w:ind w:firstLine="440"/>
      </w:pPr>
      <w:r>
        <w:t>I pray always to stay.</w:t>
      </w:r>
    </w:p>
    <w:p w14:paraId="57CBCA9E" w14:textId="77777777" w:rsidR="00555047" w:rsidRDefault="002E5D19">
      <w:pPr>
        <w:pStyle w:val="ae"/>
        <w:ind w:firstLine="440"/>
      </w:pPr>
      <w:r>
        <w:t>我祈求永远陪伴</w:t>
      </w:r>
    </w:p>
    <w:p w14:paraId="4028EAE3" w14:textId="77777777" w:rsidR="00555047" w:rsidRDefault="00555047">
      <w:pPr>
        <w:pStyle w:val="ae"/>
        <w:ind w:firstLine="440"/>
      </w:pPr>
    </w:p>
    <w:p w14:paraId="7CC7D7FC" w14:textId="77777777" w:rsidR="00555047" w:rsidRDefault="002E5D19">
      <w:pPr>
        <w:pStyle w:val="ad"/>
        <w:spacing w:after="62"/>
      </w:pPr>
      <w:r>
        <w:rPr>
          <w:rFonts w:hint="eastAsia"/>
        </w:rPr>
        <w:lastRenderedPageBreak/>
        <w:t>Arthur</w:t>
      </w:r>
    </w:p>
    <w:p w14:paraId="19B5D05E" w14:textId="77777777" w:rsidR="00555047" w:rsidRDefault="002E5D19">
      <w:pPr>
        <w:pStyle w:val="ae"/>
        <w:ind w:firstLine="440"/>
      </w:pPr>
      <w:r>
        <w:t>Promise!</w:t>
      </w:r>
    </w:p>
    <w:p w14:paraId="6F075653" w14:textId="77777777" w:rsidR="00555047" w:rsidRDefault="002E5D19">
      <w:pPr>
        <w:pStyle w:val="ae"/>
        <w:ind w:firstLine="440"/>
      </w:pPr>
      <w:r>
        <w:t>向我承诺！</w:t>
      </w:r>
    </w:p>
    <w:p w14:paraId="0787A67E" w14:textId="77777777" w:rsidR="00555047" w:rsidRDefault="00555047">
      <w:pPr>
        <w:ind w:firstLine="440"/>
      </w:pPr>
    </w:p>
    <w:p w14:paraId="7A0AD875" w14:textId="77777777" w:rsidR="00555047" w:rsidRDefault="002E5D19">
      <w:pPr>
        <w:pStyle w:val="ad"/>
        <w:spacing w:after="62"/>
      </w:pPr>
      <w:r>
        <w:t>Guinevere/</w:t>
      </w:r>
      <w:r>
        <w:rPr>
          <w:rFonts w:hint="eastAsia"/>
        </w:rPr>
        <w:t>Lancelot</w:t>
      </w:r>
    </w:p>
    <w:p w14:paraId="0D1EF28C" w14:textId="77777777" w:rsidR="00555047" w:rsidRDefault="002E5D19">
      <w:pPr>
        <w:pStyle w:val="ae"/>
        <w:ind w:firstLine="440"/>
      </w:pPr>
      <w:r>
        <w:t>That lust should not engrave…</w:t>
      </w:r>
    </w:p>
    <w:p w14:paraId="774BAA04" w14:textId="77777777" w:rsidR="00555047" w:rsidRDefault="002E5D19">
      <w:pPr>
        <w:pStyle w:val="ae"/>
        <w:ind w:firstLine="440"/>
      </w:pPr>
      <w:r>
        <w:t>这份欲望不该在心中铭刻</w:t>
      </w:r>
      <w:r>
        <w:t>……</w:t>
      </w:r>
    </w:p>
    <w:p w14:paraId="2CC64E65" w14:textId="77777777" w:rsidR="00555047" w:rsidRDefault="00555047">
      <w:pPr>
        <w:ind w:firstLine="440"/>
      </w:pPr>
    </w:p>
    <w:p w14:paraId="4EBA44BE" w14:textId="77777777" w:rsidR="00555047" w:rsidRDefault="002E5D19">
      <w:pPr>
        <w:pStyle w:val="ad"/>
        <w:spacing w:after="62"/>
      </w:pPr>
      <w:r>
        <w:t>Arthur/Guinevere/</w:t>
      </w:r>
      <w:r>
        <w:rPr>
          <w:rFonts w:hint="eastAsia"/>
        </w:rPr>
        <w:t>Lancelot</w:t>
      </w:r>
    </w:p>
    <w:p w14:paraId="5AEC14DF" w14:textId="77777777" w:rsidR="00555047" w:rsidRDefault="002E5D19">
      <w:pPr>
        <w:pStyle w:val="ae"/>
        <w:ind w:firstLine="440"/>
      </w:pPr>
      <w:r>
        <w:t>My God, stay with me, keep me from betrayed</w:t>
      </w:r>
    </w:p>
    <w:p w14:paraId="2DE9A5C6" w14:textId="77777777" w:rsidR="00555047" w:rsidRDefault="002E5D19">
      <w:pPr>
        <w:pStyle w:val="ae"/>
        <w:ind w:firstLine="440"/>
      </w:pPr>
      <w:r>
        <w:t>上帝啊，请与我同在，护我免于背叛的深渊</w:t>
      </w:r>
    </w:p>
    <w:p w14:paraId="778972F2" w14:textId="77777777" w:rsidR="00555047" w:rsidRDefault="002E5D19">
      <w:pPr>
        <w:pStyle w:val="ae"/>
        <w:ind w:firstLine="440"/>
      </w:pPr>
      <w:r>
        <w:t>My God, stay with me, keep me with my mind</w:t>
      </w:r>
    </w:p>
    <w:p w14:paraId="6F0B9BD5" w14:textId="77777777" w:rsidR="00555047" w:rsidRDefault="002E5D19">
      <w:pPr>
        <w:pStyle w:val="ae"/>
        <w:ind w:firstLine="440"/>
      </w:pPr>
      <w:r>
        <w:t>上帝啊，请与我同在，助我守住清明的心智</w:t>
      </w:r>
    </w:p>
    <w:p w14:paraId="2B662634" w14:textId="77777777" w:rsidR="00555047" w:rsidRDefault="002E5D19">
      <w:pPr>
        <w:pStyle w:val="ae"/>
        <w:ind w:firstLine="440"/>
      </w:pPr>
      <w:r>
        <w:t>My God, stay with me, someone comes and tempts</w:t>
      </w:r>
    </w:p>
    <w:p w14:paraId="08D45B0E" w14:textId="77777777" w:rsidR="00555047" w:rsidRDefault="002E5D19">
      <w:pPr>
        <w:pStyle w:val="ae"/>
        <w:ind w:firstLine="440"/>
      </w:pPr>
      <w:r>
        <w:t>上帝啊，请与我同在</w:t>
      </w:r>
      <w:r>
        <w:t xml:space="preserve"> </w:t>
      </w:r>
      <w:r>
        <w:rPr>
          <w:rFonts w:hint="eastAsia"/>
        </w:rPr>
        <w:t>——</w:t>
      </w:r>
      <w:r>
        <w:t xml:space="preserve"> </w:t>
      </w:r>
      <w:r>
        <w:t>有人正前来，以诱惑扰我心神</w:t>
      </w:r>
    </w:p>
    <w:p w14:paraId="55B5EA79" w14:textId="77777777" w:rsidR="00555047" w:rsidRDefault="002E5D19">
      <w:pPr>
        <w:pStyle w:val="ae"/>
        <w:ind w:firstLine="440"/>
      </w:pPr>
      <w:r>
        <w:t>My God, bless my soul, I should not give in…</w:t>
      </w:r>
    </w:p>
    <w:p w14:paraId="3EF0FB40" w14:textId="77777777" w:rsidR="00555047" w:rsidRDefault="002E5D19">
      <w:pPr>
        <w:pStyle w:val="ae"/>
        <w:ind w:firstLine="440"/>
      </w:pPr>
      <w:r>
        <w:t>上帝啊，请赐福我的灵魂，我绝不能向诱惑屈服</w:t>
      </w:r>
      <w:r>
        <w:t>……</w:t>
      </w:r>
    </w:p>
    <w:p w14:paraId="3DE3912E" w14:textId="77777777" w:rsidR="00555047" w:rsidRDefault="00555047">
      <w:pPr>
        <w:ind w:firstLine="440"/>
      </w:pPr>
    </w:p>
    <w:p w14:paraId="5E455DC3" w14:textId="77777777" w:rsidR="00555047" w:rsidRDefault="002E5D19">
      <w:pPr>
        <w:pStyle w:val="ad"/>
        <w:spacing w:after="62"/>
      </w:pPr>
      <w:r>
        <w:t>Arthur/Guinevere/</w:t>
      </w:r>
      <w:r>
        <w:rPr>
          <w:rFonts w:hint="eastAsia"/>
        </w:rPr>
        <w:t>Lancelot</w:t>
      </w:r>
    </w:p>
    <w:p w14:paraId="262AE9B1" w14:textId="77777777" w:rsidR="00555047" w:rsidRDefault="002E5D19">
      <w:pPr>
        <w:pStyle w:val="ae"/>
        <w:ind w:firstLine="440"/>
      </w:pPr>
      <w:r>
        <w:t>If I guarantee right to you all my days, all my lifetime.</w:t>
      </w:r>
    </w:p>
    <w:p w14:paraId="5753FBB3" w14:textId="77777777" w:rsidR="00555047" w:rsidRDefault="002E5D19">
      <w:pPr>
        <w:pStyle w:val="ae"/>
        <w:ind w:firstLine="440"/>
      </w:pPr>
      <w:r>
        <w:t>若我向你承诺，此生此世，全心相待。</w:t>
      </w:r>
    </w:p>
    <w:p w14:paraId="4BEBD80B" w14:textId="77777777" w:rsidR="00555047" w:rsidRDefault="002E5D19">
      <w:pPr>
        <w:pStyle w:val="ae"/>
        <w:ind w:firstLine="440"/>
      </w:pPr>
      <w:r>
        <w:t>Would you please give back your whole heart, your promise, till the end?</w:t>
      </w:r>
    </w:p>
    <w:p w14:paraId="31CC0BEB" w14:textId="77777777" w:rsidR="00555047" w:rsidRDefault="002E5D19">
      <w:pPr>
        <w:pStyle w:val="ae"/>
        <w:ind w:firstLine="440"/>
      </w:pPr>
      <w:r>
        <w:t>你是否愿意回应，以你的真心与誓言，直至永恒？</w:t>
      </w:r>
    </w:p>
    <w:p w14:paraId="7BF1FBC0" w14:textId="77777777" w:rsidR="00555047" w:rsidRDefault="00555047">
      <w:pPr>
        <w:ind w:firstLine="440"/>
      </w:pPr>
    </w:p>
    <w:p w14:paraId="0D53FC99" w14:textId="77777777" w:rsidR="00555047" w:rsidRDefault="002E5D19">
      <w:pPr>
        <w:pStyle w:val="ad"/>
        <w:spacing w:after="62"/>
      </w:pPr>
      <w:r>
        <w:t>Guinevere/</w:t>
      </w:r>
      <w:r>
        <w:rPr>
          <w:rFonts w:hint="eastAsia"/>
        </w:rPr>
        <w:t>Lancelot</w:t>
      </w:r>
    </w:p>
    <w:p w14:paraId="6A0E3932" w14:textId="77777777" w:rsidR="00555047" w:rsidRDefault="002E5D19">
      <w:pPr>
        <w:pStyle w:val="ae"/>
        <w:ind w:firstLine="440"/>
      </w:pPr>
      <w:r>
        <w:t>I never mean to lie.</w:t>
      </w:r>
    </w:p>
    <w:p w14:paraId="3EB5152C" w14:textId="77777777" w:rsidR="00555047" w:rsidRDefault="002E5D19">
      <w:pPr>
        <w:pStyle w:val="ae"/>
        <w:ind w:firstLine="440"/>
      </w:pPr>
      <w:r>
        <w:t>我从未想过欺骗</w:t>
      </w:r>
    </w:p>
    <w:p w14:paraId="43FA02F0" w14:textId="77777777" w:rsidR="00555047" w:rsidRDefault="00555047">
      <w:pPr>
        <w:ind w:firstLine="440"/>
      </w:pPr>
    </w:p>
    <w:p w14:paraId="694F95BD" w14:textId="77777777" w:rsidR="00555047" w:rsidRDefault="002E5D19">
      <w:pPr>
        <w:pStyle w:val="ad"/>
        <w:spacing w:after="62"/>
      </w:pPr>
      <w:r>
        <w:rPr>
          <w:rFonts w:hint="eastAsia"/>
        </w:rPr>
        <w:t>Arthur</w:t>
      </w:r>
    </w:p>
    <w:p w14:paraId="2D306AB9" w14:textId="77777777" w:rsidR="00555047" w:rsidRDefault="002E5D19">
      <w:pPr>
        <w:pStyle w:val="ae"/>
        <w:ind w:firstLine="440"/>
      </w:pPr>
      <w:r>
        <w:t>Promise!</w:t>
      </w:r>
    </w:p>
    <w:p w14:paraId="357B06BC" w14:textId="77777777" w:rsidR="00555047" w:rsidRDefault="002E5D19">
      <w:pPr>
        <w:pStyle w:val="ae"/>
        <w:ind w:firstLine="440"/>
      </w:pPr>
      <w:r>
        <w:t>向我承诺！</w:t>
      </w:r>
    </w:p>
    <w:p w14:paraId="4BBE37BB" w14:textId="77777777" w:rsidR="00555047" w:rsidRDefault="00555047">
      <w:pPr>
        <w:ind w:firstLine="440"/>
      </w:pPr>
    </w:p>
    <w:p w14:paraId="5B6CEE2D" w14:textId="77777777" w:rsidR="00555047" w:rsidRDefault="002E5D19">
      <w:pPr>
        <w:pStyle w:val="ad"/>
        <w:spacing w:after="62"/>
      </w:pPr>
      <w:r>
        <w:t>Guinevere/</w:t>
      </w:r>
      <w:r>
        <w:rPr>
          <w:rFonts w:hint="eastAsia"/>
        </w:rPr>
        <w:t>Lancelot</w:t>
      </w:r>
    </w:p>
    <w:p w14:paraId="7CFA2E1A" w14:textId="77777777" w:rsidR="00555047" w:rsidRDefault="002E5D19">
      <w:pPr>
        <w:pStyle w:val="ae"/>
        <w:ind w:firstLine="440"/>
      </w:pPr>
      <w:r>
        <w:t>I never mean to leave.</w:t>
      </w:r>
    </w:p>
    <w:p w14:paraId="24C7A205" w14:textId="77777777" w:rsidR="00555047" w:rsidRDefault="002E5D19">
      <w:pPr>
        <w:pStyle w:val="ae"/>
        <w:ind w:firstLine="440"/>
      </w:pPr>
      <w:r>
        <w:t>我从未想过要离开</w:t>
      </w:r>
    </w:p>
    <w:p w14:paraId="199F55FD" w14:textId="77777777" w:rsidR="00555047" w:rsidRDefault="00555047">
      <w:pPr>
        <w:ind w:firstLine="440"/>
      </w:pPr>
    </w:p>
    <w:p w14:paraId="10B278EB" w14:textId="77777777" w:rsidR="00555047" w:rsidRDefault="002E5D19">
      <w:pPr>
        <w:pStyle w:val="ad"/>
        <w:spacing w:after="62"/>
      </w:pPr>
      <w:r>
        <w:rPr>
          <w:rFonts w:hint="eastAsia"/>
        </w:rPr>
        <w:t>Arthur</w:t>
      </w:r>
    </w:p>
    <w:p w14:paraId="29D59714" w14:textId="77777777" w:rsidR="00555047" w:rsidRDefault="002E5D19">
      <w:pPr>
        <w:pStyle w:val="ae"/>
        <w:ind w:firstLine="440"/>
      </w:pPr>
      <w:r>
        <w:t>Promise!</w:t>
      </w:r>
    </w:p>
    <w:p w14:paraId="0211AD97" w14:textId="77777777" w:rsidR="00555047" w:rsidRDefault="002E5D19">
      <w:pPr>
        <w:pStyle w:val="ae"/>
        <w:ind w:firstLine="440"/>
      </w:pPr>
      <w:r>
        <w:t>向我承诺！</w:t>
      </w:r>
    </w:p>
    <w:p w14:paraId="7B3D2CBA" w14:textId="77777777" w:rsidR="00555047" w:rsidRDefault="00555047">
      <w:pPr>
        <w:ind w:firstLine="440"/>
      </w:pPr>
    </w:p>
    <w:p w14:paraId="74E9E896" w14:textId="77777777" w:rsidR="00555047" w:rsidRDefault="002E5D19">
      <w:pPr>
        <w:ind w:firstLine="440"/>
      </w:pPr>
      <w:r>
        <w:br w:type="page"/>
      </w:r>
    </w:p>
    <w:p w14:paraId="4C8CAD90" w14:textId="77777777" w:rsidR="00555047" w:rsidRDefault="002E5D19">
      <w:pPr>
        <w:pStyle w:val="ad"/>
        <w:spacing w:after="62"/>
      </w:pPr>
      <w:r>
        <w:lastRenderedPageBreak/>
        <w:t>Guinevere/</w:t>
      </w:r>
      <w:r>
        <w:rPr>
          <w:rFonts w:hint="eastAsia"/>
        </w:rPr>
        <w:t>Lancelot</w:t>
      </w:r>
    </w:p>
    <w:p w14:paraId="4BEB5CE1" w14:textId="77777777" w:rsidR="00555047" w:rsidRDefault="002E5D19">
      <w:pPr>
        <w:pStyle w:val="ae"/>
        <w:ind w:firstLine="440"/>
      </w:pPr>
      <w:r>
        <w:t>Can’t even come to think.</w:t>
      </w:r>
    </w:p>
    <w:p w14:paraId="1F570F56" w14:textId="77777777" w:rsidR="00555047" w:rsidRDefault="002E5D19">
      <w:pPr>
        <w:pStyle w:val="ae"/>
        <w:ind w:firstLine="440"/>
      </w:pPr>
      <w:r>
        <w:t>甚至不敢稍加想象</w:t>
      </w:r>
    </w:p>
    <w:p w14:paraId="69F429C9" w14:textId="77777777" w:rsidR="00555047" w:rsidRDefault="00555047">
      <w:pPr>
        <w:ind w:firstLine="440"/>
      </w:pPr>
    </w:p>
    <w:p w14:paraId="56F3F22A" w14:textId="77777777" w:rsidR="00555047" w:rsidRDefault="002E5D19">
      <w:pPr>
        <w:pStyle w:val="ad"/>
        <w:spacing w:after="62"/>
      </w:pPr>
      <w:r>
        <w:rPr>
          <w:rFonts w:hint="eastAsia"/>
        </w:rPr>
        <w:t>Arthur</w:t>
      </w:r>
    </w:p>
    <w:p w14:paraId="679E0F8B" w14:textId="77777777" w:rsidR="00555047" w:rsidRDefault="002E5D19">
      <w:pPr>
        <w:pStyle w:val="ae"/>
        <w:ind w:firstLine="440"/>
      </w:pPr>
      <w:r>
        <w:t>Promise, I need, now to me!</w:t>
      </w:r>
    </w:p>
    <w:p w14:paraId="35C742FB" w14:textId="77777777" w:rsidR="00555047" w:rsidRDefault="002E5D19">
      <w:pPr>
        <w:pStyle w:val="ae"/>
        <w:ind w:firstLine="440"/>
      </w:pPr>
      <w:r>
        <w:t>现在！我需要你！向我承诺！</w:t>
      </w:r>
    </w:p>
    <w:p w14:paraId="386157D9" w14:textId="77777777" w:rsidR="00555047" w:rsidRDefault="00555047">
      <w:pPr>
        <w:ind w:firstLine="440"/>
      </w:pPr>
    </w:p>
    <w:p w14:paraId="0973F04F" w14:textId="77777777" w:rsidR="00555047" w:rsidRDefault="002E5D19">
      <w:pPr>
        <w:pStyle w:val="ad"/>
        <w:spacing w:after="62"/>
      </w:pPr>
      <w:r>
        <w:t>Guinevere/</w:t>
      </w:r>
      <w:r>
        <w:rPr>
          <w:rFonts w:hint="eastAsia"/>
        </w:rPr>
        <w:t>Lancelot</w:t>
      </w:r>
    </w:p>
    <w:p w14:paraId="3FD6BD53" w14:textId="77777777" w:rsidR="00555047" w:rsidRDefault="002E5D19">
      <w:pPr>
        <w:pStyle w:val="ae"/>
        <w:ind w:firstLine="440"/>
      </w:pPr>
      <w:r>
        <w:t>I pray not to betray.</w:t>
      </w:r>
    </w:p>
    <w:p w14:paraId="2C29DC97" w14:textId="77777777" w:rsidR="00555047" w:rsidRDefault="002E5D19">
      <w:pPr>
        <w:pStyle w:val="ae"/>
        <w:ind w:firstLine="440"/>
      </w:pPr>
      <w:r>
        <w:t>我祈求永不背叛</w:t>
      </w:r>
    </w:p>
    <w:p w14:paraId="5D00529D" w14:textId="77777777" w:rsidR="00555047" w:rsidRDefault="00555047">
      <w:pPr>
        <w:ind w:firstLine="440"/>
      </w:pPr>
    </w:p>
    <w:p w14:paraId="706E2EFE" w14:textId="77777777" w:rsidR="00555047" w:rsidRDefault="002E5D19">
      <w:pPr>
        <w:pStyle w:val="ad"/>
        <w:spacing w:after="62"/>
      </w:pPr>
      <w:r>
        <w:rPr>
          <w:rFonts w:hint="eastAsia"/>
        </w:rPr>
        <w:t>Arthur</w:t>
      </w:r>
    </w:p>
    <w:p w14:paraId="4E0DBDEF" w14:textId="77777777" w:rsidR="00555047" w:rsidRDefault="002E5D19">
      <w:pPr>
        <w:pStyle w:val="ae"/>
        <w:ind w:firstLine="440"/>
      </w:pPr>
      <w:r>
        <w:t>Promise!</w:t>
      </w:r>
    </w:p>
    <w:p w14:paraId="003C56D0" w14:textId="77777777" w:rsidR="00555047" w:rsidRDefault="002E5D19">
      <w:pPr>
        <w:pStyle w:val="ae"/>
        <w:ind w:firstLine="440"/>
      </w:pPr>
      <w:r>
        <w:t>向我承诺！</w:t>
      </w:r>
    </w:p>
    <w:p w14:paraId="25DB2D00" w14:textId="77777777" w:rsidR="00555047" w:rsidRDefault="00555047">
      <w:pPr>
        <w:ind w:firstLine="440"/>
      </w:pPr>
    </w:p>
    <w:p w14:paraId="645A1EC2" w14:textId="77777777" w:rsidR="00555047" w:rsidRDefault="002E5D19">
      <w:pPr>
        <w:pStyle w:val="ad"/>
        <w:spacing w:after="62"/>
      </w:pPr>
      <w:r>
        <w:t>Guinevere/</w:t>
      </w:r>
      <w:r>
        <w:rPr>
          <w:rFonts w:hint="eastAsia"/>
        </w:rPr>
        <w:t>Lancelot</w:t>
      </w:r>
    </w:p>
    <w:p w14:paraId="705AE4D2" w14:textId="77777777" w:rsidR="00555047" w:rsidRDefault="002E5D19">
      <w:pPr>
        <w:pStyle w:val="ae"/>
        <w:ind w:firstLine="440"/>
      </w:pPr>
      <w:r>
        <w:t>I pray always to stay.</w:t>
      </w:r>
    </w:p>
    <w:p w14:paraId="6A093F27" w14:textId="77777777" w:rsidR="00555047" w:rsidRDefault="002E5D19">
      <w:pPr>
        <w:pStyle w:val="ae"/>
        <w:ind w:firstLine="440"/>
      </w:pPr>
      <w:r>
        <w:t>我祈求永远陪伴</w:t>
      </w:r>
    </w:p>
    <w:p w14:paraId="7FC8A689" w14:textId="77777777" w:rsidR="00555047" w:rsidRDefault="00555047">
      <w:pPr>
        <w:ind w:firstLine="440"/>
      </w:pPr>
    </w:p>
    <w:p w14:paraId="4FA9E123" w14:textId="77777777" w:rsidR="00555047" w:rsidRDefault="002E5D19">
      <w:pPr>
        <w:pStyle w:val="ad"/>
        <w:spacing w:after="62"/>
      </w:pPr>
      <w:r>
        <w:rPr>
          <w:rFonts w:hint="eastAsia"/>
        </w:rPr>
        <w:t>Arthur</w:t>
      </w:r>
    </w:p>
    <w:p w14:paraId="432ECFDC" w14:textId="77777777" w:rsidR="00555047" w:rsidRDefault="002E5D19">
      <w:pPr>
        <w:pStyle w:val="ae"/>
        <w:ind w:firstLine="440"/>
      </w:pPr>
      <w:r>
        <w:t>Promise!</w:t>
      </w:r>
    </w:p>
    <w:p w14:paraId="75E90415" w14:textId="77777777" w:rsidR="00555047" w:rsidRDefault="002E5D19">
      <w:pPr>
        <w:pStyle w:val="ae"/>
        <w:ind w:firstLine="440"/>
      </w:pPr>
      <w:r>
        <w:t>向我承诺！</w:t>
      </w:r>
    </w:p>
    <w:p w14:paraId="074E9FAE" w14:textId="77777777" w:rsidR="00555047" w:rsidRDefault="00555047">
      <w:pPr>
        <w:ind w:firstLine="440"/>
      </w:pPr>
    </w:p>
    <w:p w14:paraId="6E508809" w14:textId="77777777" w:rsidR="00555047" w:rsidRDefault="002E5D19">
      <w:pPr>
        <w:pStyle w:val="ad"/>
        <w:spacing w:after="62"/>
      </w:pPr>
      <w:r>
        <w:t>Guinevere/</w:t>
      </w:r>
      <w:r>
        <w:rPr>
          <w:rFonts w:hint="eastAsia"/>
        </w:rPr>
        <w:t>Lancelot</w:t>
      </w:r>
    </w:p>
    <w:p w14:paraId="227FB975" w14:textId="77777777" w:rsidR="00555047" w:rsidRDefault="002E5D19">
      <w:pPr>
        <w:pStyle w:val="ae"/>
        <w:ind w:firstLine="440"/>
      </w:pPr>
      <w:r>
        <w:t>That lust should not engrave…</w:t>
      </w:r>
    </w:p>
    <w:p w14:paraId="18FA7E78" w14:textId="77777777" w:rsidR="00555047" w:rsidRDefault="002E5D19">
      <w:pPr>
        <w:pStyle w:val="ae"/>
        <w:ind w:firstLine="440"/>
      </w:pPr>
      <w:r>
        <w:t>这份欲望不该在心中铭刻</w:t>
      </w:r>
      <w:r>
        <w:t>……</w:t>
      </w:r>
    </w:p>
    <w:p w14:paraId="5CD28793" w14:textId="77777777" w:rsidR="00555047" w:rsidRDefault="00555047">
      <w:pPr>
        <w:ind w:firstLine="440"/>
      </w:pPr>
    </w:p>
    <w:p w14:paraId="13A80545" w14:textId="77777777" w:rsidR="00555047" w:rsidRDefault="002E5D19">
      <w:pPr>
        <w:pStyle w:val="ad"/>
        <w:spacing w:after="62"/>
      </w:pPr>
      <w:r>
        <w:t>Arthur/Guinevere/</w:t>
      </w:r>
      <w:r>
        <w:rPr>
          <w:rFonts w:hint="eastAsia"/>
        </w:rPr>
        <w:t>Lancelot</w:t>
      </w:r>
    </w:p>
    <w:p w14:paraId="2FDEED00" w14:textId="77777777" w:rsidR="00555047" w:rsidRDefault="002E5D19">
      <w:pPr>
        <w:pStyle w:val="ae"/>
        <w:ind w:firstLine="440"/>
      </w:pPr>
      <w:r>
        <w:t>Would you please give back your whole heart, your promise, till the end?</w:t>
      </w:r>
    </w:p>
    <w:p w14:paraId="1636F70A" w14:textId="77777777" w:rsidR="00555047" w:rsidRDefault="002E5D19">
      <w:pPr>
        <w:pStyle w:val="ae"/>
        <w:ind w:firstLine="440"/>
      </w:pPr>
      <w:r>
        <w:t>你是否愿意回应，以你的真心与誓言，直至永恒？</w:t>
      </w:r>
    </w:p>
    <w:p w14:paraId="55AFEC89" w14:textId="77777777" w:rsidR="00555047" w:rsidRDefault="00555047" w:rsidP="004811E4">
      <w:pPr>
        <w:pStyle w:val="ae"/>
        <w:ind w:firstLineChars="0" w:firstLine="0"/>
        <w:rPr>
          <w:ins w:id="994" w:author="Liao Kuo" w:date="2026-04-09T16:15:00Z"/>
        </w:rPr>
      </w:pPr>
    </w:p>
    <w:p w14:paraId="59121C8F" w14:textId="55F0C393" w:rsidR="004811E4" w:rsidRDefault="004811E4">
      <w:pPr>
        <w:pStyle w:val="ae"/>
        <w:ind w:firstLineChars="0" w:firstLine="0"/>
        <w:pPrChange w:id="995" w:author="Liao Kuo" w:date="2026-04-09T16:15:00Z">
          <w:pPr>
            <w:pStyle w:val="ae"/>
            <w:ind w:firstLine="442"/>
          </w:pPr>
        </w:pPrChange>
      </w:pPr>
      <w:ins w:id="996" w:author="Liao Kuo" w:date="2026-04-09T16:15:00Z">
        <w:r>
          <w:rPr>
            <w:rFonts w:ascii="Consolas" w:hAnsi="Consolas"/>
            <w:b/>
            <w:color w:val="000000" w:themeColor="text1"/>
            <w:highlight w:val="green"/>
          </w:rPr>
          <w:t>5 On,</w:t>
        </w:r>
        <w:r w:rsidRPr="004D1128">
          <w:rPr>
            <w:rFonts w:ascii="Consolas" w:hAnsi="Consolas"/>
            <w:b/>
            <w:color w:val="000000" w:themeColor="text1"/>
            <w:highlight w:val="red"/>
            <w:rPrChange w:id="997" w:author="Z Richard" w:date="2026-04-23T16:39:00Z" w16du:dateUtc="2026-04-23T08:39:00Z">
              <w:rPr>
                <w:rFonts w:ascii="Consolas" w:hAnsi="Consolas"/>
                <w:b/>
                <w:color w:val="000000" w:themeColor="text1"/>
                <w:highlight w:val="green"/>
              </w:rPr>
            </w:rPrChange>
          </w:rPr>
          <w:t xml:space="preserve"> </w:t>
        </w:r>
        <w:r w:rsidRPr="004811E4">
          <w:rPr>
            <w:rFonts w:ascii="Consolas" w:hAnsi="Consolas"/>
            <w:b/>
            <w:color w:val="FFFFFF" w:themeColor="background1"/>
            <w:highlight w:val="red"/>
            <w:rPrChange w:id="998" w:author="Liao Kuo" w:date="2026-04-09T16:15:00Z">
              <w:rPr>
                <w:rFonts w:ascii="Consolas" w:hAnsi="Consolas"/>
                <w:b/>
                <w:color w:val="000000" w:themeColor="text1"/>
                <w:highlight w:val="green"/>
              </w:rPr>
            </w:rPrChange>
          </w:rPr>
          <w:t>3 Off</w:t>
        </w:r>
      </w:ins>
      <w:ins w:id="999" w:author="Z Richard" w:date="2026-04-23T16:38:00Z" w16du:dateUtc="2026-04-23T08:38:00Z">
        <w:r w:rsidR="0075695A" w:rsidRPr="0075695A">
          <w:rPr>
            <w:rFonts w:ascii="Consolas" w:hAnsi="Consolas"/>
            <w:b/>
            <w:color w:val="FFFFFF" w:themeColor="background1"/>
            <w:highlight w:val="red"/>
            <w:rPrChange w:id="1000" w:author="Z Richard" w:date="2026-04-23T16:38:00Z" w16du:dateUtc="2026-04-23T08:38:00Z">
              <w:rPr>
                <w:rFonts w:ascii="Consolas" w:hAnsi="Consolas"/>
                <w:b/>
                <w:color w:val="FFFFFF" w:themeColor="background1"/>
              </w:rPr>
            </w:rPrChange>
          </w:rPr>
          <w:t xml:space="preserve">, </w:t>
        </w:r>
      </w:ins>
      <w:ins w:id="1001" w:author="Z Richard" w:date="2026-04-23T22:38:00Z" w16du:dateUtc="2026-04-23T14:38:00Z">
        <w:r w:rsidR="00C21B84">
          <w:rPr>
            <w:rFonts w:ascii="Consolas" w:hAnsi="Consolas"/>
            <w:b/>
            <w:color w:val="FFFFFF" w:themeColor="background1"/>
            <w:highlight w:val="red"/>
          </w:rPr>
          <w:t>伴奏</w:t>
        </w:r>
        <w:r w:rsidR="00C21B84">
          <w:rPr>
            <w:rFonts w:ascii="Consolas" w:hAnsi="Consolas"/>
            <w:b/>
            <w:color w:val="FFFFFF" w:themeColor="background1"/>
            <w:highlight w:val="red"/>
          </w:rPr>
          <w:t xml:space="preserve"> </w:t>
        </w:r>
      </w:ins>
      <w:ins w:id="1002" w:author="Z Richard" w:date="2026-04-23T16:38:00Z" w16du:dateUtc="2026-04-23T08:38:00Z">
        <w:r w:rsidR="0075695A" w:rsidRPr="0075695A">
          <w:rPr>
            <w:rFonts w:ascii="Consolas" w:hAnsi="Consolas"/>
            <w:b/>
            <w:color w:val="FFFFFF" w:themeColor="background1"/>
            <w:highlight w:val="red"/>
            <w:rPrChange w:id="1003" w:author="Z Richard" w:date="2026-04-23T16:38:00Z" w16du:dateUtc="2026-04-23T08:38:00Z">
              <w:rPr>
                <w:rFonts w:ascii="Consolas" w:hAnsi="Consolas"/>
                <w:b/>
                <w:color w:val="FFFFFF" w:themeColor="background1"/>
              </w:rPr>
            </w:rPrChange>
          </w:rPr>
          <w:t>Down</w:t>
        </w:r>
      </w:ins>
    </w:p>
    <w:p w14:paraId="26DE7D28" w14:textId="77777777" w:rsidR="00555047" w:rsidRDefault="002E5D19">
      <w:pPr>
        <w:pStyle w:val="1"/>
        <w:spacing w:before="156" w:after="156"/>
      </w:pPr>
      <w:bookmarkStart w:id="1004" w:name="_Toc10838"/>
      <w:r>
        <w:rPr>
          <w:rFonts w:ascii="Dearest Friend lite" w:hAnsi="Dearest Friend lite" w:cs="Dearest Friend lite"/>
          <w:sz w:val="40"/>
          <w:szCs w:val="22"/>
        </w:rPr>
        <w:lastRenderedPageBreak/>
        <w:t>20</w:t>
      </w:r>
      <w:r>
        <w:t xml:space="preserve"> </w:t>
      </w:r>
      <w:r>
        <w:rPr>
          <w:rFonts w:hint="eastAsia"/>
        </w:rPr>
        <w:t xml:space="preserve"> </w:t>
      </w:r>
      <w:r>
        <w:t>Wedding</w:t>
      </w:r>
      <w:bookmarkEnd w:id="1004"/>
    </w:p>
    <w:p w14:paraId="7473837C" w14:textId="20E192A5" w:rsidR="006D3819" w:rsidRDefault="006D3819" w:rsidP="006D3819">
      <w:pPr>
        <w:ind w:firstLineChars="0" w:firstLine="0"/>
        <w:rPr>
          <w:ins w:id="1005" w:author="Z Richard" w:date="2026-04-23T16:39:00Z" w16du:dateUtc="2026-04-23T08:39:00Z"/>
          <w:rFonts w:ascii="Consolas" w:hAnsi="Consolas"/>
          <w:b/>
          <w:color w:val="000000" w:themeColor="text1"/>
          <w:highlight w:val="green"/>
        </w:rPr>
      </w:pPr>
      <w:ins w:id="1006" w:author="Z Richard" w:date="2026-04-23T16:39:00Z" w16du:dateUtc="2026-04-23T08:39:00Z">
        <w:r>
          <w:rPr>
            <w:rFonts w:ascii="Consolas" w:hAnsi="Consolas" w:hint="eastAsia"/>
            <w:b/>
            <w:color w:val="215E99" w:themeColor="text2" w:themeTint="BF"/>
          </w:rPr>
          <w:t>台词戏，涉及演员</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r>
          <w:rPr>
            <w:rFonts w:ascii="Consolas" w:hAnsi="Consolas" w:hint="eastAsia"/>
            <w:b/>
            <w:color w:val="215E99" w:themeColor="text2" w:themeTint="BF"/>
          </w:rPr>
          <w:t>Guinevere (2)</w:t>
        </w:r>
        <w:r>
          <w:rPr>
            <w:rFonts w:ascii="Consolas" w:hAnsi="Consolas" w:hint="eastAsia"/>
            <w:b/>
            <w:color w:val="215E99" w:themeColor="text2" w:themeTint="BF"/>
          </w:rPr>
          <w:t>、</w:t>
        </w:r>
        <w:r>
          <w:rPr>
            <w:rFonts w:ascii="Consolas" w:hAnsi="Consolas" w:hint="eastAsia"/>
            <w:b/>
            <w:color w:val="215E99" w:themeColor="text2" w:themeTint="BF"/>
          </w:rPr>
          <w:t>Merlin (5)</w:t>
        </w:r>
      </w:ins>
    </w:p>
    <w:p w14:paraId="40742DE4" w14:textId="77777777" w:rsidR="00555047" w:rsidRDefault="00555047" w:rsidP="006D3819">
      <w:pPr>
        <w:ind w:firstLineChars="0" w:firstLine="0"/>
        <w:rPr>
          <w:ins w:id="1007" w:author="Z Richard" w:date="2026-04-23T16:39:00Z" w16du:dateUtc="2026-04-23T08:39:00Z"/>
        </w:rPr>
      </w:pPr>
    </w:p>
    <w:p w14:paraId="3F8EB845" w14:textId="77777777" w:rsidR="006D3819" w:rsidRDefault="006D3819">
      <w:pPr>
        <w:ind w:firstLineChars="0" w:firstLine="0"/>
        <w:pPrChange w:id="1008" w:author="Z Richard" w:date="2026-04-23T16:39:00Z" w16du:dateUtc="2026-04-23T08:39:00Z">
          <w:pPr>
            <w:ind w:firstLine="440"/>
          </w:pPr>
        </w:pPrChange>
      </w:pPr>
    </w:p>
    <w:p w14:paraId="44114CCF" w14:textId="77777777" w:rsidR="00555047" w:rsidRDefault="002E5D19">
      <w:pPr>
        <w:pStyle w:val="ad"/>
        <w:spacing w:after="62"/>
      </w:pPr>
      <w:r>
        <w:rPr>
          <w:rFonts w:hint="eastAsia"/>
        </w:rPr>
        <w:t>Merlin</w:t>
      </w:r>
    </w:p>
    <w:p w14:paraId="66BC77E4" w14:textId="77777777" w:rsidR="00555047" w:rsidRDefault="002E5D19">
      <w:pPr>
        <w:ind w:firstLine="440"/>
      </w:pPr>
      <w:r>
        <w:t>By the sky, the water, the fire, and the ground.</w:t>
      </w:r>
    </w:p>
    <w:p w14:paraId="675045BC" w14:textId="77777777" w:rsidR="00555047" w:rsidRDefault="002E5D19">
      <w:pPr>
        <w:ind w:firstLine="440"/>
      </w:pPr>
      <w:r>
        <w:t>以天空、流水、火焰与大地为证。</w:t>
      </w:r>
    </w:p>
    <w:p w14:paraId="0D902A52" w14:textId="77777777" w:rsidR="00555047" w:rsidRDefault="00555047">
      <w:pPr>
        <w:ind w:firstLine="440"/>
      </w:pPr>
    </w:p>
    <w:p w14:paraId="6EB44A47" w14:textId="77777777" w:rsidR="00555047" w:rsidRDefault="002E5D19">
      <w:pPr>
        <w:pStyle w:val="ad"/>
        <w:spacing w:after="62"/>
      </w:pPr>
      <w:r>
        <w:t>Arthur/</w:t>
      </w:r>
      <w:r>
        <w:rPr>
          <w:rFonts w:hint="eastAsia"/>
        </w:rPr>
        <w:t>Guinevere</w:t>
      </w:r>
    </w:p>
    <w:p w14:paraId="1592725E" w14:textId="77777777" w:rsidR="00555047" w:rsidRDefault="002E5D19">
      <w:pPr>
        <w:ind w:firstLine="440"/>
      </w:pPr>
      <w:r>
        <w:t>By the sky, the water, the fire, and the ground.</w:t>
      </w:r>
    </w:p>
    <w:p w14:paraId="2E3A3B45" w14:textId="77777777" w:rsidR="00555047" w:rsidRDefault="002E5D19">
      <w:pPr>
        <w:ind w:firstLine="440"/>
      </w:pPr>
      <w:r>
        <w:t>以天空、流水、火焰与大地为证。</w:t>
      </w:r>
    </w:p>
    <w:p w14:paraId="0B00859C" w14:textId="77777777" w:rsidR="00555047" w:rsidRDefault="00555047">
      <w:pPr>
        <w:ind w:firstLine="440"/>
      </w:pPr>
    </w:p>
    <w:p w14:paraId="2E126659" w14:textId="77777777" w:rsidR="00555047" w:rsidRDefault="002E5D19">
      <w:pPr>
        <w:pStyle w:val="ad"/>
        <w:spacing w:after="62"/>
      </w:pPr>
      <w:r>
        <w:rPr>
          <w:rFonts w:hint="eastAsia"/>
        </w:rPr>
        <w:t>Merlin</w:t>
      </w:r>
    </w:p>
    <w:p w14:paraId="12ED3269" w14:textId="77777777" w:rsidR="00555047" w:rsidRDefault="002E5D19">
      <w:pPr>
        <w:ind w:firstLine="440"/>
      </w:pPr>
      <w:r>
        <w:t xml:space="preserve">I bless you, Arthur Pendragon, and you, Guinevere of </w:t>
      </w:r>
      <w:proofErr w:type="spellStart"/>
      <w:r>
        <w:t>Camelide</w:t>
      </w:r>
      <w:proofErr w:type="spellEnd"/>
      <w:r>
        <w:t>. I bless your union. May it strengthen your duty, and bring happiness and peace to your people. In front of the Oak of Ancestors, do swear: love and loyalty, until the end of life.</w:t>
      </w:r>
    </w:p>
    <w:p w14:paraId="30B3A3F6" w14:textId="77777777" w:rsidR="00555047" w:rsidRDefault="002E5D19">
      <w:pPr>
        <w:ind w:firstLine="440"/>
      </w:pPr>
      <w:r>
        <w:t>我为你，亚瑟</w:t>
      </w:r>
      <w:r>
        <w:t>·</w:t>
      </w:r>
      <w:r>
        <w:t>潘德拉贡，和你，卡梅利亚的桂妮薇儿，送上祝福。我祝福你们的结合</w:t>
      </w:r>
      <w:r>
        <w:t xml:space="preserve"> </w:t>
      </w:r>
      <w:r>
        <w:rPr>
          <w:rFonts w:hint="eastAsia"/>
        </w:rPr>
        <w:t>——</w:t>
      </w:r>
      <w:r>
        <w:t xml:space="preserve"> </w:t>
      </w:r>
      <w:r>
        <w:t>愿这份羁绊坚定你们的使命，为子民带来幸福与安宁。在先祖橡树之前，请你们起誓：坚守爱与忠诚，直至生命尽头。</w:t>
      </w:r>
    </w:p>
    <w:p w14:paraId="76A5E895" w14:textId="77777777" w:rsidR="00555047" w:rsidRDefault="00555047" w:rsidP="004811E4">
      <w:pPr>
        <w:ind w:firstLineChars="0" w:firstLine="0"/>
        <w:rPr>
          <w:ins w:id="1009" w:author="Liao Kuo" w:date="2026-04-09T16:15:00Z"/>
        </w:rPr>
      </w:pPr>
    </w:p>
    <w:p w14:paraId="55D8A2A0" w14:textId="77777777" w:rsidR="004811E4" w:rsidRPr="004811E4" w:rsidRDefault="004811E4">
      <w:pPr>
        <w:ind w:firstLineChars="0" w:firstLine="0"/>
        <w:rPr>
          <w:color w:val="FFFFFF" w:themeColor="background1"/>
          <w:rPrChange w:id="1010" w:author="Liao Kuo" w:date="2026-04-09T16:15:00Z">
            <w:rPr/>
          </w:rPrChange>
        </w:rPr>
        <w:pPrChange w:id="1011" w:author="Liao Kuo" w:date="2026-04-09T16:15:00Z">
          <w:pPr>
            <w:ind w:firstLine="442"/>
          </w:pPr>
        </w:pPrChange>
      </w:pPr>
      <w:ins w:id="1012" w:author="Liao Kuo" w:date="2026-04-09T16:15:00Z">
        <w:r w:rsidRPr="004811E4">
          <w:rPr>
            <w:rFonts w:ascii="Consolas" w:hAnsi="Consolas"/>
            <w:b/>
            <w:color w:val="FFFFFF" w:themeColor="background1"/>
            <w:highlight w:val="red"/>
            <w:rPrChange w:id="1013" w:author="Liao Kuo" w:date="2026-04-09T16:15:00Z">
              <w:rPr>
                <w:rFonts w:ascii="Consolas" w:hAnsi="Consolas"/>
                <w:b/>
                <w:color w:val="000000" w:themeColor="text1"/>
                <w:highlight w:val="green"/>
              </w:rPr>
            </w:rPrChange>
          </w:rPr>
          <w:t>5 Off</w:t>
        </w:r>
      </w:ins>
    </w:p>
    <w:p w14:paraId="72E3AFC2" w14:textId="77777777" w:rsidR="00555047" w:rsidRDefault="002E5D19">
      <w:pPr>
        <w:pStyle w:val="ad"/>
        <w:spacing w:after="62"/>
      </w:pPr>
      <w:r>
        <w:t>Arthur/</w:t>
      </w:r>
      <w:r>
        <w:rPr>
          <w:rFonts w:hint="eastAsia"/>
        </w:rPr>
        <w:t>Guinevere</w:t>
      </w:r>
    </w:p>
    <w:p w14:paraId="23DAAB4D" w14:textId="77777777" w:rsidR="00555047" w:rsidRDefault="002E5D19">
      <w:pPr>
        <w:ind w:firstLine="440"/>
      </w:pPr>
      <w:r>
        <w:t>Love and loyalty, until the end of life.</w:t>
      </w:r>
    </w:p>
    <w:p w14:paraId="16EA6C56" w14:textId="77777777" w:rsidR="00555047" w:rsidRDefault="002E5D19">
      <w:pPr>
        <w:ind w:firstLine="440"/>
      </w:pPr>
      <w:r>
        <w:t>坚守爱与忠诚，直至生命尽头。</w:t>
      </w:r>
    </w:p>
    <w:p w14:paraId="3A4ADE08" w14:textId="77777777" w:rsidR="00555047" w:rsidRDefault="00555047">
      <w:pPr>
        <w:ind w:firstLine="440"/>
      </w:pPr>
    </w:p>
    <w:p w14:paraId="6534BAFC" w14:textId="77777777" w:rsidR="00555047" w:rsidRDefault="002E5D19">
      <w:pPr>
        <w:pStyle w:val="ad"/>
        <w:spacing w:after="62"/>
      </w:pPr>
      <w:r>
        <w:rPr>
          <w:rFonts w:hint="eastAsia"/>
        </w:rPr>
        <w:t>Arthur</w:t>
      </w:r>
    </w:p>
    <w:p w14:paraId="32F64CD5" w14:textId="77777777" w:rsidR="00555047" w:rsidRDefault="002E5D19">
      <w:pPr>
        <w:ind w:firstLine="440"/>
      </w:pPr>
      <w:r>
        <w:t>I swear.</w:t>
      </w:r>
    </w:p>
    <w:p w14:paraId="2DEE67D0" w14:textId="77777777" w:rsidR="00555047" w:rsidRDefault="002E5D19">
      <w:pPr>
        <w:ind w:firstLine="440"/>
      </w:pPr>
      <w:r>
        <w:t>我发誓。</w:t>
      </w:r>
    </w:p>
    <w:p w14:paraId="2E1167A3" w14:textId="77777777" w:rsidR="00555047" w:rsidRDefault="00555047">
      <w:pPr>
        <w:ind w:firstLine="440"/>
      </w:pPr>
    </w:p>
    <w:p w14:paraId="6CC1A038" w14:textId="77777777" w:rsidR="00555047" w:rsidRDefault="002E5D19">
      <w:pPr>
        <w:pStyle w:val="ad"/>
        <w:spacing w:after="62"/>
      </w:pPr>
      <w:r>
        <w:rPr>
          <w:rFonts w:hint="eastAsia"/>
        </w:rPr>
        <w:t>Guinevere</w:t>
      </w:r>
    </w:p>
    <w:p w14:paraId="5B2C7389" w14:textId="77777777" w:rsidR="00555047" w:rsidRDefault="002E5D19">
      <w:pPr>
        <w:ind w:firstLine="440"/>
      </w:pPr>
      <w:r>
        <w:t>I swear.</w:t>
      </w:r>
    </w:p>
    <w:p w14:paraId="53593DE3" w14:textId="77777777" w:rsidR="00555047" w:rsidRDefault="002E5D19">
      <w:pPr>
        <w:ind w:firstLine="440"/>
      </w:pPr>
      <w:r>
        <w:t>我发誓。</w:t>
      </w:r>
    </w:p>
    <w:p w14:paraId="21A8159E" w14:textId="2E19CADE" w:rsidR="00555047" w:rsidRDefault="004811E4">
      <w:pPr>
        <w:ind w:firstLineChars="0" w:firstLine="0"/>
        <w:pPrChange w:id="1014" w:author="Liao Kuo" w:date="2026-04-09T16:16:00Z">
          <w:pPr>
            <w:ind w:firstLine="442"/>
          </w:pPr>
        </w:pPrChange>
      </w:pPr>
      <w:ins w:id="1015" w:author="Liao Kuo" w:date="2026-04-09T16:16:00Z">
        <w:r w:rsidRPr="004811E4">
          <w:rPr>
            <w:rFonts w:ascii="Consolas" w:hAnsi="Consolas"/>
            <w:b/>
            <w:color w:val="FFFFFF" w:themeColor="background1"/>
            <w:highlight w:val="red"/>
            <w:rPrChange w:id="1016" w:author="Liao Kuo" w:date="2026-04-09T16:16:00Z">
              <w:rPr>
                <w:rFonts w:ascii="Consolas" w:hAnsi="Consolas"/>
                <w:b/>
                <w:color w:val="000000" w:themeColor="text1"/>
                <w:highlight w:val="green"/>
              </w:rPr>
            </w:rPrChange>
          </w:rPr>
          <w:t>1 2 Off,</w:t>
        </w:r>
        <w:r>
          <w:rPr>
            <w:rFonts w:ascii="Consolas" w:hAnsi="Consolas"/>
            <w:b/>
            <w:color w:val="000000" w:themeColor="text1"/>
            <w:highlight w:val="green"/>
          </w:rPr>
          <w:t xml:space="preserve"> 3 On</w:t>
        </w:r>
      </w:ins>
      <w:ins w:id="1017" w:author="Z Richard" w:date="2026-04-23T16:39:00Z" w16du:dateUtc="2026-04-23T08:39:00Z">
        <w:r w:rsidR="00CD2F54" w:rsidRPr="0051476B">
          <w:rPr>
            <w:rFonts w:ascii="Consolas" w:hAnsi="Consolas"/>
            <w:b/>
            <w:color w:val="000000" w:themeColor="text1"/>
            <w:highlight w:val="green"/>
            <w:rPrChange w:id="1018" w:author="Z Richard" w:date="2026-04-23T16:39:00Z" w16du:dateUtc="2026-04-23T08:39:00Z">
              <w:rPr>
                <w:rFonts w:ascii="Consolas" w:hAnsi="Consolas"/>
                <w:b/>
                <w:color w:val="000000" w:themeColor="text1"/>
              </w:rPr>
            </w:rPrChange>
          </w:rPr>
          <w:t xml:space="preserve">, </w:t>
        </w:r>
      </w:ins>
      <w:ins w:id="1019" w:author="Z Richard" w:date="2026-04-24T02:14:00Z" w16du:dateUtc="2026-04-23T18:14:00Z">
        <w:r w:rsidR="00565801">
          <w:rPr>
            <w:rFonts w:ascii="Consolas" w:hAnsi="Consolas"/>
            <w:b/>
            <w:color w:val="000000" w:themeColor="text1"/>
            <w:highlight w:val="green"/>
          </w:rPr>
          <w:t>伴奏</w:t>
        </w:r>
        <w:r w:rsidR="00565801">
          <w:rPr>
            <w:rFonts w:ascii="Consolas" w:hAnsi="Consolas"/>
            <w:b/>
            <w:color w:val="000000" w:themeColor="text1"/>
            <w:highlight w:val="green"/>
          </w:rPr>
          <w:t>Up</w:t>
        </w:r>
      </w:ins>
    </w:p>
    <w:p w14:paraId="4852144E" w14:textId="77777777" w:rsidR="00555047" w:rsidRDefault="002E5D19">
      <w:pPr>
        <w:pStyle w:val="a3"/>
      </w:pPr>
      <w:r>
        <w:t>[</w:t>
      </w:r>
      <w:r>
        <w:rPr>
          <w:rFonts w:hint="eastAsia"/>
        </w:rPr>
        <w:t xml:space="preserve"> </w:t>
      </w:r>
      <w:r>
        <w:t>Arthur</w:t>
      </w:r>
      <w:r>
        <w:t>和</w:t>
      </w:r>
      <w:r>
        <w:t>Guinevere</w:t>
      </w:r>
      <w:r>
        <w:t>在满座宾客的见证下交换了婚誓，所有人都用或假意或真诚的微笑祝福着他们，唯有</w:t>
      </w:r>
      <w:r>
        <w:t>Lancelot</w:t>
      </w:r>
      <w:r>
        <w:t>在恍惚出神。他的世界里，时间仿佛停止了流动</w:t>
      </w:r>
      <w:r>
        <w:rPr>
          <w:rFonts w:hint="eastAsia"/>
        </w:rPr>
        <w:t>——</w:t>
      </w:r>
      <w:r>
        <w:rPr>
          <w:rFonts w:hint="eastAsia"/>
        </w:rPr>
        <w:t xml:space="preserve"> </w:t>
      </w:r>
      <w:r>
        <w:t>]</w:t>
      </w:r>
    </w:p>
    <w:p w14:paraId="0FE1E03C" w14:textId="77777777" w:rsidR="00555047" w:rsidRDefault="00555047">
      <w:pPr>
        <w:ind w:firstLine="440"/>
      </w:pPr>
    </w:p>
    <w:p w14:paraId="676426DA" w14:textId="77777777" w:rsidR="00555047" w:rsidRDefault="002E5D19">
      <w:pPr>
        <w:pStyle w:val="1"/>
        <w:spacing w:before="156" w:after="156"/>
      </w:pPr>
      <w:bookmarkStart w:id="1020" w:name="_Toc11146"/>
      <w:r>
        <w:rPr>
          <w:rFonts w:ascii="Dearest Friend lite" w:hAnsi="Dearest Friend lite" w:cs="Dearest Friend lite"/>
          <w:sz w:val="40"/>
          <w:szCs w:val="22"/>
        </w:rPr>
        <w:lastRenderedPageBreak/>
        <w:t>21</w:t>
      </w:r>
      <w:r>
        <w:t xml:space="preserve"> </w:t>
      </w:r>
      <w:r>
        <w:rPr>
          <w:rFonts w:hint="eastAsia"/>
        </w:rPr>
        <w:t xml:space="preserve"> </w:t>
      </w:r>
      <w:r>
        <w:t xml:space="preserve">Love </w:t>
      </w:r>
      <w:r>
        <w:rPr>
          <w:rFonts w:hint="eastAsia"/>
        </w:rPr>
        <w:t>M</w:t>
      </w:r>
      <w:r>
        <w:t xml:space="preserve">akes </w:t>
      </w:r>
      <w:r>
        <w:rPr>
          <w:rFonts w:hint="eastAsia"/>
        </w:rPr>
        <w:t>M</w:t>
      </w:r>
      <w:r>
        <w:t xml:space="preserve">e a </w:t>
      </w:r>
      <w:r>
        <w:rPr>
          <w:rFonts w:hint="eastAsia"/>
        </w:rPr>
        <w:t>F</w:t>
      </w:r>
      <w:r>
        <w:t>ool</w:t>
      </w:r>
      <w:bookmarkEnd w:id="1020"/>
    </w:p>
    <w:p w14:paraId="0C61F32C" w14:textId="02C3B164" w:rsidR="000544C3" w:rsidRPr="000544C3" w:rsidRDefault="007026D7">
      <w:pPr>
        <w:ind w:firstLineChars="0" w:firstLine="0"/>
        <w:rPr>
          <w:ins w:id="1021" w:author="Z Richard" w:date="2026-04-23T16:40:00Z" w16du:dateUtc="2026-04-23T08:40:00Z"/>
          <w:rFonts w:ascii="Consolas" w:hAnsi="Consolas"/>
          <w:b/>
          <w:color w:val="215E99" w:themeColor="text2" w:themeTint="BF"/>
          <w:rPrChange w:id="1022" w:author="Z Richard" w:date="2026-04-23T16:40:00Z" w16du:dateUtc="2026-04-23T08:40:00Z">
            <w:rPr>
              <w:ins w:id="1023" w:author="Z Richard" w:date="2026-04-23T16:40:00Z" w16du:dateUtc="2026-04-23T08:40:00Z"/>
              <w:rFonts w:ascii="Consolas" w:hAnsi="Consolas"/>
              <w:b/>
              <w:color w:val="000000" w:themeColor="text1"/>
              <w:highlight w:val="green"/>
            </w:rPr>
          </w:rPrChange>
        </w:rPr>
      </w:pPr>
      <w:ins w:id="1024" w:author="Z Richard" w:date="2026-04-23T16:40:00Z" w16du:dateUtc="2026-04-23T08:40:00Z">
        <w:r>
          <w:rPr>
            <w:rFonts w:ascii="Consolas" w:hAnsi="Consolas" w:hint="eastAsia"/>
            <w:b/>
            <w:color w:val="215E99" w:themeColor="text2" w:themeTint="BF"/>
          </w:rPr>
          <w:t>Lancelot</w:t>
        </w:r>
        <w:r w:rsidR="000544C3">
          <w:rPr>
            <w:rFonts w:ascii="Consolas" w:hAnsi="Consolas" w:hint="eastAsia"/>
            <w:b/>
            <w:color w:val="215E99" w:themeColor="text2" w:themeTint="BF"/>
          </w:rPr>
          <w:t xml:space="preserve"> (3) </w:t>
        </w:r>
        <w:r w:rsidR="000544C3">
          <w:rPr>
            <w:rFonts w:ascii="Consolas" w:hAnsi="Consolas" w:hint="eastAsia"/>
            <w:b/>
            <w:color w:val="215E99" w:themeColor="text2" w:themeTint="BF"/>
          </w:rPr>
          <w:t>唱</w:t>
        </w:r>
        <w:r w:rsidR="000544C3">
          <w:rPr>
            <w:rFonts w:ascii="Consolas" w:hAnsi="Consolas" w:hint="eastAsia"/>
            <w:b/>
            <w:color w:val="215E99" w:themeColor="text2" w:themeTint="BF"/>
          </w:rPr>
          <w:t xml:space="preserve"> (</w:t>
        </w:r>
        <w:r w:rsidR="000544C3">
          <w:rPr>
            <w:rFonts w:ascii="Consolas" w:hAnsi="Consolas" w:hint="eastAsia"/>
            <w:b/>
            <w:color w:val="215E99" w:themeColor="text2" w:themeTint="BF"/>
          </w:rPr>
          <w:t>有预录和声</w:t>
        </w:r>
        <w:r w:rsidR="000544C3">
          <w:rPr>
            <w:rFonts w:ascii="Consolas" w:hAnsi="Consolas" w:hint="eastAsia"/>
            <w:b/>
            <w:color w:val="215E99" w:themeColor="text2" w:themeTint="BF"/>
          </w:rPr>
          <w:t>)</w:t>
        </w:r>
      </w:ins>
    </w:p>
    <w:p w14:paraId="6EF7C76E" w14:textId="77777777" w:rsidR="000544C3" w:rsidRDefault="000544C3">
      <w:pPr>
        <w:ind w:firstLineChars="0" w:firstLine="0"/>
        <w:rPr>
          <w:ins w:id="1025" w:author="Z Richard" w:date="2026-04-23T16:40:00Z" w16du:dateUtc="2026-04-23T08:40:00Z"/>
          <w:rFonts w:ascii="Consolas" w:hAnsi="Consolas"/>
          <w:b/>
          <w:color w:val="000000" w:themeColor="text1"/>
          <w:highlight w:val="green"/>
        </w:rPr>
      </w:pPr>
    </w:p>
    <w:p w14:paraId="083356DC" w14:textId="126605C3" w:rsidR="00555047" w:rsidRDefault="004811E4">
      <w:pPr>
        <w:ind w:firstLineChars="0" w:firstLine="0"/>
        <w:pPrChange w:id="1026" w:author="Liao Kuo" w:date="2026-04-09T16:16:00Z">
          <w:pPr>
            <w:ind w:firstLine="442"/>
          </w:pPr>
        </w:pPrChange>
      </w:pPr>
      <w:ins w:id="1027" w:author="Liao Kuo" w:date="2026-04-09T16:16:00Z">
        <w:r>
          <w:rPr>
            <w:rFonts w:ascii="Consolas" w:hAnsi="Consolas"/>
            <w:b/>
            <w:color w:val="000000" w:themeColor="text1"/>
            <w:highlight w:val="green"/>
          </w:rPr>
          <w:t>3 On</w:t>
        </w:r>
      </w:ins>
    </w:p>
    <w:p w14:paraId="3497EB59" w14:textId="77777777" w:rsidR="00555047" w:rsidRDefault="002E5D19">
      <w:pPr>
        <w:pStyle w:val="ad"/>
        <w:spacing w:after="62"/>
      </w:pPr>
      <w:r>
        <w:rPr>
          <w:rFonts w:hint="eastAsia"/>
        </w:rPr>
        <w:t>Lancelot</w:t>
      </w:r>
    </w:p>
    <w:p w14:paraId="432C7C5D" w14:textId="77777777" w:rsidR="00555047" w:rsidRDefault="002E5D19">
      <w:pPr>
        <w:pStyle w:val="ae"/>
        <w:ind w:firstLine="440"/>
      </w:pPr>
      <w:r>
        <w:t>I hear my heart curls up for pain.</w:t>
      </w:r>
    </w:p>
    <w:p w14:paraId="1CABDD1F" w14:textId="77777777" w:rsidR="00555047" w:rsidRDefault="002E5D19">
      <w:pPr>
        <w:pStyle w:val="ae"/>
        <w:ind w:firstLine="440"/>
      </w:pPr>
      <w:r>
        <w:t>我听见自己的心因痛苦而蜷缩</w:t>
      </w:r>
    </w:p>
    <w:p w14:paraId="084E9FDE" w14:textId="77777777" w:rsidR="00555047" w:rsidRDefault="002E5D19">
      <w:pPr>
        <w:pStyle w:val="ae"/>
        <w:ind w:firstLine="440"/>
      </w:pPr>
      <w:r>
        <w:t>Tried my best to refrain the beast in my heart so constrained.</w:t>
      </w:r>
    </w:p>
    <w:p w14:paraId="4B57C491" w14:textId="77777777" w:rsidR="00555047" w:rsidRDefault="002E5D19">
      <w:pPr>
        <w:pStyle w:val="ae"/>
        <w:ind w:firstLine="440"/>
      </w:pPr>
      <w:r>
        <w:t>我拼尽全力压制心中囚禁的野兽</w:t>
      </w:r>
    </w:p>
    <w:p w14:paraId="011CBC02" w14:textId="77777777" w:rsidR="00555047" w:rsidRDefault="002E5D19">
      <w:pPr>
        <w:pStyle w:val="ae"/>
        <w:ind w:firstLine="440"/>
      </w:pPr>
      <w:r>
        <w:t>I see the light that’s in your eyes, </w:t>
      </w:r>
    </w:p>
    <w:p w14:paraId="46653739" w14:textId="77777777" w:rsidR="00555047" w:rsidRDefault="002E5D19">
      <w:pPr>
        <w:pStyle w:val="ae"/>
        <w:ind w:firstLine="440"/>
      </w:pPr>
      <w:r>
        <w:t>我看见你眼中的光</w:t>
      </w:r>
    </w:p>
    <w:p w14:paraId="34045CC7" w14:textId="77777777" w:rsidR="00555047" w:rsidRDefault="002E5D19">
      <w:pPr>
        <w:pStyle w:val="ae"/>
        <w:ind w:firstLine="440"/>
      </w:pPr>
      <w:r>
        <w:t>shining out so bright, that I would guard with my own life.</w:t>
      </w:r>
    </w:p>
    <w:p w14:paraId="2667FFC8" w14:textId="77777777" w:rsidR="00555047" w:rsidRDefault="002E5D19">
      <w:pPr>
        <w:pStyle w:val="ae"/>
        <w:ind w:firstLine="440"/>
      </w:pPr>
      <w:r>
        <w:t>那般耀眼明亮，我愿以性命守护这光芒</w:t>
      </w:r>
    </w:p>
    <w:p w14:paraId="7ECC6C0D" w14:textId="77777777" w:rsidR="00555047" w:rsidRDefault="002E5D19">
      <w:pPr>
        <w:pStyle w:val="ae"/>
        <w:ind w:firstLine="440"/>
      </w:pPr>
      <w:r>
        <w:t>I used to know what I’ll be fighting for.</w:t>
      </w:r>
    </w:p>
    <w:p w14:paraId="035A2B1C" w14:textId="77777777" w:rsidR="00555047" w:rsidRDefault="002E5D19">
      <w:pPr>
        <w:pStyle w:val="ae"/>
        <w:ind w:firstLine="440"/>
      </w:pPr>
      <w:r>
        <w:t>从前我清楚，自己为何而战</w:t>
      </w:r>
    </w:p>
    <w:p w14:paraId="3534725E" w14:textId="77777777" w:rsidR="00555047" w:rsidRDefault="002E5D19">
      <w:pPr>
        <w:pStyle w:val="ae"/>
        <w:ind w:firstLine="440"/>
      </w:pPr>
      <w:r>
        <w:t>Now I seem lost with my souls about to fall.</w:t>
      </w:r>
    </w:p>
    <w:p w14:paraId="38144588" w14:textId="77777777" w:rsidR="00555047" w:rsidRDefault="002E5D19">
      <w:pPr>
        <w:pStyle w:val="ae"/>
        <w:ind w:firstLine="440"/>
      </w:pPr>
      <w:r>
        <w:t>如今却只剩迷茫，灵魂仿佛即将坠落深渊</w:t>
      </w:r>
    </w:p>
    <w:p w14:paraId="7CBC53E2" w14:textId="77777777" w:rsidR="00555047" w:rsidRDefault="002E5D19">
      <w:pPr>
        <w:pStyle w:val="ae"/>
        <w:ind w:firstLine="440"/>
      </w:pPr>
      <w:r>
        <w:t>Love makes me a fool, what a fool, such a fool</w:t>
      </w:r>
    </w:p>
    <w:p w14:paraId="5FEB115E" w14:textId="77777777" w:rsidR="00555047" w:rsidRDefault="002E5D19">
      <w:pPr>
        <w:pStyle w:val="ae"/>
        <w:ind w:firstLine="440"/>
      </w:pPr>
      <w:r>
        <w:t>爱情让我成了傻瓜，彻头彻尾，无可救药</w:t>
      </w:r>
    </w:p>
    <w:p w14:paraId="58061E2F" w14:textId="77777777" w:rsidR="00555047" w:rsidRDefault="002E5D19">
      <w:pPr>
        <w:pStyle w:val="ae"/>
        <w:ind w:firstLine="440"/>
      </w:pPr>
      <w:r>
        <w:t>Knowing all the lure but can’t help bite the hook.</w:t>
      </w:r>
    </w:p>
    <w:p w14:paraId="7DC0E582" w14:textId="77777777" w:rsidR="00555047" w:rsidRDefault="002E5D19">
      <w:pPr>
        <w:pStyle w:val="ae"/>
        <w:ind w:firstLine="440"/>
      </w:pPr>
      <w:r>
        <w:rPr>
          <w:rFonts w:hint="eastAsia"/>
        </w:rPr>
        <w:t>——</w:t>
      </w:r>
      <w:r>
        <w:t>明知那是诱惑的陷阱，却仍忍不住上钩</w:t>
      </w:r>
    </w:p>
    <w:p w14:paraId="6C31B6C4" w14:textId="77777777" w:rsidR="00555047" w:rsidRDefault="002E5D19">
      <w:pPr>
        <w:pStyle w:val="ae"/>
        <w:ind w:firstLine="440"/>
      </w:pPr>
      <w:r>
        <w:t>Malice freely roots, in the nook, brings the shook,</w:t>
      </w:r>
    </w:p>
    <w:p w14:paraId="4A3D77DC" w14:textId="77777777" w:rsidR="00555047" w:rsidRDefault="002E5D19">
      <w:pPr>
        <w:pStyle w:val="ae"/>
        <w:ind w:firstLine="440"/>
      </w:pPr>
      <w:r>
        <w:t>恶念在心中角落肆意扎根，带来无尽震颤</w:t>
      </w:r>
    </w:p>
    <w:p w14:paraId="332C1A19" w14:textId="77777777" w:rsidR="00555047" w:rsidRDefault="002E5D19">
      <w:pPr>
        <w:pStyle w:val="ae"/>
        <w:ind w:firstLine="440"/>
      </w:pPr>
      <w:r>
        <w:t>leaving me alone, suffocated by, a fate of this cruel.</w:t>
      </w:r>
    </w:p>
    <w:p w14:paraId="3DF20F7E" w14:textId="77777777" w:rsidR="00555047" w:rsidRDefault="002E5D19">
      <w:pPr>
        <w:pStyle w:val="ae"/>
        <w:ind w:firstLine="440"/>
      </w:pPr>
      <w:r>
        <w:t>独留我一人，被这残酷的宿命扼住咽喉</w:t>
      </w:r>
    </w:p>
    <w:p w14:paraId="0A492985" w14:textId="77777777" w:rsidR="00555047" w:rsidRDefault="00555047">
      <w:pPr>
        <w:pStyle w:val="ae"/>
        <w:ind w:firstLine="440"/>
      </w:pPr>
    </w:p>
    <w:p w14:paraId="33CA9781" w14:textId="77777777" w:rsidR="00555047" w:rsidRDefault="002E5D19">
      <w:pPr>
        <w:pStyle w:val="ae"/>
        <w:ind w:firstLine="440"/>
      </w:pPr>
      <w:r>
        <w:t>Tell me what brings all this scare.</w:t>
      </w:r>
    </w:p>
    <w:p w14:paraId="7E22EE93" w14:textId="77777777" w:rsidR="00555047" w:rsidRDefault="002E5D19">
      <w:pPr>
        <w:pStyle w:val="ae"/>
        <w:ind w:firstLine="440"/>
      </w:pPr>
      <w:r>
        <w:t>告诉我，是什么带来了这无尽恐惧？</w:t>
      </w:r>
    </w:p>
    <w:p w14:paraId="1D277EE2" w14:textId="77777777" w:rsidR="00555047" w:rsidRDefault="002E5D19">
      <w:pPr>
        <w:pStyle w:val="ae"/>
        <w:ind w:firstLine="440"/>
      </w:pPr>
      <w:r>
        <w:t>Of my mind so aware, I’m so close to the helpless err.</w:t>
      </w:r>
    </w:p>
    <w:p w14:paraId="0F3B52C9" w14:textId="77777777" w:rsidR="00555047" w:rsidRDefault="002E5D19">
      <w:pPr>
        <w:pStyle w:val="ae"/>
        <w:ind w:firstLine="440"/>
      </w:pPr>
      <w:r>
        <w:t>理智明明清醒，我却离那无助的过错如此之近</w:t>
      </w:r>
    </w:p>
    <w:p w14:paraId="71E3A2B6" w14:textId="77777777" w:rsidR="00555047" w:rsidRDefault="002E5D19">
      <w:pPr>
        <w:pStyle w:val="ae"/>
        <w:ind w:firstLine="440"/>
      </w:pPr>
      <w:r>
        <w:t>Name it, what more to endure,</w:t>
      </w:r>
    </w:p>
    <w:p w14:paraId="44E61B13" w14:textId="77777777" w:rsidR="00555047" w:rsidRDefault="002E5D19">
      <w:pPr>
        <w:pStyle w:val="ae"/>
        <w:ind w:firstLine="440"/>
      </w:pPr>
      <w:r>
        <w:t>说吧，还要忍受多少煎熬？</w:t>
      </w:r>
    </w:p>
    <w:p w14:paraId="4AA98497" w14:textId="77777777" w:rsidR="00555047" w:rsidRDefault="002E5D19">
      <w:pPr>
        <w:pStyle w:val="ae"/>
        <w:ind w:firstLine="440"/>
      </w:pPr>
      <w:r>
        <w:t>I’m torn by this allure, God, my soul is no longer pure.</w:t>
      </w:r>
    </w:p>
    <w:p w14:paraId="645062C7" w14:textId="77777777" w:rsidR="00555047" w:rsidRDefault="002E5D19">
      <w:pPr>
        <w:pStyle w:val="ae"/>
        <w:ind w:firstLine="440"/>
      </w:pPr>
      <w:r>
        <w:t>这诱惑将我撕裂，上帝啊，我的灵魂已不再纯净</w:t>
      </w:r>
    </w:p>
    <w:p w14:paraId="7AEA68E5" w14:textId="77777777" w:rsidR="00555047" w:rsidRDefault="002E5D19">
      <w:pPr>
        <w:pStyle w:val="ae"/>
        <w:ind w:firstLine="440"/>
      </w:pPr>
      <w:r>
        <w:t>Branded with sin, despise me please, my King.</w:t>
      </w:r>
    </w:p>
    <w:p w14:paraId="0DC71C05" w14:textId="77777777" w:rsidR="00555047" w:rsidRDefault="002E5D19">
      <w:pPr>
        <w:pStyle w:val="ae"/>
        <w:ind w:firstLine="440"/>
      </w:pPr>
      <w:r>
        <w:t>我身负罪孽的烙印，吾王，求你唾弃我吧</w:t>
      </w:r>
    </w:p>
    <w:p w14:paraId="2A8AA4FD" w14:textId="77777777" w:rsidR="00555047" w:rsidRDefault="002E5D19">
      <w:pPr>
        <w:pStyle w:val="ae"/>
        <w:ind w:firstLine="440"/>
      </w:pPr>
      <w:r>
        <w:t>Send me to death, instead of to forgive.</w:t>
      </w:r>
    </w:p>
    <w:p w14:paraId="23E84817" w14:textId="77777777" w:rsidR="00555047" w:rsidRDefault="002E5D19">
      <w:pPr>
        <w:pStyle w:val="ae"/>
        <w:ind w:firstLine="440"/>
      </w:pPr>
      <w:r>
        <w:t>赐我一死，而非宽恕</w:t>
      </w:r>
      <w:r>
        <w:t xml:space="preserve"> </w:t>
      </w:r>
      <w:r>
        <w:rPr>
          <w:rFonts w:hint="eastAsia"/>
        </w:rPr>
        <w:t>——</w:t>
      </w:r>
      <w:r>
        <w:t xml:space="preserve"> </w:t>
      </w:r>
      <w:r>
        <w:t>我不配得到原谅</w:t>
      </w:r>
    </w:p>
    <w:p w14:paraId="21226D74" w14:textId="77777777" w:rsidR="00555047" w:rsidRDefault="002E5D19">
      <w:pPr>
        <w:pStyle w:val="ae"/>
        <w:ind w:firstLine="440"/>
      </w:pPr>
      <w:r>
        <w:t>Love makes me a fool, what a fool, such a fool</w:t>
      </w:r>
    </w:p>
    <w:p w14:paraId="40CDBF7A" w14:textId="77777777" w:rsidR="00555047" w:rsidRDefault="002E5D19">
      <w:pPr>
        <w:pStyle w:val="ae"/>
        <w:ind w:firstLine="440"/>
      </w:pPr>
      <w:r>
        <w:t>爱情让我成了傻瓜，彻头彻尾，无可救药</w:t>
      </w:r>
    </w:p>
    <w:p w14:paraId="303777F9" w14:textId="77777777" w:rsidR="00555047" w:rsidRDefault="002E5D19">
      <w:pPr>
        <w:pStyle w:val="ae"/>
        <w:ind w:firstLine="440"/>
      </w:pPr>
      <w:r>
        <w:t>Knowing all the lure but can’t help bite the hook.</w:t>
      </w:r>
    </w:p>
    <w:p w14:paraId="5B025E54" w14:textId="77777777" w:rsidR="00555047" w:rsidRDefault="002E5D19">
      <w:pPr>
        <w:pStyle w:val="ae"/>
        <w:ind w:firstLine="440"/>
      </w:pPr>
      <w:r>
        <w:rPr>
          <w:rFonts w:hint="eastAsia"/>
        </w:rPr>
        <w:t>——</w:t>
      </w:r>
      <w:r>
        <w:t>明知那是诱惑的陷阱，却仍忍不住上钩</w:t>
      </w:r>
    </w:p>
    <w:p w14:paraId="04E99250" w14:textId="77777777" w:rsidR="00555047" w:rsidRDefault="002E5D19">
      <w:pPr>
        <w:pStyle w:val="ae"/>
        <w:ind w:firstLine="440"/>
      </w:pPr>
      <w:r>
        <w:t>Malice freely roots, in the nook, brings the shook,</w:t>
      </w:r>
    </w:p>
    <w:p w14:paraId="0F9EB9B8" w14:textId="77777777" w:rsidR="00555047" w:rsidRDefault="002E5D19">
      <w:pPr>
        <w:pStyle w:val="ae"/>
        <w:ind w:firstLine="440"/>
      </w:pPr>
      <w:r>
        <w:lastRenderedPageBreak/>
        <w:t>恶念在心中角落肆意扎根，带来无尽震颤</w:t>
      </w:r>
    </w:p>
    <w:p w14:paraId="5747733A" w14:textId="77777777" w:rsidR="00555047" w:rsidRDefault="002E5D19">
      <w:pPr>
        <w:pStyle w:val="ae"/>
        <w:ind w:firstLine="440"/>
      </w:pPr>
      <w:r>
        <w:t>leaving me alone, suffocated by, a fate of this cruel.</w:t>
      </w:r>
    </w:p>
    <w:p w14:paraId="6B1C586D" w14:textId="77777777" w:rsidR="00555047" w:rsidRDefault="002E5D19">
      <w:pPr>
        <w:pStyle w:val="ae"/>
        <w:ind w:firstLine="440"/>
      </w:pPr>
      <w:r>
        <w:t>独留我一人，被这残酷的宿命扼住咽喉</w:t>
      </w:r>
    </w:p>
    <w:p w14:paraId="39793E11" w14:textId="77777777" w:rsidR="00555047" w:rsidRDefault="00555047">
      <w:pPr>
        <w:pStyle w:val="ae"/>
        <w:ind w:firstLine="440"/>
      </w:pPr>
    </w:p>
    <w:p w14:paraId="7B4EDE60" w14:textId="77777777" w:rsidR="00555047" w:rsidRDefault="002E5D19">
      <w:pPr>
        <w:pStyle w:val="ae"/>
        <w:ind w:firstLine="440"/>
      </w:pPr>
      <w:r>
        <w:t>Do cease this drool.</w:t>
      </w:r>
    </w:p>
    <w:p w14:paraId="1BB5FEAA" w14:textId="77777777" w:rsidR="00555047" w:rsidRDefault="002E5D19">
      <w:pPr>
        <w:pStyle w:val="ae"/>
        <w:ind w:firstLine="440"/>
      </w:pPr>
      <w:r>
        <w:t>别再这般痴心妄想</w:t>
      </w:r>
    </w:p>
    <w:p w14:paraId="2FF787EA" w14:textId="77777777" w:rsidR="00555047" w:rsidRDefault="002E5D19">
      <w:pPr>
        <w:pStyle w:val="ae"/>
        <w:ind w:firstLine="440"/>
      </w:pPr>
      <w:r>
        <w:t>Don’t be that fool. </w:t>
      </w:r>
    </w:p>
    <w:p w14:paraId="4625F2C6" w14:textId="77777777" w:rsidR="00555047" w:rsidRDefault="002E5D19">
      <w:pPr>
        <w:pStyle w:val="ae"/>
        <w:ind w:firstLine="440"/>
      </w:pPr>
      <w:r>
        <w:t>别再做那个傻瓜</w:t>
      </w:r>
    </w:p>
    <w:p w14:paraId="38DF7CCF" w14:textId="77777777" w:rsidR="00555047" w:rsidRDefault="00555047">
      <w:pPr>
        <w:ind w:firstLine="440"/>
      </w:pPr>
    </w:p>
    <w:p w14:paraId="70C3D3BC" w14:textId="77777777" w:rsidR="00555047" w:rsidRDefault="002E5D19">
      <w:pPr>
        <w:pStyle w:val="a3"/>
      </w:pPr>
      <w:r>
        <w:t>[</w:t>
      </w:r>
      <w:r>
        <w:rPr>
          <w:rFonts w:hint="eastAsia"/>
        </w:rPr>
        <w:t xml:space="preserve"> </w:t>
      </w:r>
      <w:r>
        <w:t>婚礼结束，新人和宾客们各自散去，只有</w:t>
      </w:r>
      <w:r>
        <w:t>Morgana</w:t>
      </w:r>
      <w:r>
        <w:t>意有所指地望向仍在原地出神的</w:t>
      </w:r>
      <w:r>
        <w:t xml:space="preserve">Lancelot. </w:t>
      </w:r>
      <w:r>
        <w:t>她带着了然的微笑缓缓走近</w:t>
      </w:r>
      <w:r>
        <w:t>Lancelot</w:t>
      </w:r>
      <w:r>
        <w:t>，轻轻地拍了拍他的肩膀，才把</w:t>
      </w:r>
      <w:r>
        <w:t>Lancelot</w:t>
      </w:r>
      <w:r>
        <w:t>从怔愣中唤醒。</w:t>
      </w:r>
      <w:r>
        <w:t>Lancelot</w:t>
      </w:r>
      <w:r>
        <w:t>意识到了自己的失态，他尴尬地朝</w:t>
      </w:r>
      <w:r>
        <w:t>Morgana</w:t>
      </w:r>
      <w:r>
        <w:t>草草致意，然后慌乱地离去。而</w:t>
      </w:r>
      <w:r>
        <w:t>Morgana</w:t>
      </w:r>
      <w:r>
        <w:t>在原地露出了志得意满的微笑</w:t>
      </w:r>
      <w:r>
        <w:rPr>
          <w:rFonts w:hint="eastAsia"/>
        </w:rPr>
        <w:t xml:space="preserve"> </w:t>
      </w:r>
      <w:r>
        <w:t>]</w:t>
      </w:r>
    </w:p>
    <w:p w14:paraId="239EB887" w14:textId="77777777" w:rsidR="00555047" w:rsidRDefault="004811E4">
      <w:pPr>
        <w:ind w:firstLineChars="0" w:firstLine="0"/>
        <w:pPrChange w:id="1028" w:author="Liao Kuo" w:date="2026-04-09T16:16:00Z">
          <w:pPr>
            <w:ind w:firstLine="442"/>
          </w:pPr>
        </w:pPrChange>
      </w:pPr>
      <w:ins w:id="1029" w:author="Liao Kuo" w:date="2026-04-09T16:16:00Z">
        <w:r>
          <w:rPr>
            <w:rFonts w:ascii="Consolas" w:hAnsi="Consolas"/>
            <w:b/>
            <w:color w:val="000000" w:themeColor="text1"/>
            <w:highlight w:val="green"/>
          </w:rPr>
          <w:t xml:space="preserve">4 On, </w:t>
        </w:r>
        <w:r w:rsidRPr="004811E4">
          <w:rPr>
            <w:rFonts w:ascii="Consolas" w:hAnsi="Consolas"/>
            <w:b/>
            <w:color w:val="FFFFFF" w:themeColor="background1"/>
            <w:highlight w:val="red"/>
            <w:rPrChange w:id="1030" w:author="Liao Kuo" w:date="2026-04-09T16:17:00Z">
              <w:rPr>
                <w:rFonts w:ascii="Consolas" w:hAnsi="Consolas"/>
                <w:b/>
                <w:color w:val="000000" w:themeColor="text1"/>
                <w:highlight w:val="green"/>
              </w:rPr>
            </w:rPrChange>
          </w:rPr>
          <w:t>3 Off</w:t>
        </w:r>
      </w:ins>
    </w:p>
    <w:p w14:paraId="1B19D5CF" w14:textId="77777777" w:rsidR="00555047" w:rsidRDefault="002E5D19">
      <w:pPr>
        <w:pStyle w:val="1"/>
        <w:spacing w:before="156" w:after="156"/>
      </w:pPr>
      <w:bookmarkStart w:id="1031" w:name="_Toc20241"/>
      <w:r>
        <w:rPr>
          <w:rFonts w:ascii="Dearest Friend lite" w:hAnsi="Dearest Friend lite" w:cs="Dearest Friend lite"/>
          <w:sz w:val="40"/>
          <w:szCs w:val="22"/>
        </w:rPr>
        <w:lastRenderedPageBreak/>
        <w:t>22</w:t>
      </w:r>
      <w:r>
        <w:t xml:space="preserve"> </w:t>
      </w:r>
      <w:r>
        <w:rPr>
          <w:rFonts w:hint="eastAsia"/>
        </w:rPr>
        <w:t xml:space="preserve"> </w:t>
      </w:r>
      <w:r>
        <w:t xml:space="preserve">Your </w:t>
      </w:r>
      <w:r>
        <w:rPr>
          <w:rFonts w:hint="eastAsia"/>
        </w:rPr>
        <w:t>P</w:t>
      </w:r>
      <w:r>
        <w:t xml:space="preserve">rice to </w:t>
      </w:r>
      <w:r>
        <w:rPr>
          <w:rFonts w:hint="eastAsia"/>
        </w:rPr>
        <w:t>P</w:t>
      </w:r>
      <w:r>
        <w:t>ay</w:t>
      </w:r>
      <w:bookmarkEnd w:id="1031"/>
    </w:p>
    <w:p w14:paraId="36396A73" w14:textId="68604484" w:rsidR="000871F9" w:rsidRPr="00807B0D" w:rsidRDefault="002569F9">
      <w:pPr>
        <w:ind w:firstLineChars="0" w:firstLine="0"/>
        <w:rPr>
          <w:ins w:id="1032" w:author="Z Richard" w:date="2026-04-23T16:40:00Z" w16du:dateUtc="2026-04-23T08:40:00Z"/>
          <w:rFonts w:ascii="Consolas" w:hAnsi="Consolas"/>
          <w:b/>
          <w:color w:val="215E99" w:themeColor="text2" w:themeTint="BF"/>
          <w:rPrChange w:id="1033" w:author="Z Richard" w:date="2026-04-23T16:40:00Z" w16du:dateUtc="2026-04-23T08:40:00Z">
            <w:rPr>
              <w:ins w:id="1034" w:author="Z Richard" w:date="2026-04-23T16:40:00Z" w16du:dateUtc="2026-04-23T08:40:00Z"/>
              <w:rFonts w:ascii="Consolas" w:hAnsi="Consolas"/>
              <w:b/>
              <w:color w:val="000000" w:themeColor="text1"/>
              <w:highlight w:val="green"/>
            </w:rPr>
          </w:rPrChange>
        </w:rPr>
      </w:pPr>
      <w:ins w:id="1035" w:author="Z Richard" w:date="2026-04-23T16:40:00Z" w16du:dateUtc="2026-04-23T08:40:00Z">
        <w:r>
          <w:rPr>
            <w:rFonts w:ascii="Consolas" w:hAnsi="Consolas" w:hint="eastAsia"/>
            <w:b/>
            <w:color w:val="215E99" w:themeColor="text2" w:themeTint="BF"/>
          </w:rPr>
          <w:t>Morgana</w:t>
        </w:r>
        <w:r w:rsidR="00A333F6">
          <w:rPr>
            <w:rFonts w:ascii="Consolas" w:hAnsi="Consolas" w:hint="eastAsia"/>
            <w:b/>
            <w:color w:val="215E99" w:themeColor="text2" w:themeTint="BF"/>
          </w:rPr>
          <w:t xml:space="preserve"> (</w:t>
        </w:r>
        <w:r>
          <w:rPr>
            <w:rFonts w:ascii="Consolas" w:hAnsi="Consolas" w:hint="eastAsia"/>
            <w:b/>
            <w:color w:val="215E99" w:themeColor="text2" w:themeTint="BF"/>
          </w:rPr>
          <w:t>4</w:t>
        </w:r>
        <w:r w:rsidR="00A333F6">
          <w:rPr>
            <w:rFonts w:ascii="Consolas" w:hAnsi="Consolas" w:hint="eastAsia"/>
            <w:b/>
            <w:color w:val="215E99" w:themeColor="text2" w:themeTint="BF"/>
          </w:rPr>
          <w:t xml:space="preserve">) </w:t>
        </w:r>
        <w:r w:rsidR="00A333F6">
          <w:rPr>
            <w:rFonts w:ascii="Consolas" w:hAnsi="Consolas" w:hint="eastAsia"/>
            <w:b/>
            <w:color w:val="215E99" w:themeColor="text2" w:themeTint="BF"/>
          </w:rPr>
          <w:t>唱</w:t>
        </w:r>
        <w:r w:rsidR="00A333F6">
          <w:rPr>
            <w:rFonts w:ascii="Consolas" w:hAnsi="Consolas" w:hint="eastAsia"/>
            <w:b/>
            <w:color w:val="215E99" w:themeColor="text2" w:themeTint="BF"/>
          </w:rPr>
          <w:t xml:space="preserve"> (</w:t>
        </w:r>
        <w:r w:rsidR="00A333F6">
          <w:rPr>
            <w:rFonts w:ascii="Consolas" w:hAnsi="Consolas" w:hint="eastAsia"/>
            <w:b/>
            <w:color w:val="215E99" w:themeColor="text2" w:themeTint="BF"/>
          </w:rPr>
          <w:t>有预录和声</w:t>
        </w:r>
        <w:r w:rsidR="00A333F6">
          <w:rPr>
            <w:rFonts w:ascii="Consolas" w:hAnsi="Consolas" w:hint="eastAsia"/>
            <w:b/>
            <w:color w:val="215E99" w:themeColor="text2" w:themeTint="BF"/>
          </w:rPr>
          <w:t>)</w:t>
        </w:r>
      </w:ins>
    </w:p>
    <w:p w14:paraId="6F3F6B8B" w14:textId="77777777" w:rsidR="00A333F6" w:rsidRDefault="00A333F6">
      <w:pPr>
        <w:ind w:firstLineChars="0" w:firstLine="0"/>
        <w:rPr>
          <w:ins w:id="1036" w:author="Z Richard" w:date="2026-04-23T16:40:00Z" w16du:dateUtc="2026-04-23T08:40:00Z"/>
          <w:rFonts w:ascii="Consolas" w:hAnsi="Consolas"/>
          <w:b/>
          <w:color w:val="000000" w:themeColor="text1"/>
          <w:highlight w:val="green"/>
        </w:rPr>
      </w:pPr>
    </w:p>
    <w:p w14:paraId="492C139B" w14:textId="21CFA6A9" w:rsidR="00555047" w:rsidRDefault="004811E4">
      <w:pPr>
        <w:ind w:firstLineChars="0" w:firstLine="0"/>
        <w:pPrChange w:id="1037" w:author="Liao Kuo" w:date="2026-04-09T16:16:00Z">
          <w:pPr>
            <w:ind w:firstLine="442"/>
          </w:pPr>
        </w:pPrChange>
      </w:pPr>
      <w:ins w:id="1038" w:author="Liao Kuo" w:date="2026-04-09T16:16:00Z">
        <w:r>
          <w:rPr>
            <w:rFonts w:ascii="Consolas" w:hAnsi="Consolas"/>
            <w:b/>
            <w:color w:val="000000" w:themeColor="text1"/>
            <w:highlight w:val="green"/>
          </w:rPr>
          <w:t>4 On</w:t>
        </w:r>
      </w:ins>
    </w:p>
    <w:p w14:paraId="3AF8FDFF" w14:textId="77777777" w:rsidR="00555047" w:rsidRDefault="002E5D19">
      <w:pPr>
        <w:pStyle w:val="ad"/>
        <w:spacing w:after="62"/>
      </w:pPr>
      <w:r>
        <w:rPr>
          <w:rFonts w:hint="eastAsia"/>
        </w:rPr>
        <w:t>Morgana</w:t>
      </w:r>
    </w:p>
    <w:p w14:paraId="7D34ED8F" w14:textId="77777777" w:rsidR="00555047" w:rsidRDefault="002E5D19">
      <w:pPr>
        <w:pStyle w:val="ae"/>
        <w:ind w:firstLine="440"/>
      </w:pPr>
      <w:r>
        <w:t>Don’t you hear the sound of a breaking heart?</w:t>
      </w:r>
    </w:p>
    <w:p w14:paraId="728A838D" w14:textId="77777777" w:rsidR="00555047" w:rsidRDefault="002E5D19">
      <w:pPr>
        <w:pStyle w:val="ae"/>
        <w:ind w:firstLine="440"/>
      </w:pPr>
      <w:r>
        <w:t>你没听见那心碎的声音吗？</w:t>
      </w:r>
    </w:p>
    <w:p w14:paraId="46E5BB1F" w14:textId="77777777" w:rsidR="00555047" w:rsidRDefault="002E5D19">
      <w:pPr>
        <w:pStyle w:val="ae"/>
        <w:ind w:firstLine="440"/>
      </w:pPr>
      <w:r>
        <w:t>From that baby knight when he struggles on.</w:t>
      </w:r>
    </w:p>
    <w:p w14:paraId="76487AB0" w14:textId="77777777" w:rsidR="00555047" w:rsidRDefault="002E5D19">
      <w:pPr>
        <w:pStyle w:val="ae"/>
        <w:ind w:firstLine="440"/>
      </w:pPr>
      <w:r>
        <w:t>来自那个仍在挣扎的骑士小宝宝</w:t>
      </w:r>
    </w:p>
    <w:p w14:paraId="55979764" w14:textId="77777777" w:rsidR="00555047" w:rsidRDefault="002E5D19">
      <w:pPr>
        <w:pStyle w:val="ae"/>
        <w:ind w:firstLine="440"/>
      </w:pPr>
      <w:r>
        <w:t>How he wished could stay with the loyal ground!</w:t>
      </w:r>
    </w:p>
    <w:p w14:paraId="3397AF12" w14:textId="77777777" w:rsidR="00555047" w:rsidRDefault="002E5D19">
      <w:pPr>
        <w:pStyle w:val="ae"/>
        <w:ind w:firstLine="440"/>
      </w:pPr>
      <w:r>
        <w:t>他多渴望能守住忠诚的阵地！</w:t>
      </w:r>
    </w:p>
    <w:p w14:paraId="5D2413EA" w14:textId="77777777" w:rsidR="00555047" w:rsidRDefault="002E5D19">
      <w:pPr>
        <w:pStyle w:val="ae"/>
        <w:ind w:firstLine="440"/>
      </w:pPr>
      <w:r>
        <w:t>How he just mistook, thought he could hold on.</w:t>
      </w:r>
    </w:p>
    <w:p w14:paraId="4C1CD1B2" w14:textId="77777777" w:rsidR="00555047" w:rsidRDefault="002E5D19">
      <w:pPr>
        <w:pStyle w:val="ae"/>
        <w:ind w:firstLine="440"/>
      </w:pPr>
      <w:r>
        <w:t>可他多愚蠢，竟以为自己能撑到最后</w:t>
      </w:r>
    </w:p>
    <w:p w14:paraId="08A583C4" w14:textId="77777777" w:rsidR="00555047" w:rsidRDefault="002E5D19">
      <w:pPr>
        <w:pStyle w:val="ae"/>
        <w:ind w:firstLine="440"/>
      </w:pPr>
      <w:proofErr w:type="spellStart"/>
      <w:r>
        <w:t>Ohhh</w:t>
      </w:r>
      <w:proofErr w:type="spellEnd"/>
      <w:r>
        <w:t>～</w:t>
      </w:r>
    </w:p>
    <w:p w14:paraId="50BCB179" w14:textId="77777777" w:rsidR="00555047" w:rsidRDefault="002E5D19">
      <w:pPr>
        <w:pStyle w:val="ae"/>
        <w:ind w:firstLine="440"/>
      </w:pPr>
      <w:r>
        <w:t>Just a little tempts, no one can stay for few more rounds.</w:t>
      </w:r>
    </w:p>
    <w:p w14:paraId="71F13C6E" w14:textId="77777777" w:rsidR="00555047" w:rsidRDefault="002E5D19">
      <w:pPr>
        <w:pStyle w:val="ae"/>
        <w:ind w:firstLine="440"/>
      </w:pPr>
      <w:r>
        <w:t>只需一丝诱惑，谁也熬不过这几番试探</w:t>
      </w:r>
    </w:p>
    <w:p w14:paraId="4EA8411F" w14:textId="77777777" w:rsidR="00555047" w:rsidRDefault="002E5D19">
      <w:pPr>
        <w:pStyle w:val="ae"/>
        <w:ind w:firstLine="440"/>
      </w:pPr>
      <w:proofErr w:type="spellStart"/>
      <w:r>
        <w:t>Ohhh</w:t>
      </w:r>
      <w:proofErr w:type="spellEnd"/>
      <w:r>
        <w:t>～</w:t>
      </w:r>
    </w:p>
    <w:p w14:paraId="27D7112A" w14:textId="77777777" w:rsidR="00555047" w:rsidRDefault="002E5D19">
      <w:pPr>
        <w:pStyle w:val="ae"/>
        <w:ind w:firstLine="440"/>
      </w:pPr>
      <w:r>
        <w:t>Just a little tempts, the tenets all crushed down.</w:t>
      </w:r>
    </w:p>
    <w:p w14:paraId="00BA3601" w14:textId="77777777" w:rsidR="00555047" w:rsidRDefault="002E5D19">
      <w:pPr>
        <w:pStyle w:val="ae"/>
        <w:ind w:firstLine="440"/>
      </w:pPr>
      <w:r>
        <w:t>只需一丝诱惑，所有信条便会土崩瓦解</w:t>
      </w:r>
    </w:p>
    <w:p w14:paraId="02B66B41" w14:textId="77777777" w:rsidR="00555047" w:rsidRDefault="002E5D19">
      <w:pPr>
        <w:pStyle w:val="ae"/>
        <w:ind w:firstLine="440"/>
      </w:pPr>
      <w:r>
        <w:t>Here’s your price to pay.</w:t>
      </w:r>
    </w:p>
    <w:p w14:paraId="2B3D5A82" w14:textId="77777777" w:rsidR="00555047" w:rsidRDefault="002E5D19">
      <w:pPr>
        <w:pStyle w:val="ae"/>
        <w:ind w:firstLine="440"/>
      </w:pPr>
      <w:r>
        <w:t>这就是你要付的代价</w:t>
      </w:r>
    </w:p>
    <w:p w14:paraId="6BC5ED8C" w14:textId="77777777" w:rsidR="00555047" w:rsidRDefault="002E5D19">
      <w:pPr>
        <w:pStyle w:val="ae"/>
        <w:ind w:firstLine="440"/>
      </w:pPr>
      <w:r>
        <w:t>Here’s your price to pay.</w:t>
      </w:r>
    </w:p>
    <w:p w14:paraId="23370DE2" w14:textId="77777777" w:rsidR="00555047" w:rsidRDefault="002E5D19">
      <w:pPr>
        <w:pStyle w:val="ae"/>
        <w:ind w:firstLine="440"/>
      </w:pPr>
      <w:r>
        <w:t>这就是你要付的代价</w:t>
      </w:r>
    </w:p>
    <w:p w14:paraId="121C5645" w14:textId="77777777" w:rsidR="00555047" w:rsidRDefault="002E5D19">
      <w:pPr>
        <w:pStyle w:val="ae"/>
        <w:ind w:firstLine="440"/>
      </w:pPr>
      <w:r>
        <w:t>Taste the bitter sweet love and get betrayed.</w:t>
      </w:r>
    </w:p>
    <w:p w14:paraId="64264D43" w14:textId="77777777" w:rsidR="00555047" w:rsidRDefault="002E5D19">
      <w:pPr>
        <w:pStyle w:val="ae"/>
        <w:ind w:firstLine="440"/>
      </w:pPr>
      <w:r>
        <w:t>来品尝这苦涩与甜蜜交织的爱情</w:t>
      </w:r>
      <w:r>
        <w:rPr>
          <w:rFonts w:hint="eastAsia"/>
        </w:rPr>
        <w:t>——</w:t>
      </w:r>
      <w:r>
        <w:t>随后落得背叛的下场</w:t>
      </w:r>
    </w:p>
    <w:p w14:paraId="2C6EE606" w14:textId="77777777" w:rsidR="00555047" w:rsidRDefault="002E5D19">
      <w:pPr>
        <w:pStyle w:val="ae"/>
        <w:ind w:firstLine="440"/>
      </w:pPr>
      <w:r>
        <w:t>Here’s your price to pay.</w:t>
      </w:r>
    </w:p>
    <w:p w14:paraId="357B3020" w14:textId="77777777" w:rsidR="00555047" w:rsidRDefault="002E5D19">
      <w:pPr>
        <w:pStyle w:val="ae"/>
        <w:ind w:firstLine="440"/>
      </w:pPr>
      <w:r>
        <w:t>这就是你要付的代价</w:t>
      </w:r>
    </w:p>
    <w:p w14:paraId="51F1FB17" w14:textId="77777777" w:rsidR="00555047" w:rsidRDefault="002E5D19">
      <w:pPr>
        <w:pStyle w:val="ae"/>
        <w:ind w:firstLine="440"/>
      </w:pPr>
      <w:r>
        <w:t>Here’s your price to pay.</w:t>
      </w:r>
    </w:p>
    <w:p w14:paraId="4B3A756D" w14:textId="77777777" w:rsidR="00555047" w:rsidRDefault="002E5D19">
      <w:pPr>
        <w:pStyle w:val="ae"/>
        <w:ind w:firstLine="440"/>
      </w:pPr>
      <w:r>
        <w:t>这就是你要付的代价</w:t>
      </w:r>
    </w:p>
    <w:p w14:paraId="1CB7A8CC" w14:textId="77777777" w:rsidR="00555047" w:rsidRDefault="002E5D19">
      <w:pPr>
        <w:pStyle w:val="ae"/>
        <w:ind w:firstLine="440"/>
      </w:pPr>
      <w:r>
        <w:t>Can’t wait to savor your wail.</w:t>
      </w:r>
    </w:p>
    <w:p w14:paraId="4CD3578D" w14:textId="77777777" w:rsidR="00555047" w:rsidRDefault="002E5D19">
      <w:pPr>
        <w:pStyle w:val="ae"/>
        <w:ind w:firstLine="440"/>
      </w:pPr>
      <w:r>
        <w:t>已等不及要品味你的哀嚎</w:t>
      </w:r>
    </w:p>
    <w:p w14:paraId="62D293F6" w14:textId="77777777" w:rsidR="00555047" w:rsidRDefault="00555047">
      <w:pPr>
        <w:pStyle w:val="ae"/>
        <w:ind w:firstLine="440"/>
      </w:pPr>
    </w:p>
    <w:p w14:paraId="4383391B" w14:textId="77777777" w:rsidR="00555047" w:rsidRDefault="002E5D19">
      <w:pPr>
        <w:pStyle w:val="ae"/>
        <w:ind w:firstLine="440"/>
      </w:pPr>
      <w:r>
        <w:t>Well, do you still believe in the Karma</w:t>
      </w:r>
    </w:p>
    <w:p w14:paraId="1C329A80" w14:textId="77777777" w:rsidR="00555047" w:rsidRDefault="002E5D19">
      <w:pPr>
        <w:pStyle w:val="ae"/>
        <w:ind w:firstLine="440"/>
      </w:pPr>
      <w:r>
        <w:t>你还信奉所谓因果报应吗？</w:t>
      </w:r>
    </w:p>
    <w:p w14:paraId="5C5DE43C" w14:textId="77777777" w:rsidR="00555047" w:rsidRDefault="002E5D19">
      <w:pPr>
        <w:pStyle w:val="ae"/>
        <w:ind w:firstLine="440"/>
      </w:pPr>
      <w:r>
        <w:t>Your eye for my eye, Your pain for my harm.</w:t>
      </w:r>
    </w:p>
    <w:p w14:paraId="1909B36E" w14:textId="77777777" w:rsidR="00555047" w:rsidRDefault="002E5D19">
      <w:pPr>
        <w:pStyle w:val="ae"/>
        <w:ind w:firstLine="440"/>
      </w:pPr>
      <w:r>
        <w:t>“</w:t>
      </w:r>
      <w:r>
        <w:t>以眼还眼，以痛抵伤</w:t>
      </w:r>
      <w:r>
        <w:t>”</w:t>
      </w:r>
    </w:p>
    <w:p w14:paraId="24355070" w14:textId="77777777" w:rsidR="00555047" w:rsidRDefault="002E5D19">
      <w:pPr>
        <w:pStyle w:val="ae"/>
        <w:ind w:firstLine="440"/>
      </w:pPr>
      <w:r>
        <w:t>You heir to the debt, kneel and now disarm.</w:t>
      </w:r>
    </w:p>
    <w:p w14:paraId="2C5BAB7C" w14:textId="77777777" w:rsidR="00555047" w:rsidRDefault="002E5D19">
      <w:pPr>
        <w:pStyle w:val="ae"/>
        <w:ind w:firstLine="440"/>
      </w:pPr>
      <w:r>
        <w:t>你这孽债之子，快跪地投降</w:t>
      </w:r>
    </w:p>
    <w:p w14:paraId="53CE82DF" w14:textId="77777777" w:rsidR="00555047" w:rsidRDefault="002E5D19">
      <w:pPr>
        <w:pStyle w:val="ae"/>
        <w:ind w:firstLine="440"/>
      </w:pPr>
      <w:r>
        <w:t>What had gone around, sure would come around.</w:t>
      </w:r>
    </w:p>
    <w:p w14:paraId="347F8226" w14:textId="77777777" w:rsidR="00555047" w:rsidRDefault="002E5D19">
      <w:pPr>
        <w:pStyle w:val="ae"/>
        <w:ind w:firstLine="440"/>
      </w:pPr>
      <w:r>
        <w:t>种什么因，必收什么果</w:t>
      </w:r>
    </w:p>
    <w:p w14:paraId="1AB0BD2E" w14:textId="77777777" w:rsidR="00555047" w:rsidRDefault="002E5D19">
      <w:pPr>
        <w:pStyle w:val="ae"/>
        <w:ind w:firstLine="440"/>
      </w:pPr>
      <w:r>
        <w:t>As years before,</w:t>
      </w:r>
    </w:p>
    <w:p w14:paraId="09564B3B" w14:textId="77777777" w:rsidR="00555047" w:rsidRDefault="002E5D19">
      <w:pPr>
        <w:pStyle w:val="ae"/>
        <w:ind w:firstLine="440"/>
      </w:pPr>
      <w:r>
        <w:t>正如多年以前</w:t>
      </w:r>
    </w:p>
    <w:p w14:paraId="4E90CEC7" w14:textId="77777777" w:rsidR="00555047" w:rsidRDefault="002E5D19">
      <w:pPr>
        <w:pStyle w:val="ae"/>
        <w:ind w:firstLine="440"/>
      </w:pPr>
      <w:r>
        <w:t>Just a little tempts, the wise man stood for no more rounds.</w:t>
      </w:r>
    </w:p>
    <w:p w14:paraId="245998EA" w14:textId="77777777" w:rsidR="00555047" w:rsidRDefault="002E5D19">
      <w:pPr>
        <w:pStyle w:val="ae"/>
        <w:ind w:firstLine="440"/>
      </w:pPr>
      <w:r>
        <w:lastRenderedPageBreak/>
        <w:t>只需一丝诱惑，再明智的人也撑不过几个回合</w:t>
      </w:r>
    </w:p>
    <w:p w14:paraId="1C4BFCB6" w14:textId="77777777" w:rsidR="00555047" w:rsidRDefault="002E5D19">
      <w:pPr>
        <w:pStyle w:val="ae"/>
        <w:ind w:firstLine="440"/>
      </w:pPr>
      <w:r>
        <w:t>Here’s now and then,</w:t>
      </w:r>
    </w:p>
    <w:p w14:paraId="2A2A9255" w14:textId="77777777" w:rsidR="00555047" w:rsidRDefault="002E5D19">
      <w:pPr>
        <w:pStyle w:val="ae"/>
        <w:ind w:firstLine="440"/>
      </w:pPr>
      <w:r>
        <w:t>如今依旧如此</w:t>
      </w:r>
    </w:p>
    <w:p w14:paraId="3E3C93E8" w14:textId="77777777" w:rsidR="00555047" w:rsidRDefault="002E5D19">
      <w:pPr>
        <w:pStyle w:val="ae"/>
        <w:ind w:firstLine="440"/>
      </w:pPr>
      <w:r>
        <w:t>Just a little tempts, the vultures rob your crown.</w:t>
      </w:r>
    </w:p>
    <w:p w14:paraId="3502FAA2" w14:textId="77777777" w:rsidR="00555047" w:rsidRDefault="002E5D19">
      <w:pPr>
        <w:pStyle w:val="ae"/>
        <w:ind w:firstLine="440"/>
      </w:pPr>
      <w:r>
        <w:t>只需一丝诱惑，秃鹫便夺走你的王冠</w:t>
      </w:r>
    </w:p>
    <w:p w14:paraId="4E55DA0A" w14:textId="77777777" w:rsidR="00555047" w:rsidRDefault="002E5D19">
      <w:pPr>
        <w:pStyle w:val="ae"/>
        <w:ind w:firstLine="440"/>
      </w:pPr>
      <w:r>
        <w:t>Here’s your price to pay.</w:t>
      </w:r>
    </w:p>
    <w:p w14:paraId="4E9A8C85" w14:textId="77777777" w:rsidR="00555047" w:rsidRDefault="002E5D19">
      <w:pPr>
        <w:pStyle w:val="ae"/>
        <w:ind w:firstLine="440"/>
      </w:pPr>
      <w:r>
        <w:t>这就是你要付的代价</w:t>
      </w:r>
    </w:p>
    <w:p w14:paraId="1A0DB0D2" w14:textId="77777777" w:rsidR="00555047" w:rsidRDefault="002E5D19">
      <w:pPr>
        <w:pStyle w:val="ae"/>
        <w:ind w:firstLine="440"/>
      </w:pPr>
      <w:r>
        <w:t>Here’s your price to pay.</w:t>
      </w:r>
    </w:p>
    <w:p w14:paraId="1A452E5A" w14:textId="77777777" w:rsidR="00555047" w:rsidRDefault="002E5D19">
      <w:pPr>
        <w:pStyle w:val="ae"/>
        <w:ind w:firstLine="440"/>
      </w:pPr>
      <w:r>
        <w:t>这就是你要付的代价</w:t>
      </w:r>
    </w:p>
    <w:p w14:paraId="6B0FDFCD" w14:textId="77777777" w:rsidR="00555047" w:rsidRDefault="002E5D19">
      <w:pPr>
        <w:pStyle w:val="ae"/>
        <w:ind w:firstLine="440"/>
      </w:pPr>
      <w:r>
        <w:t>Taste the bitter sweet love and get betrayed.</w:t>
      </w:r>
    </w:p>
    <w:p w14:paraId="5B09A2A6" w14:textId="77777777" w:rsidR="00555047" w:rsidRDefault="002E5D19">
      <w:pPr>
        <w:pStyle w:val="ae"/>
        <w:ind w:firstLine="440"/>
      </w:pPr>
      <w:r>
        <w:t>来品尝这苦涩与甜蜜交织的爱情</w:t>
      </w:r>
      <w:r>
        <w:rPr>
          <w:rFonts w:hint="eastAsia"/>
        </w:rPr>
        <w:t>——</w:t>
      </w:r>
      <w:r>
        <w:t>随后落得背叛的下场</w:t>
      </w:r>
    </w:p>
    <w:p w14:paraId="1BB198CB" w14:textId="77777777" w:rsidR="00555047" w:rsidRDefault="002E5D19">
      <w:pPr>
        <w:pStyle w:val="ae"/>
        <w:ind w:firstLine="440"/>
      </w:pPr>
      <w:r>
        <w:t>Here’s your price to pay.</w:t>
      </w:r>
    </w:p>
    <w:p w14:paraId="073F5919" w14:textId="77777777" w:rsidR="00555047" w:rsidRDefault="002E5D19">
      <w:pPr>
        <w:pStyle w:val="ae"/>
        <w:ind w:firstLine="440"/>
      </w:pPr>
      <w:r>
        <w:t>这就是你要付的代价</w:t>
      </w:r>
    </w:p>
    <w:p w14:paraId="2449D426" w14:textId="77777777" w:rsidR="00555047" w:rsidRDefault="002E5D19">
      <w:pPr>
        <w:pStyle w:val="ae"/>
        <w:ind w:firstLine="440"/>
      </w:pPr>
      <w:r>
        <w:t>Here’s your price to pay.</w:t>
      </w:r>
    </w:p>
    <w:p w14:paraId="3F5C74E5" w14:textId="77777777" w:rsidR="00555047" w:rsidRDefault="002E5D19">
      <w:pPr>
        <w:pStyle w:val="ae"/>
        <w:ind w:firstLine="440"/>
      </w:pPr>
      <w:r>
        <w:t>这就是你要付的代价</w:t>
      </w:r>
    </w:p>
    <w:p w14:paraId="58FD4CC8" w14:textId="77777777" w:rsidR="00555047" w:rsidRDefault="002E5D19">
      <w:pPr>
        <w:pStyle w:val="ae"/>
        <w:ind w:firstLine="440"/>
      </w:pPr>
      <w:r>
        <w:t>Can’t wait to savor your wail.</w:t>
      </w:r>
    </w:p>
    <w:p w14:paraId="08777B76" w14:textId="77777777" w:rsidR="00555047" w:rsidRDefault="002E5D19">
      <w:pPr>
        <w:pStyle w:val="ae"/>
        <w:ind w:firstLine="440"/>
      </w:pPr>
      <w:r>
        <w:t>已等不及要品味你的哀嚎</w:t>
      </w:r>
    </w:p>
    <w:p w14:paraId="6AC8196F" w14:textId="77777777" w:rsidR="00555047" w:rsidRDefault="00555047">
      <w:pPr>
        <w:pStyle w:val="ae"/>
        <w:ind w:firstLine="440"/>
      </w:pPr>
    </w:p>
    <w:p w14:paraId="1984A0AD" w14:textId="77777777" w:rsidR="00555047" w:rsidRDefault="002E5D19">
      <w:pPr>
        <w:pStyle w:val="ae"/>
        <w:ind w:firstLine="440"/>
      </w:pPr>
      <w:r>
        <w:t>Distingue you are, how sublime that you are.</w:t>
      </w:r>
    </w:p>
    <w:p w14:paraId="1014CF50" w14:textId="77777777" w:rsidR="00555047" w:rsidRDefault="002E5D19">
      <w:pPr>
        <w:pStyle w:val="ae"/>
        <w:ind w:firstLine="440"/>
      </w:pPr>
      <w:r>
        <w:t>你多高贵，你多崇高</w:t>
      </w:r>
    </w:p>
    <w:p w14:paraId="0961E7F6" w14:textId="77777777" w:rsidR="00555047" w:rsidRDefault="002E5D19">
      <w:pPr>
        <w:pStyle w:val="ae"/>
        <w:ind w:firstLine="440"/>
      </w:pPr>
      <w:r>
        <w:t>To be sad you are, to be anguished you are.</w:t>
      </w:r>
    </w:p>
    <w:p w14:paraId="0C0C8F2E" w14:textId="77777777" w:rsidR="00555047" w:rsidRDefault="002E5D19">
      <w:pPr>
        <w:pStyle w:val="ae"/>
        <w:ind w:firstLine="440"/>
      </w:pPr>
      <w:r>
        <w:t>可你同样会悲伤，同样要痛苦</w:t>
      </w:r>
    </w:p>
    <w:p w14:paraId="58DD7DC6" w14:textId="77777777" w:rsidR="00555047" w:rsidRDefault="002E5D19">
      <w:pPr>
        <w:pStyle w:val="ae"/>
        <w:ind w:firstLine="440"/>
      </w:pPr>
      <w:r>
        <w:t>Miserable for all, the fact is that, </w:t>
      </w:r>
    </w:p>
    <w:p w14:paraId="442EF942" w14:textId="77777777" w:rsidR="00555047" w:rsidRDefault="002E5D19">
      <w:pPr>
        <w:pStyle w:val="ae"/>
        <w:ind w:firstLine="440"/>
      </w:pPr>
      <w:r>
        <w:t>这悲伤的事实，对所有人都成立：</w:t>
      </w:r>
    </w:p>
    <w:p w14:paraId="591D3B22" w14:textId="77777777" w:rsidR="00555047" w:rsidRDefault="002E5D19">
      <w:pPr>
        <w:pStyle w:val="ae"/>
        <w:ind w:firstLine="440"/>
      </w:pPr>
      <w:r>
        <w:t>Just a little tempts, no one can stay for few more rounds.</w:t>
      </w:r>
    </w:p>
    <w:p w14:paraId="51725F3E" w14:textId="77777777" w:rsidR="00555047" w:rsidRDefault="002E5D19">
      <w:pPr>
        <w:pStyle w:val="ae"/>
        <w:ind w:firstLine="440"/>
      </w:pPr>
      <w:r>
        <w:t>只需一丝诱惑，谁也熬不过这几番试探</w:t>
      </w:r>
    </w:p>
    <w:p w14:paraId="2BBCA9D6" w14:textId="77777777" w:rsidR="00555047" w:rsidRDefault="002E5D19">
      <w:pPr>
        <w:pStyle w:val="ae"/>
        <w:ind w:firstLine="440"/>
      </w:pPr>
      <w:r>
        <w:t>Our nature is that,</w:t>
      </w:r>
    </w:p>
    <w:p w14:paraId="7FCC4830" w14:textId="77777777" w:rsidR="00555047" w:rsidRDefault="002E5D19">
      <w:pPr>
        <w:pStyle w:val="ae"/>
        <w:ind w:firstLine="440"/>
      </w:pPr>
      <w:r>
        <w:t>人性本就如此：</w:t>
      </w:r>
    </w:p>
    <w:p w14:paraId="5AFA4449" w14:textId="77777777" w:rsidR="00555047" w:rsidRDefault="002E5D19">
      <w:pPr>
        <w:pStyle w:val="ae"/>
        <w:ind w:firstLine="440"/>
      </w:pPr>
      <w:r>
        <w:t>Just a little tempts, the tenets all fall down.</w:t>
      </w:r>
    </w:p>
    <w:p w14:paraId="4E1A7F42" w14:textId="77777777" w:rsidR="00555047" w:rsidRDefault="002E5D19">
      <w:pPr>
        <w:pStyle w:val="ae"/>
        <w:ind w:firstLine="440"/>
      </w:pPr>
      <w:r>
        <w:t>只需一丝诱惑，所有信条便会土崩瓦解</w:t>
      </w:r>
    </w:p>
    <w:p w14:paraId="6990DF8A" w14:textId="77777777" w:rsidR="00555047" w:rsidRDefault="002E5D19">
      <w:pPr>
        <w:pStyle w:val="ae"/>
        <w:ind w:firstLine="440"/>
      </w:pPr>
      <w:r>
        <w:t>Here’s your price to pay.</w:t>
      </w:r>
    </w:p>
    <w:p w14:paraId="75DCA5CB" w14:textId="77777777" w:rsidR="00555047" w:rsidRDefault="002E5D19">
      <w:pPr>
        <w:pStyle w:val="ae"/>
        <w:ind w:firstLine="440"/>
      </w:pPr>
      <w:r>
        <w:t>这就是你要付的代价</w:t>
      </w:r>
    </w:p>
    <w:p w14:paraId="2CD155D5" w14:textId="77777777" w:rsidR="00555047" w:rsidRDefault="002E5D19">
      <w:pPr>
        <w:pStyle w:val="ae"/>
        <w:ind w:firstLine="440"/>
      </w:pPr>
      <w:r>
        <w:t>Here’s your price to pay.</w:t>
      </w:r>
    </w:p>
    <w:p w14:paraId="75D6943B" w14:textId="77777777" w:rsidR="00555047" w:rsidRDefault="002E5D19">
      <w:pPr>
        <w:pStyle w:val="ae"/>
        <w:ind w:firstLine="440"/>
      </w:pPr>
      <w:r>
        <w:t>这就是你要付的代价</w:t>
      </w:r>
    </w:p>
    <w:p w14:paraId="4401A30E" w14:textId="77777777" w:rsidR="00555047" w:rsidRDefault="002E5D19">
      <w:pPr>
        <w:pStyle w:val="ae"/>
        <w:ind w:firstLine="440"/>
      </w:pPr>
      <w:r>
        <w:t>Taste the bitter sweet love and get betrayed.</w:t>
      </w:r>
    </w:p>
    <w:p w14:paraId="0DD9213D" w14:textId="77777777" w:rsidR="00555047" w:rsidRDefault="002E5D19">
      <w:pPr>
        <w:pStyle w:val="ae"/>
        <w:ind w:firstLine="440"/>
      </w:pPr>
      <w:r>
        <w:t>来品尝这苦涩与甜蜜交织的爱情</w:t>
      </w:r>
      <w:r>
        <w:rPr>
          <w:rFonts w:hint="eastAsia"/>
        </w:rPr>
        <w:t>——</w:t>
      </w:r>
      <w:r>
        <w:t>随后落得背叛的下场</w:t>
      </w:r>
    </w:p>
    <w:p w14:paraId="5DDCC9C5" w14:textId="77777777" w:rsidR="00555047" w:rsidRDefault="002E5D19">
      <w:pPr>
        <w:pStyle w:val="ae"/>
        <w:ind w:firstLine="440"/>
      </w:pPr>
      <w:r>
        <w:t>Here’s your price to pay.</w:t>
      </w:r>
    </w:p>
    <w:p w14:paraId="7A3575A3" w14:textId="77777777" w:rsidR="00555047" w:rsidRDefault="002E5D19">
      <w:pPr>
        <w:pStyle w:val="ae"/>
        <w:ind w:firstLine="440"/>
      </w:pPr>
      <w:r>
        <w:t>这就是你要付的代价</w:t>
      </w:r>
    </w:p>
    <w:p w14:paraId="6FEEDDB5" w14:textId="77777777" w:rsidR="00555047" w:rsidRDefault="002E5D19">
      <w:pPr>
        <w:pStyle w:val="ae"/>
        <w:ind w:firstLine="440"/>
      </w:pPr>
      <w:r>
        <w:t>Here’s your price to pay.</w:t>
      </w:r>
    </w:p>
    <w:p w14:paraId="39BC4D62" w14:textId="77777777" w:rsidR="00555047" w:rsidRDefault="002E5D19">
      <w:pPr>
        <w:pStyle w:val="ae"/>
        <w:ind w:firstLine="440"/>
      </w:pPr>
      <w:r>
        <w:t>这就是你要付的代价</w:t>
      </w:r>
    </w:p>
    <w:p w14:paraId="07F18059" w14:textId="77777777" w:rsidR="00555047" w:rsidRDefault="002E5D19">
      <w:pPr>
        <w:pStyle w:val="ae"/>
        <w:ind w:firstLine="440"/>
      </w:pPr>
      <w:r>
        <w:t>Can’t wait to savor your wail.</w:t>
      </w:r>
    </w:p>
    <w:p w14:paraId="56D57E58" w14:textId="77777777" w:rsidR="00555047" w:rsidRDefault="002E5D19">
      <w:pPr>
        <w:pStyle w:val="ae"/>
        <w:ind w:firstLine="440"/>
      </w:pPr>
      <w:r>
        <w:t>已等不及要品味你的哀嚎</w:t>
      </w:r>
    </w:p>
    <w:p w14:paraId="575CCFA8" w14:textId="77777777" w:rsidR="00555047" w:rsidRDefault="00555047">
      <w:pPr>
        <w:pStyle w:val="ae"/>
        <w:ind w:firstLine="440"/>
      </w:pPr>
    </w:p>
    <w:p w14:paraId="1E974A22" w14:textId="77777777" w:rsidR="00555047" w:rsidRDefault="002E5D19">
      <w:pPr>
        <w:pStyle w:val="ae"/>
        <w:ind w:firstLine="440"/>
      </w:pPr>
      <w:r>
        <w:t>Taste the bitter sweet love and get betrayed.</w:t>
      </w:r>
    </w:p>
    <w:p w14:paraId="2D03B59F" w14:textId="77777777" w:rsidR="00555047" w:rsidRDefault="002E5D19">
      <w:pPr>
        <w:pStyle w:val="ae"/>
        <w:ind w:firstLine="440"/>
      </w:pPr>
      <w:r>
        <w:lastRenderedPageBreak/>
        <w:t>来品尝这苦涩与甜蜜交织的爱情</w:t>
      </w:r>
      <w:r>
        <w:rPr>
          <w:rFonts w:hint="eastAsia"/>
        </w:rPr>
        <w:t>——</w:t>
      </w:r>
      <w:r>
        <w:t>随后落得背叛的下场</w:t>
      </w:r>
    </w:p>
    <w:p w14:paraId="025B623E" w14:textId="77777777" w:rsidR="00555047" w:rsidRDefault="002E5D19">
      <w:pPr>
        <w:pStyle w:val="ae"/>
        <w:ind w:firstLine="440"/>
      </w:pPr>
      <w:r>
        <w:t>Can’t wait to savor your wail.</w:t>
      </w:r>
    </w:p>
    <w:p w14:paraId="06D490F6" w14:textId="77777777" w:rsidR="00555047" w:rsidRDefault="002E5D19">
      <w:pPr>
        <w:pStyle w:val="ae"/>
        <w:ind w:firstLine="440"/>
      </w:pPr>
      <w:r>
        <w:t>已等不及要品味你的哀嚎</w:t>
      </w:r>
    </w:p>
    <w:p w14:paraId="23C9D5D5" w14:textId="77777777" w:rsidR="00555047" w:rsidRDefault="00555047">
      <w:pPr>
        <w:pStyle w:val="ae"/>
        <w:ind w:firstLine="440"/>
        <w:rPr>
          <w:ins w:id="1039" w:author="Liao Kuo" w:date="2026-04-09T16:17:00Z"/>
        </w:rPr>
      </w:pPr>
    </w:p>
    <w:p w14:paraId="111D1A26" w14:textId="77777777" w:rsidR="004811E4" w:rsidRDefault="004811E4">
      <w:pPr>
        <w:pStyle w:val="ae"/>
        <w:ind w:firstLine="442"/>
      </w:pPr>
      <w:ins w:id="1040" w:author="Liao Kuo" w:date="2026-04-09T16:17:00Z">
        <w:r w:rsidRPr="004811E4">
          <w:rPr>
            <w:rFonts w:ascii="Consolas" w:hAnsi="Consolas"/>
            <w:b/>
            <w:color w:val="FFFFFF" w:themeColor="background1"/>
            <w:highlight w:val="red"/>
            <w:rPrChange w:id="1041" w:author="Liao Kuo" w:date="2026-04-09T16:17:00Z">
              <w:rPr>
                <w:rFonts w:ascii="Consolas" w:hAnsi="Consolas"/>
                <w:b/>
                <w:color w:val="000000" w:themeColor="text1"/>
                <w:highlight w:val="green"/>
              </w:rPr>
            </w:rPrChange>
          </w:rPr>
          <w:t>4 Off,</w:t>
        </w:r>
        <w:r>
          <w:rPr>
            <w:rFonts w:ascii="Consolas" w:hAnsi="Consolas"/>
            <w:b/>
            <w:color w:val="000000" w:themeColor="text1"/>
            <w:highlight w:val="green"/>
          </w:rPr>
          <w:t xml:space="preserve"> 1 3 6 7 16 17 On</w:t>
        </w:r>
      </w:ins>
    </w:p>
    <w:p w14:paraId="2480DCDD" w14:textId="77777777" w:rsidR="00555047" w:rsidRDefault="002E5D19">
      <w:pPr>
        <w:pStyle w:val="1"/>
        <w:spacing w:before="156" w:after="156"/>
      </w:pPr>
      <w:bookmarkStart w:id="1042" w:name="_Toc20482"/>
      <w:r>
        <w:rPr>
          <w:rFonts w:ascii="Dearest Friend lite" w:hAnsi="Dearest Friend lite" w:cs="Dearest Friend lite"/>
          <w:sz w:val="40"/>
          <w:szCs w:val="22"/>
        </w:rPr>
        <w:lastRenderedPageBreak/>
        <w:t>23</w:t>
      </w:r>
      <w:r>
        <w:t xml:space="preserve"> </w:t>
      </w:r>
      <w:r>
        <w:rPr>
          <w:rFonts w:hint="eastAsia"/>
        </w:rPr>
        <w:t xml:space="preserve"> </w:t>
      </w:r>
      <w:r>
        <w:t xml:space="preserve">The </w:t>
      </w:r>
      <w:r>
        <w:rPr>
          <w:rFonts w:hint="eastAsia"/>
        </w:rPr>
        <w:t>N</w:t>
      </w:r>
      <w:r>
        <w:t xml:space="preserve">ews of </w:t>
      </w:r>
      <w:r>
        <w:rPr>
          <w:rFonts w:hint="eastAsia"/>
        </w:rPr>
        <w:t>K</w:t>
      </w:r>
      <w:r>
        <w:t>idnap</w:t>
      </w:r>
      <w:bookmarkEnd w:id="1042"/>
    </w:p>
    <w:p w14:paraId="7F7FFF66" w14:textId="02D88CBD" w:rsidR="005533C1" w:rsidRPr="009104F3" w:rsidRDefault="005533C1" w:rsidP="005533C1">
      <w:pPr>
        <w:ind w:firstLineChars="0" w:firstLine="0"/>
        <w:rPr>
          <w:ins w:id="1043" w:author="Z Richard" w:date="2026-04-23T16:41:00Z" w16du:dateUtc="2026-04-23T08:41:00Z"/>
          <w:rFonts w:ascii="Consolas" w:hAnsi="Consolas"/>
          <w:b/>
          <w:color w:val="215E99" w:themeColor="text2" w:themeTint="BF"/>
          <w:rPrChange w:id="1044" w:author="Z Richard" w:date="2026-04-23T16:41:00Z" w16du:dateUtc="2026-04-23T08:41:00Z">
            <w:rPr>
              <w:ins w:id="1045" w:author="Z Richard" w:date="2026-04-23T16:41:00Z" w16du:dateUtc="2026-04-23T08:41:00Z"/>
            </w:rPr>
          </w:rPrChange>
        </w:rPr>
      </w:pPr>
      <w:ins w:id="1046" w:author="Z Richard" w:date="2026-04-23T16:41:00Z" w16du:dateUtc="2026-04-23T08:41:00Z">
        <w:r w:rsidRPr="009104F3">
          <w:rPr>
            <w:rFonts w:ascii="Consolas" w:hAnsi="Consolas" w:hint="eastAsia"/>
            <w:b/>
            <w:color w:val="215E99" w:themeColor="text2" w:themeTint="BF"/>
            <w:rPrChange w:id="1047" w:author="Z Richard" w:date="2026-04-23T16:41:00Z" w16du:dateUtc="2026-04-23T08:41:00Z">
              <w:rPr>
                <w:rFonts w:hint="eastAsia"/>
              </w:rPr>
            </w:rPrChange>
          </w:rPr>
          <w:t>前半纯</w:t>
        </w:r>
        <w:r w:rsidR="009104F3">
          <w:rPr>
            <w:rFonts w:ascii="Consolas" w:hAnsi="Consolas" w:hint="eastAsia"/>
            <w:b/>
            <w:color w:val="215E99" w:themeColor="text2" w:themeTint="BF"/>
          </w:rPr>
          <w:t>音乐下</w:t>
        </w:r>
        <w:r w:rsidRPr="009104F3">
          <w:rPr>
            <w:rFonts w:ascii="Consolas" w:hAnsi="Consolas" w:hint="eastAsia"/>
            <w:b/>
            <w:color w:val="215E99" w:themeColor="text2" w:themeTint="BF"/>
            <w:rPrChange w:id="1048" w:author="Z Richard" w:date="2026-04-23T16:41:00Z" w16du:dateUtc="2026-04-23T08:41:00Z">
              <w:rPr>
                <w:rFonts w:hint="eastAsia"/>
              </w:rPr>
            </w:rPrChange>
          </w:rPr>
          <w:t>灯光秀</w:t>
        </w:r>
      </w:ins>
    </w:p>
    <w:p w14:paraId="704EAD6C" w14:textId="4791E9C5" w:rsidR="005533C1" w:rsidRDefault="005533C1" w:rsidP="005533C1">
      <w:pPr>
        <w:ind w:firstLineChars="0" w:firstLine="0"/>
        <w:rPr>
          <w:ins w:id="1049" w:author="Z Richard" w:date="2026-04-23T16:41:00Z" w16du:dateUtc="2026-04-23T08:41:00Z"/>
        </w:rPr>
      </w:pPr>
      <w:ins w:id="1050" w:author="Z Richard" w:date="2026-04-23T16:41:00Z" w16du:dateUtc="2026-04-23T08:41:00Z">
        <w:r>
          <w:rPr>
            <w:rFonts w:ascii="Consolas" w:hAnsi="Consolas" w:hint="eastAsia"/>
            <w:b/>
            <w:color w:val="215E99" w:themeColor="text2" w:themeTint="BF"/>
          </w:rPr>
          <w:t>台词戏，涉及演员</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ins>
      <w:ins w:id="1051" w:author="Z Richard" w:date="2026-04-23T16:42:00Z" w16du:dateUtc="2026-04-23T08:42:00Z">
        <w:r w:rsidR="00A83A3F">
          <w:rPr>
            <w:rFonts w:ascii="Consolas" w:hAnsi="Consolas" w:hint="eastAsia"/>
            <w:b/>
            <w:color w:val="215E99" w:themeColor="text2" w:themeTint="BF"/>
          </w:rPr>
          <w:t>Lancelot</w:t>
        </w:r>
      </w:ins>
      <w:ins w:id="1052" w:author="Z Richard" w:date="2026-04-23T16:41:00Z" w16du:dateUtc="2026-04-23T08:41:00Z">
        <w:r>
          <w:rPr>
            <w:rFonts w:ascii="Consolas" w:hAnsi="Consolas" w:hint="eastAsia"/>
            <w:b/>
            <w:color w:val="215E99" w:themeColor="text2" w:themeTint="BF"/>
          </w:rPr>
          <w:t xml:space="preserve"> (</w:t>
        </w:r>
      </w:ins>
      <w:ins w:id="1053" w:author="Z Richard" w:date="2026-04-23T16:42:00Z" w16du:dateUtc="2026-04-23T08:42:00Z">
        <w:r w:rsidR="00A83A3F">
          <w:rPr>
            <w:rFonts w:ascii="Consolas" w:hAnsi="Consolas" w:hint="eastAsia"/>
            <w:b/>
            <w:color w:val="215E99" w:themeColor="text2" w:themeTint="BF"/>
          </w:rPr>
          <w:t>3</w:t>
        </w:r>
      </w:ins>
      <w:ins w:id="1054" w:author="Z Richard" w:date="2026-04-23T16:41:00Z" w16du:dateUtc="2026-04-23T08:41:00Z">
        <w:r>
          <w:rPr>
            <w:rFonts w:ascii="Consolas" w:hAnsi="Consolas" w:hint="eastAsia"/>
            <w:b/>
            <w:color w:val="215E99" w:themeColor="text2" w:themeTint="BF"/>
          </w:rPr>
          <w:t>)</w:t>
        </w:r>
        <w:r>
          <w:rPr>
            <w:rFonts w:ascii="Consolas" w:hAnsi="Consolas" w:hint="eastAsia"/>
            <w:b/>
            <w:color w:val="215E99" w:themeColor="text2" w:themeTint="BF"/>
          </w:rPr>
          <w:t>、</w:t>
        </w:r>
      </w:ins>
      <w:ins w:id="1055" w:author="Z Richard" w:date="2026-04-23T16:42:00Z" w16du:dateUtc="2026-04-23T08:42:00Z">
        <w:r w:rsidR="00A83A3F">
          <w:rPr>
            <w:rFonts w:ascii="Consolas" w:hAnsi="Consolas" w:hint="eastAsia"/>
            <w:b/>
            <w:color w:val="215E99" w:themeColor="text2" w:themeTint="BF"/>
          </w:rPr>
          <w:t>Kay</w:t>
        </w:r>
      </w:ins>
      <w:ins w:id="1056" w:author="Z Richard" w:date="2026-04-23T16:41:00Z" w16du:dateUtc="2026-04-23T08:41:00Z">
        <w:r>
          <w:rPr>
            <w:rFonts w:ascii="Consolas" w:hAnsi="Consolas" w:hint="eastAsia"/>
            <w:b/>
            <w:color w:val="215E99" w:themeColor="text2" w:themeTint="BF"/>
          </w:rPr>
          <w:t xml:space="preserve"> (</w:t>
        </w:r>
      </w:ins>
      <w:ins w:id="1057" w:author="Z Richard" w:date="2026-04-23T16:42:00Z" w16du:dateUtc="2026-04-23T08:42:00Z">
        <w:r w:rsidR="00A83A3F">
          <w:rPr>
            <w:rFonts w:ascii="Consolas" w:hAnsi="Consolas" w:hint="eastAsia"/>
            <w:b/>
            <w:color w:val="215E99" w:themeColor="text2" w:themeTint="BF"/>
          </w:rPr>
          <w:t>6</w:t>
        </w:r>
      </w:ins>
      <w:ins w:id="1058" w:author="Z Richard" w:date="2026-04-23T16:41:00Z" w16du:dateUtc="2026-04-23T08:41:00Z">
        <w:r>
          <w:rPr>
            <w:rFonts w:ascii="Consolas" w:hAnsi="Consolas" w:hint="eastAsia"/>
            <w:b/>
            <w:color w:val="215E99" w:themeColor="text2" w:themeTint="BF"/>
          </w:rPr>
          <w:t>)</w:t>
        </w:r>
      </w:ins>
      <w:ins w:id="1059" w:author="Z Richard" w:date="2026-04-23T16:42:00Z" w16du:dateUtc="2026-04-23T08:42:00Z">
        <w:r w:rsidR="00A83A3F">
          <w:rPr>
            <w:rFonts w:ascii="Consolas" w:hAnsi="Consolas" w:hint="eastAsia"/>
            <w:b/>
            <w:color w:val="215E99" w:themeColor="text2" w:themeTint="BF"/>
          </w:rPr>
          <w:t>、</w:t>
        </w:r>
        <w:r w:rsidR="00051B29">
          <w:rPr>
            <w:rFonts w:ascii="Consolas" w:hAnsi="Consolas" w:hint="eastAsia"/>
            <w:b/>
            <w:color w:val="215E99" w:themeColor="text2" w:themeTint="BF"/>
          </w:rPr>
          <w:t>Agnes (</w:t>
        </w:r>
        <w:r w:rsidR="00A83A3F">
          <w:rPr>
            <w:rFonts w:ascii="Consolas" w:hAnsi="Consolas" w:hint="eastAsia"/>
            <w:b/>
            <w:color w:val="215E99" w:themeColor="text2" w:themeTint="BF"/>
          </w:rPr>
          <w:t>7)</w:t>
        </w:r>
        <w:r w:rsidR="00051B29">
          <w:rPr>
            <w:rFonts w:ascii="Consolas" w:hAnsi="Consolas" w:hint="eastAsia"/>
            <w:b/>
            <w:color w:val="215E99" w:themeColor="text2" w:themeTint="BF"/>
          </w:rPr>
          <w:t>、</w:t>
        </w:r>
        <w:r w:rsidR="00051B29">
          <w:rPr>
            <w:rFonts w:ascii="Consolas" w:hAnsi="Consolas" w:hint="eastAsia"/>
            <w:b/>
            <w:color w:val="215E99" w:themeColor="text2" w:themeTint="BF"/>
          </w:rPr>
          <w:t>Bedivere (16)</w:t>
        </w:r>
        <w:r w:rsidR="00051B29">
          <w:rPr>
            <w:rFonts w:ascii="Consolas" w:hAnsi="Consolas" w:hint="eastAsia"/>
            <w:b/>
            <w:color w:val="215E99" w:themeColor="text2" w:themeTint="BF"/>
          </w:rPr>
          <w:t>、</w:t>
        </w:r>
        <w:r w:rsidR="00051B29">
          <w:rPr>
            <w:rFonts w:ascii="Consolas" w:hAnsi="Consolas" w:hint="eastAsia"/>
            <w:b/>
            <w:color w:val="215E99" w:themeColor="text2" w:themeTint="BF"/>
          </w:rPr>
          <w:t>Gawain (17)</w:t>
        </w:r>
      </w:ins>
    </w:p>
    <w:p w14:paraId="71F5AF05" w14:textId="77777777" w:rsidR="005533C1" w:rsidRDefault="005533C1">
      <w:pPr>
        <w:ind w:firstLineChars="0" w:firstLine="0"/>
        <w:pPrChange w:id="1060" w:author="Z Richard" w:date="2026-04-23T16:41:00Z" w16du:dateUtc="2026-04-23T08:41:00Z">
          <w:pPr>
            <w:ind w:firstLine="440"/>
          </w:pPr>
        </w:pPrChange>
      </w:pPr>
    </w:p>
    <w:p w14:paraId="3C238D43" w14:textId="77777777" w:rsidR="00555047" w:rsidRDefault="002E5D19">
      <w:pPr>
        <w:pStyle w:val="a3"/>
      </w:pPr>
      <w:r>
        <w:t>[</w:t>
      </w:r>
      <w:r>
        <w:rPr>
          <w:rFonts w:hint="eastAsia"/>
        </w:rPr>
        <w:t xml:space="preserve"> </w:t>
      </w:r>
      <w:r>
        <w:t>Camelot</w:t>
      </w:r>
      <w:r>
        <w:t>王城的议事厅里，</w:t>
      </w:r>
      <w:r>
        <w:t>Arthur</w:t>
      </w:r>
      <w:r>
        <w:t>和骑士们围在圆桌旁，铠甲上仍留着与萨克逊人作战的划痕。火把熊熊燃烧，暖光映在他们疲惫却满含希望的脸上</w:t>
      </w:r>
      <w:r>
        <w:rPr>
          <w:rFonts w:hint="eastAsia"/>
        </w:rPr>
        <w:t xml:space="preserve"> </w:t>
      </w:r>
      <w:r>
        <w:t>]</w:t>
      </w:r>
    </w:p>
    <w:p w14:paraId="3AEF0727" w14:textId="77777777" w:rsidR="00555047" w:rsidRDefault="00555047" w:rsidP="00906BC2">
      <w:pPr>
        <w:ind w:firstLineChars="0" w:firstLine="0"/>
        <w:rPr>
          <w:ins w:id="1061" w:author="Z Richard" w:date="2026-04-23T16:41:00Z" w16du:dateUtc="2026-04-23T08:41:00Z"/>
        </w:rPr>
      </w:pPr>
    </w:p>
    <w:p w14:paraId="5E187A3E" w14:textId="509B06FB" w:rsidR="00906BC2" w:rsidRDefault="00A8036C">
      <w:pPr>
        <w:ind w:firstLineChars="0" w:firstLine="0"/>
        <w:pPrChange w:id="1062" w:author="Z Richard" w:date="2026-04-23T16:41:00Z" w16du:dateUtc="2026-04-23T08:41:00Z">
          <w:pPr>
            <w:ind w:firstLine="442"/>
          </w:pPr>
        </w:pPrChange>
      </w:pPr>
      <w:ins w:id="1063" w:author="Z Richard" w:date="2026-04-24T02:14:00Z" w16du:dateUtc="2026-04-23T18:14:00Z">
        <w:r>
          <w:rPr>
            <w:rFonts w:ascii="Consolas" w:hAnsi="Consolas" w:hint="eastAsia"/>
            <w:b/>
            <w:color w:val="FFFFFF" w:themeColor="background1"/>
            <w:highlight w:val="red"/>
          </w:rPr>
          <w:t>开始说话后</w:t>
        </w:r>
      </w:ins>
      <w:ins w:id="1064"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1065" w:author="Z Richard" w:date="2026-04-23T16:41:00Z" w16du:dateUtc="2026-04-23T08:41:00Z">
        <w:r w:rsidR="00906BC2" w:rsidRPr="0043183D">
          <w:rPr>
            <w:rFonts w:ascii="Consolas" w:hAnsi="Consolas" w:hint="eastAsia"/>
            <w:b/>
            <w:color w:val="FFFFFF" w:themeColor="background1"/>
            <w:highlight w:val="red"/>
          </w:rPr>
          <w:t>Down</w:t>
        </w:r>
      </w:ins>
    </w:p>
    <w:p w14:paraId="7EF22567" w14:textId="77777777" w:rsidR="00555047" w:rsidRDefault="002E5D19">
      <w:pPr>
        <w:pStyle w:val="ad"/>
        <w:spacing w:after="62"/>
      </w:pPr>
      <w:r>
        <w:rPr>
          <w:rFonts w:hint="eastAsia"/>
        </w:rPr>
        <w:t>Kay</w:t>
      </w:r>
      <w:ins w:id="1066" w:author="Liao Kuo" w:date="2026-04-09T16:18:00Z">
        <w:r w:rsidR="004811E4">
          <w:t xml:space="preserve"> 6</w:t>
        </w:r>
      </w:ins>
    </w:p>
    <w:p w14:paraId="2A91D023" w14:textId="77777777" w:rsidR="00555047" w:rsidRDefault="002E5D19">
      <w:pPr>
        <w:ind w:firstLine="440"/>
      </w:pPr>
      <w:r>
        <w:t>After three months of fighting, the Saxons have finally fled north! Their camps are in ruins, and they won’t dare to cross the border for at least a year!</w:t>
      </w:r>
    </w:p>
    <w:p w14:paraId="36EAA1F6" w14:textId="77777777" w:rsidR="00555047" w:rsidRDefault="002E5D19">
      <w:pPr>
        <w:ind w:firstLine="440"/>
      </w:pPr>
      <w:r>
        <w:t>激战三个月，撒克逊人终于往北逃了！他们的营地全毁了，至少一年内不敢越境！</w:t>
      </w:r>
    </w:p>
    <w:p w14:paraId="62542CA3" w14:textId="77777777" w:rsidR="00555047" w:rsidRDefault="00555047">
      <w:pPr>
        <w:ind w:firstLine="440"/>
      </w:pPr>
    </w:p>
    <w:p w14:paraId="524153FD" w14:textId="77777777" w:rsidR="00555047" w:rsidRDefault="002E5D19">
      <w:pPr>
        <w:pStyle w:val="ad"/>
        <w:spacing w:after="62"/>
      </w:pPr>
      <w:r>
        <w:rPr>
          <w:rFonts w:hint="eastAsia"/>
        </w:rPr>
        <w:t>Arthur</w:t>
      </w:r>
      <w:ins w:id="1067" w:author="Liao Kuo" w:date="2026-04-09T16:18:00Z">
        <w:r w:rsidR="004811E4">
          <w:t xml:space="preserve"> 1</w:t>
        </w:r>
      </w:ins>
    </w:p>
    <w:p w14:paraId="2F3FE488" w14:textId="77777777" w:rsidR="00555047" w:rsidRDefault="002E5D19">
      <w:pPr>
        <w:ind w:firstLine="440"/>
      </w:pPr>
      <w:r>
        <w:t>And there’s more—our scouts found traces of the Holy Grail in the East Valley! If we set out now</w:t>
      </w:r>
      <w:r>
        <w:rPr>
          <w:rFonts w:hint="eastAsia"/>
        </w:rPr>
        <w:t xml:space="preserve"> </w:t>
      </w:r>
      <w:r>
        <w:t>while the Saxons are weak, we can claim it before darkness returns!</w:t>
      </w:r>
    </w:p>
    <w:p w14:paraId="412F0428" w14:textId="77777777" w:rsidR="00555047" w:rsidRDefault="002E5D19">
      <w:pPr>
        <w:ind w:firstLine="440"/>
      </w:pPr>
      <w:r>
        <w:t>还有更好的消息</w:t>
      </w:r>
      <w:r>
        <w:t xml:space="preserve"> </w:t>
      </w:r>
      <w:r>
        <w:rPr>
          <w:rFonts w:hint="eastAsia"/>
        </w:rPr>
        <w:t>——</w:t>
      </w:r>
      <w:r>
        <w:t xml:space="preserve"> </w:t>
      </w:r>
      <w:r>
        <w:t>我们的斥候在东山谷发现了圣杯的踪迹！要是现在出发，趁撒克逊人元气大伤，我们能在黑暗卷土重来前找到它！</w:t>
      </w:r>
    </w:p>
    <w:p w14:paraId="43BF48B3" w14:textId="77777777" w:rsidR="00555047" w:rsidRDefault="00555047">
      <w:pPr>
        <w:ind w:firstLine="440"/>
      </w:pPr>
    </w:p>
    <w:p w14:paraId="1C54D086" w14:textId="77777777" w:rsidR="00555047" w:rsidRDefault="002E5D19">
      <w:pPr>
        <w:pStyle w:val="ad"/>
        <w:spacing w:after="62"/>
      </w:pPr>
      <w:r>
        <w:rPr>
          <w:rFonts w:hint="eastAsia"/>
        </w:rPr>
        <w:t>Gawain</w:t>
      </w:r>
      <w:ins w:id="1068" w:author="Liao Kuo" w:date="2026-04-09T16:18:00Z">
        <w:r w:rsidR="004811E4">
          <w:t xml:space="preserve"> 17</w:t>
        </w:r>
      </w:ins>
    </w:p>
    <w:p w14:paraId="7CD061D1" w14:textId="77777777" w:rsidR="00555047" w:rsidRDefault="002E5D19">
      <w:pPr>
        <w:ind w:firstLine="440"/>
      </w:pPr>
      <w:r>
        <w:t>The Holy Grail? The</w:t>
      </w:r>
      <w:r>
        <w:rPr>
          <w:rFonts w:hint="eastAsia"/>
        </w:rPr>
        <w:t xml:space="preserve"> legendary</w:t>
      </w:r>
      <w:r>
        <w:t xml:space="preserve"> relic that </w:t>
      </w:r>
      <w:r>
        <w:rPr>
          <w:rFonts w:hint="eastAsia"/>
        </w:rPr>
        <w:t>may</w:t>
      </w:r>
      <w:r>
        <w:t xml:space="preserve"> bring eternal peace?</w:t>
      </w:r>
    </w:p>
    <w:p w14:paraId="61459785" w14:textId="77777777" w:rsidR="00555047" w:rsidRDefault="002E5D19">
      <w:pPr>
        <w:ind w:firstLine="440"/>
      </w:pPr>
      <w:r>
        <w:t>圣杯？就是传说中能带来永久和平的圣物？</w:t>
      </w:r>
    </w:p>
    <w:p w14:paraId="45D2A840" w14:textId="77777777" w:rsidR="00555047" w:rsidRDefault="00555047">
      <w:pPr>
        <w:ind w:firstLine="440"/>
      </w:pPr>
    </w:p>
    <w:p w14:paraId="3D8D7E69" w14:textId="77777777" w:rsidR="00555047" w:rsidRDefault="002E5D19">
      <w:pPr>
        <w:pStyle w:val="ad"/>
        <w:spacing w:after="62"/>
      </w:pPr>
      <w:r>
        <w:rPr>
          <w:rFonts w:hint="eastAsia"/>
        </w:rPr>
        <w:t>Arthur</w:t>
      </w:r>
      <w:ins w:id="1069" w:author="Liao Kuo" w:date="2026-04-09T16:18:00Z">
        <w:r w:rsidR="004811E4">
          <w:t xml:space="preserve"> 1</w:t>
        </w:r>
      </w:ins>
    </w:p>
    <w:p w14:paraId="78374FD8" w14:textId="77777777" w:rsidR="00555047" w:rsidRDefault="002E5D19">
      <w:pPr>
        <w:ind w:firstLine="440"/>
      </w:pPr>
      <w:r>
        <w:t>Exactly!</w:t>
      </w:r>
    </w:p>
    <w:p w14:paraId="7CFEF92B" w14:textId="77777777" w:rsidR="00555047" w:rsidRDefault="002E5D19">
      <w:pPr>
        <w:ind w:firstLine="440"/>
      </w:pPr>
      <w:r>
        <w:t>对的！</w:t>
      </w:r>
    </w:p>
    <w:p w14:paraId="5CA9CF72" w14:textId="77777777" w:rsidR="00555047" w:rsidRDefault="00555047">
      <w:pPr>
        <w:ind w:firstLine="440"/>
      </w:pPr>
    </w:p>
    <w:p w14:paraId="798826BF" w14:textId="77777777" w:rsidR="00555047" w:rsidRDefault="002E5D19">
      <w:pPr>
        <w:pStyle w:val="a3"/>
      </w:pPr>
      <w:r>
        <w:rPr>
          <w:rFonts w:hint="eastAsia"/>
        </w:rPr>
        <w:t xml:space="preserve">[ </w:t>
      </w:r>
      <w:r>
        <w:t>骑士们欢呼起来，互相拍打肩膀，庆祝这双喜临门。突然，一名侍女闯进来，她头发凌乱，气喘吁吁</w:t>
      </w:r>
      <w:r>
        <w:rPr>
          <w:rFonts w:hint="eastAsia"/>
        </w:rPr>
        <w:t xml:space="preserve"> ]</w:t>
      </w:r>
    </w:p>
    <w:p w14:paraId="77436186" w14:textId="77777777" w:rsidR="00555047" w:rsidRDefault="00555047">
      <w:pPr>
        <w:ind w:firstLine="440"/>
      </w:pPr>
    </w:p>
    <w:p w14:paraId="6F01407F" w14:textId="77777777" w:rsidR="00555047" w:rsidRDefault="002E5D19">
      <w:pPr>
        <w:pStyle w:val="ad"/>
        <w:spacing w:after="62"/>
      </w:pPr>
      <w:r>
        <w:rPr>
          <w:rFonts w:hint="eastAsia"/>
        </w:rPr>
        <w:t>Agnes</w:t>
      </w:r>
      <w:ins w:id="1070" w:author="Liao Kuo" w:date="2026-04-09T16:18:00Z">
        <w:r w:rsidR="004811E4">
          <w:t xml:space="preserve"> 7</w:t>
        </w:r>
      </w:ins>
    </w:p>
    <w:p w14:paraId="1E143ADB" w14:textId="77777777" w:rsidR="00555047" w:rsidRDefault="002E5D19">
      <w:pPr>
        <w:ind w:firstLine="440"/>
      </w:pPr>
      <w:r>
        <w:t>Sire! Oh my God, Sire! It’s Lady Guinevere—she’s been kidnapped! A group of masked men broke into her chambers just now, and took her away through the west gate!​</w:t>
      </w:r>
    </w:p>
    <w:p w14:paraId="09229AA2" w14:textId="77777777" w:rsidR="00555047" w:rsidRDefault="002E5D19">
      <w:pPr>
        <w:ind w:firstLine="440"/>
      </w:pPr>
      <w:r>
        <w:t>陛下！天啊，陛下！是王后</w:t>
      </w:r>
      <w:r>
        <w:t xml:space="preserve"> </w:t>
      </w:r>
      <w:r>
        <w:rPr>
          <w:rFonts w:hint="eastAsia"/>
        </w:rPr>
        <w:t>——</w:t>
      </w:r>
      <w:r>
        <w:t xml:space="preserve"> </w:t>
      </w:r>
      <w:r>
        <w:t>她被绑架了！刚才一群蒙面人闯进她的寝宫，把她从西城门掳走了！</w:t>
      </w:r>
    </w:p>
    <w:p w14:paraId="0F92FFBD" w14:textId="77777777" w:rsidR="00555047" w:rsidRDefault="00555047">
      <w:pPr>
        <w:ind w:firstLine="440"/>
      </w:pPr>
    </w:p>
    <w:p w14:paraId="1569A2B2" w14:textId="77777777" w:rsidR="00555047" w:rsidRDefault="002E5D19">
      <w:pPr>
        <w:pStyle w:val="ad"/>
        <w:spacing w:after="62"/>
      </w:pPr>
      <w:r>
        <w:rPr>
          <w:rFonts w:hint="eastAsia"/>
        </w:rPr>
        <w:t>Lancelot</w:t>
      </w:r>
      <w:ins w:id="1071" w:author="Liao Kuo" w:date="2026-04-09T16:18:00Z">
        <w:r w:rsidR="004811E4">
          <w:t xml:space="preserve"> 3</w:t>
        </w:r>
      </w:ins>
    </w:p>
    <w:p w14:paraId="10934083" w14:textId="77777777" w:rsidR="00555047" w:rsidRDefault="002E5D19">
      <w:pPr>
        <w:spacing w:afterLines="20" w:after="62"/>
        <w:ind w:firstLine="440"/>
      </w:pPr>
      <w:r>
        <w:t>I’ll go after her! I’ll track those men down and bring Gui...bring the Queen back---I will not return without her</w:t>
      </w:r>
      <w:r>
        <w:rPr>
          <w:rFonts w:hint="eastAsia"/>
        </w:rPr>
        <w:t>.</w:t>
      </w:r>
    </w:p>
    <w:p w14:paraId="7C1E9DC1" w14:textId="77777777" w:rsidR="00555047" w:rsidRDefault="002E5D19">
      <w:pPr>
        <w:ind w:firstLine="440"/>
      </w:pPr>
      <w:r>
        <w:t>我去追！我一定追上那些人，把桂妮</w:t>
      </w:r>
      <w:r>
        <w:t xml:space="preserve"> </w:t>
      </w:r>
      <w:r>
        <w:rPr>
          <w:rFonts w:hint="eastAsia"/>
        </w:rPr>
        <w:t>——</w:t>
      </w:r>
      <w:r>
        <w:t xml:space="preserve"> </w:t>
      </w:r>
      <w:r>
        <w:t>把王后带回来，活要见人，死要见尸！</w:t>
      </w:r>
    </w:p>
    <w:p w14:paraId="3D96EFD9" w14:textId="77777777" w:rsidR="00555047" w:rsidRDefault="00555047">
      <w:pPr>
        <w:ind w:firstLine="440"/>
      </w:pPr>
    </w:p>
    <w:p w14:paraId="627C1FB0" w14:textId="77777777" w:rsidR="00555047" w:rsidRDefault="002E5D19">
      <w:pPr>
        <w:pStyle w:val="a3"/>
      </w:pPr>
      <w:r>
        <w:lastRenderedPageBreak/>
        <w:t>[</w:t>
      </w:r>
      <w:r>
        <w:rPr>
          <w:rFonts w:hint="eastAsia"/>
        </w:rPr>
        <w:t xml:space="preserve"> </w:t>
      </w:r>
      <w:r>
        <w:rPr>
          <w:rFonts w:hint="eastAsia"/>
        </w:rPr>
        <w:t>所有人的目光看向</w:t>
      </w:r>
      <w:r>
        <w:rPr>
          <w:rFonts w:hint="eastAsia"/>
        </w:rPr>
        <w:t>Arthur</w:t>
      </w:r>
      <w:r>
        <w:rPr>
          <w:rFonts w:hint="eastAsia"/>
        </w:rPr>
        <w:t>——他低垂着头，双手在桌上攥成拳头，脸色惨白</w:t>
      </w:r>
      <w:r>
        <w:rPr>
          <w:rFonts w:hint="eastAsia"/>
        </w:rPr>
        <w:t xml:space="preserve"> </w:t>
      </w:r>
      <w:r>
        <w:t>]</w:t>
      </w:r>
    </w:p>
    <w:p w14:paraId="4ED88432" w14:textId="77777777" w:rsidR="00555047" w:rsidRDefault="002E5D19">
      <w:pPr>
        <w:ind w:firstLineChars="0" w:firstLine="0"/>
        <w:pPrChange w:id="1072" w:author="Z Richard" w:date="2026-04-23T16:41:00Z" w16du:dateUtc="2026-04-23T08:41:00Z">
          <w:pPr>
            <w:ind w:firstLine="440"/>
          </w:pPr>
        </w:pPrChange>
      </w:pPr>
      <w:del w:id="1073" w:author="Z Richard" w:date="2026-04-23T16:41:00Z" w16du:dateUtc="2026-04-23T08:41:00Z">
        <w:r w:rsidDel="00644A06">
          <w:br w:type="page"/>
        </w:r>
      </w:del>
    </w:p>
    <w:p w14:paraId="63544329" w14:textId="77777777" w:rsidR="00555047" w:rsidRDefault="002E5D19">
      <w:pPr>
        <w:pStyle w:val="ad"/>
        <w:spacing w:after="62"/>
      </w:pPr>
      <w:r>
        <w:rPr>
          <w:rFonts w:hint="eastAsia"/>
        </w:rPr>
        <w:t>Bedivere</w:t>
      </w:r>
      <w:ins w:id="1074" w:author="Liao Kuo" w:date="2026-04-09T16:18:00Z">
        <w:r w:rsidR="004811E4">
          <w:t xml:space="preserve"> 16</w:t>
        </w:r>
      </w:ins>
    </w:p>
    <w:p w14:paraId="32A1634C" w14:textId="77777777" w:rsidR="00555047" w:rsidRDefault="002E5D19">
      <w:pPr>
        <w:ind w:firstLine="440"/>
      </w:pPr>
      <w:r>
        <w:t>My lord...</w:t>
      </w:r>
    </w:p>
    <w:p w14:paraId="746B278F" w14:textId="77777777" w:rsidR="00555047" w:rsidRDefault="002E5D19">
      <w:pPr>
        <w:ind w:firstLine="440"/>
      </w:pPr>
      <w:r>
        <w:t>陛下</w:t>
      </w:r>
      <w:r>
        <w:t>……</w:t>
      </w:r>
    </w:p>
    <w:p w14:paraId="4DD987B1" w14:textId="77777777" w:rsidR="00555047" w:rsidRPr="004811E4" w:rsidRDefault="004811E4">
      <w:pPr>
        <w:ind w:firstLineChars="0" w:firstLine="0"/>
        <w:rPr>
          <w:color w:val="FFFFFF" w:themeColor="background1"/>
          <w:rPrChange w:id="1075" w:author="Liao Kuo" w:date="2026-04-09T16:19:00Z">
            <w:rPr/>
          </w:rPrChange>
        </w:rPr>
        <w:pPrChange w:id="1076" w:author="Liao Kuo" w:date="2026-04-09T16:18:00Z">
          <w:pPr>
            <w:ind w:firstLine="442"/>
          </w:pPr>
        </w:pPrChange>
      </w:pPr>
      <w:ins w:id="1077" w:author="Liao Kuo" w:date="2026-04-09T16:19:00Z">
        <w:r w:rsidRPr="004811E4">
          <w:rPr>
            <w:rFonts w:ascii="Consolas" w:hAnsi="Consolas"/>
            <w:b/>
            <w:color w:val="FFFFFF" w:themeColor="background1"/>
            <w:highlight w:val="red"/>
            <w:rPrChange w:id="1078" w:author="Liao Kuo" w:date="2026-04-09T16:19:00Z">
              <w:rPr>
                <w:rFonts w:ascii="Consolas" w:hAnsi="Consolas"/>
                <w:b/>
                <w:color w:val="000000" w:themeColor="text1"/>
                <w:highlight w:val="green"/>
              </w:rPr>
            </w:rPrChange>
          </w:rPr>
          <w:t>6 7 16 17 Off</w:t>
        </w:r>
      </w:ins>
    </w:p>
    <w:p w14:paraId="2D377D20" w14:textId="77777777" w:rsidR="00555047" w:rsidRDefault="002E5D19">
      <w:pPr>
        <w:pStyle w:val="a3"/>
      </w:pPr>
      <w:r>
        <w:rPr>
          <w:rFonts w:hint="eastAsia"/>
        </w:rPr>
        <w:t xml:space="preserve">[ </w:t>
      </w:r>
      <w:r>
        <w:t>Arthur</w:t>
      </w:r>
      <w:r>
        <w:t>努力朝</w:t>
      </w:r>
      <w:r>
        <w:t>Bedivere</w:t>
      </w:r>
      <w:r>
        <w:t>摆摆手，示意自己还好。他用力撑起身体，身形和话语同样颤抖</w:t>
      </w:r>
      <w:r>
        <w:rPr>
          <w:rFonts w:hint="eastAsia"/>
        </w:rPr>
        <w:t xml:space="preserve"> ]</w:t>
      </w:r>
    </w:p>
    <w:p w14:paraId="44C7F6B6" w14:textId="77777777" w:rsidR="00555047" w:rsidRDefault="00555047">
      <w:pPr>
        <w:ind w:firstLine="440"/>
      </w:pPr>
    </w:p>
    <w:p w14:paraId="465085E6" w14:textId="77777777" w:rsidR="00555047" w:rsidRDefault="002E5D19">
      <w:pPr>
        <w:pStyle w:val="ad"/>
        <w:spacing w:after="62"/>
      </w:pPr>
      <w:r>
        <w:rPr>
          <w:rFonts w:hint="eastAsia"/>
        </w:rPr>
        <w:t>Arthur</w:t>
      </w:r>
    </w:p>
    <w:p w14:paraId="1A2DA3F8" w14:textId="77777777" w:rsidR="00555047" w:rsidRDefault="002E5D19">
      <w:pPr>
        <w:ind w:firstLine="440"/>
      </w:pPr>
      <w:r>
        <w:t>Lancelot… I know how you feel. Every part of me screams to go after her with you.</w:t>
      </w:r>
    </w:p>
    <w:p w14:paraId="63F82BA5" w14:textId="77777777" w:rsidR="00555047" w:rsidRDefault="002E5D19">
      <w:pPr>
        <w:ind w:firstLine="440"/>
      </w:pPr>
      <w:r>
        <w:t>兰斯洛特</w:t>
      </w:r>
      <w:r>
        <w:t xml:space="preserve">…… </w:t>
      </w:r>
      <w:r>
        <w:t>我懂你的心情。我浑身上下每一处都嘶吼着，想要和你一起去找她。</w:t>
      </w:r>
    </w:p>
    <w:p w14:paraId="42AF4EE1" w14:textId="77777777" w:rsidR="00555047" w:rsidRDefault="00555047">
      <w:pPr>
        <w:ind w:firstLine="440"/>
      </w:pPr>
    </w:p>
    <w:p w14:paraId="5A71E3D4" w14:textId="77777777" w:rsidR="00555047" w:rsidRDefault="002E5D19">
      <w:pPr>
        <w:pStyle w:val="ad"/>
        <w:spacing w:after="62"/>
      </w:pPr>
      <w:r>
        <w:rPr>
          <w:rFonts w:hint="eastAsia"/>
        </w:rPr>
        <w:t>Lancelot</w:t>
      </w:r>
    </w:p>
    <w:p w14:paraId="5E3E30E7" w14:textId="77777777" w:rsidR="00555047" w:rsidRDefault="002E5D19">
      <w:pPr>
        <w:spacing w:line="300" w:lineRule="exact"/>
        <w:ind w:firstLine="440"/>
      </w:pPr>
      <w:r>
        <w:rPr>
          <w:rStyle w:val="a4"/>
          <w:rFonts w:hint="eastAsia"/>
        </w:rPr>
        <w:t>（不敢相信）</w:t>
      </w:r>
      <w:r>
        <w:t>So</w:t>
      </w:r>
      <w:r>
        <w:rPr>
          <w:rFonts w:hint="eastAsia"/>
        </w:rPr>
        <w:t>,</w:t>
      </w:r>
      <w:r>
        <w:t xml:space="preserve"> you </w:t>
      </w:r>
      <w:r>
        <w:rPr>
          <w:rFonts w:hint="eastAsia"/>
        </w:rPr>
        <w:t>will not</w:t>
      </w:r>
      <w:r>
        <w:t xml:space="preserve"> go?</w:t>
      </w:r>
    </w:p>
    <w:p w14:paraId="12E6F58C" w14:textId="77777777" w:rsidR="00555047" w:rsidRDefault="002E5D19">
      <w:pPr>
        <w:ind w:firstLine="440"/>
      </w:pPr>
      <w:r>
        <w:t>所以您不去吗？</w:t>
      </w:r>
    </w:p>
    <w:p w14:paraId="4166B75A" w14:textId="77777777" w:rsidR="00555047" w:rsidRDefault="00555047">
      <w:pPr>
        <w:ind w:firstLine="440"/>
      </w:pPr>
    </w:p>
    <w:p w14:paraId="1C94DA14" w14:textId="77777777" w:rsidR="00555047" w:rsidRDefault="002E5D19">
      <w:pPr>
        <w:pStyle w:val="ad"/>
        <w:spacing w:after="62"/>
      </w:pPr>
      <w:r>
        <w:rPr>
          <w:rFonts w:hint="eastAsia"/>
        </w:rPr>
        <w:t>Arthur</w:t>
      </w:r>
    </w:p>
    <w:p w14:paraId="157EF7B3" w14:textId="77777777" w:rsidR="00555047" w:rsidRDefault="002E5D19">
      <w:pPr>
        <w:spacing w:afterLines="21" w:after="65" w:line="300" w:lineRule="exact"/>
        <w:ind w:firstLine="440"/>
      </w:pPr>
      <w:r>
        <w:rPr>
          <w:rStyle w:val="a4"/>
          <w:rFonts w:hint="eastAsia"/>
        </w:rPr>
        <w:t>（一边说一边走到</w:t>
      </w:r>
      <w:r>
        <w:rPr>
          <w:rStyle w:val="a4"/>
          <w:rFonts w:hint="eastAsia"/>
        </w:rPr>
        <w:t>Lancelot</w:t>
      </w:r>
      <w:r>
        <w:rPr>
          <w:rStyle w:val="a4"/>
          <w:rFonts w:hint="eastAsia"/>
        </w:rPr>
        <w:t>面前）</w:t>
      </w:r>
      <w:r>
        <w:t>The Grail...it is Britain’s</w:t>
      </w:r>
      <w:r>
        <w:rPr>
          <w:rFonts w:hint="eastAsia"/>
        </w:rPr>
        <w:t xml:space="preserve"> only chance for</w:t>
      </w:r>
      <w:r>
        <w:t xml:space="preserve"> eternal peace.</w:t>
      </w:r>
      <w:r>
        <w:rPr>
          <w:rFonts w:hint="eastAsia"/>
        </w:rPr>
        <w:t xml:space="preserve"> For many years, w</w:t>
      </w:r>
      <w:r>
        <w:t>e have sought the</w:t>
      </w:r>
      <w:r>
        <w:rPr>
          <w:rFonts w:hint="eastAsia"/>
        </w:rPr>
        <w:t xml:space="preserve"> Holy</w:t>
      </w:r>
      <w:r>
        <w:t xml:space="preserve"> Grail and </w:t>
      </w:r>
      <w:r>
        <w:rPr>
          <w:rFonts w:hint="eastAsia"/>
        </w:rPr>
        <w:t>for many years it has alluded us</w:t>
      </w:r>
      <w:r>
        <w:t xml:space="preserve">! Lancelot, look in my eyes, tell me that you </w:t>
      </w:r>
      <w:r>
        <w:rPr>
          <w:rFonts w:hint="eastAsia"/>
        </w:rPr>
        <w:t>understand</w:t>
      </w:r>
      <w:r>
        <w:t xml:space="preserve">, you </w:t>
      </w:r>
      <w:r>
        <w:rPr>
          <w:rFonts w:hint="eastAsia"/>
        </w:rPr>
        <w:t>understand</w:t>
      </w:r>
      <w:r>
        <w:t xml:space="preserve"> that if we let it slip</w:t>
      </w:r>
      <w:r>
        <w:rPr>
          <w:rFonts w:hint="eastAsia"/>
        </w:rPr>
        <w:t xml:space="preserve"> out of our grasp</w:t>
      </w:r>
      <w:r>
        <w:t>, our people will suffer more wars, more deaths.</w:t>
      </w:r>
    </w:p>
    <w:p w14:paraId="42F15DFA" w14:textId="77777777" w:rsidR="00555047" w:rsidRDefault="002E5D19">
      <w:pPr>
        <w:ind w:firstLine="440"/>
      </w:pPr>
      <w:r>
        <w:t>圣杯</w:t>
      </w:r>
      <w:r>
        <w:t xml:space="preserve">…… </w:t>
      </w:r>
      <w:r>
        <w:t>那是不列颠获得永久和平的唯一机会。我们找了它这么多年，这还是头一次有确切消息！兰斯洛特，看着我的眼睛，告诉我：你明白</w:t>
      </w:r>
      <w:r>
        <w:t xml:space="preserve"> </w:t>
      </w:r>
      <w:r>
        <w:rPr>
          <w:rFonts w:hint="eastAsia"/>
        </w:rPr>
        <w:t>——</w:t>
      </w:r>
      <w:r>
        <w:t xml:space="preserve"> </w:t>
      </w:r>
      <w:r>
        <w:t>要是我们错过这次机会，子民们会遭遇更多战争、更多死亡。</w:t>
      </w:r>
    </w:p>
    <w:p w14:paraId="40AF1264" w14:textId="77777777" w:rsidR="00555047" w:rsidRDefault="00555047">
      <w:pPr>
        <w:ind w:firstLine="440"/>
      </w:pPr>
    </w:p>
    <w:p w14:paraId="1761669D" w14:textId="77777777" w:rsidR="00555047" w:rsidRDefault="002E5D19">
      <w:pPr>
        <w:pStyle w:val="ad"/>
        <w:spacing w:after="62"/>
      </w:pPr>
      <w:r>
        <w:rPr>
          <w:rFonts w:hint="eastAsia"/>
        </w:rPr>
        <w:t>Lancelot</w:t>
      </w:r>
    </w:p>
    <w:p w14:paraId="0EAA582D" w14:textId="77777777" w:rsidR="00555047" w:rsidRDefault="002E5D19">
      <w:pPr>
        <w:spacing w:afterLines="20" w:after="62"/>
        <w:ind w:firstLine="440"/>
      </w:pPr>
      <w:r>
        <w:t xml:space="preserve">My lord! I know... I know, but that is our Queen! </w:t>
      </w:r>
      <w:r>
        <w:rPr>
          <w:rFonts w:hint="eastAsia"/>
        </w:rPr>
        <w:t>Taken from us with no</w:t>
      </w:r>
      <w:r>
        <w:t xml:space="preserve"> knowing if she is still alive! I beg you, my lord, you can take all</w:t>
      </w:r>
      <w:r>
        <w:rPr>
          <w:rFonts w:hint="eastAsia"/>
        </w:rPr>
        <w:t xml:space="preserve"> of</w:t>
      </w:r>
      <w:r>
        <w:t xml:space="preserve"> the troops to chase after the Grail. Just let me </w:t>
      </w:r>
      <w:r>
        <w:rPr>
          <w:rFonts w:hint="eastAsia"/>
        </w:rPr>
        <w:t>go</w:t>
      </w:r>
      <w:r>
        <w:t xml:space="preserve">, </w:t>
      </w:r>
      <w:r>
        <w:rPr>
          <w:rFonts w:hint="eastAsia"/>
        </w:rPr>
        <w:t>let me seek the</w:t>
      </w:r>
      <w:r>
        <w:t xml:space="preserve"> Queen, please!</w:t>
      </w:r>
    </w:p>
    <w:p w14:paraId="3805603C" w14:textId="77777777" w:rsidR="00555047" w:rsidRDefault="002E5D19">
      <w:pPr>
        <w:ind w:firstLine="440"/>
      </w:pPr>
      <w:r>
        <w:t>陛下！我明白</w:t>
      </w:r>
      <w:r>
        <w:t xml:space="preserve">…… </w:t>
      </w:r>
      <w:r>
        <w:t>我明白，可那是我们的王后啊！被人掳走，生死未卜！求您了陛下，您可以带所有士兵去追圣杯，就让我一个人去救王后，求您了！</w:t>
      </w:r>
    </w:p>
    <w:p w14:paraId="4149A5E1" w14:textId="77777777" w:rsidR="00555047" w:rsidRDefault="00555047">
      <w:pPr>
        <w:ind w:firstLine="440"/>
      </w:pPr>
    </w:p>
    <w:p w14:paraId="416D788A" w14:textId="77777777" w:rsidR="00555047" w:rsidRDefault="002E5D19">
      <w:pPr>
        <w:pStyle w:val="ad"/>
        <w:spacing w:after="62"/>
      </w:pPr>
      <w:r>
        <w:rPr>
          <w:rFonts w:hint="eastAsia"/>
        </w:rPr>
        <w:t>Arthur</w:t>
      </w:r>
    </w:p>
    <w:p w14:paraId="1FB60AC5" w14:textId="77777777" w:rsidR="00555047" w:rsidRDefault="002E5D19">
      <w:pPr>
        <w:spacing w:afterLines="20" w:after="62" w:line="300" w:lineRule="exact"/>
        <w:ind w:firstLine="440"/>
      </w:pPr>
      <w:r>
        <w:t>Lancelot, listen to me.</w:t>
      </w:r>
      <w:r>
        <w:rPr>
          <w:rStyle w:val="a4"/>
          <w:rFonts w:hint="eastAsia"/>
        </w:rPr>
        <w:t>（双手拉起</w:t>
      </w:r>
      <w:r>
        <w:rPr>
          <w:rStyle w:val="a4"/>
          <w:rFonts w:hint="eastAsia"/>
        </w:rPr>
        <w:t>Lancelot</w:t>
      </w:r>
      <w:r>
        <w:rPr>
          <w:rStyle w:val="a4"/>
          <w:rFonts w:hint="eastAsia"/>
        </w:rPr>
        <w:t>的手）</w:t>
      </w:r>
      <w:r>
        <w:t>The prophe</w:t>
      </w:r>
      <w:r>
        <w:rPr>
          <w:rFonts w:hint="eastAsia"/>
        </w:rPr>
        <w:t>c</w:t>
      </w:r>
      <w:r>
        <w:t xml:space="preserve">y goes, only he who </w:t>
      </w:r>
      <w:r>
        <w:rPr>
          <w:rFonts w:hint="eastAsia"/>
        </w:rPr>
        <w:t>possesses</w:t>
      </w:r>
      <w:r>
        <w:t xml:space="preserve"> the noblest heart, can see and touch the Grail. I am not </w:t>
      </w:r>
      <w:ins w:id="1079" w:author="nostalgia" w:date="2026-04-06T02:33:00Z">
        <w:r>
          <w:t>“</w:t>
        </w:r>
      </w:ins>
      <w:r>
        <w:rPr>
          <w:rFonts w:hint="eastAsia"/>
        </w:rPr>
        <w:t>he</w:t>
      </w:r>
      <w:ins w:id="1080" w:author="nostalgia" w:date="2026-04-06T02:33:00Z">
        <w:r>
          <w:t>”</w:t>
        </w:r>
      </w:ins>
      <w:r>
        <w:t>, we all know</w:t>
      </w:r>
      <w:r>
        <w:rPr>
          <w:rFonts w:hint="eastAsia"/>
        </w:rPr>
        <w:t xml:space="preserve"> it is</w:t>
      </w:r>
      <w:r>
        <w:t xml:space="preserve"> you</w:t>
      </w:r>
      <w:r>
        <w:rPr>
          <w:rFonts w:hint="eastAsia"/>
        </w:rPr>
        <w:t xml:space="preserve"> who</w:t>
      </w:r>
      <w:r>
        <w:t xml:space="preserve"> </w:t>
      </w:r>
      <w:r>
        <w:rPr>
          <w:rFonts w:hint="eastAsia"/>
        </w:rPr>
        <w:t>is</w:t>
      </w:r>
      <w:r>
        <w:t xml:space="preserve"> the purest among</w:t>
      </w:r>
      <w:r>
        <w:rPr>
          <w:rFonts w:hint="eastAsia"/>
        </w:rPr>
        <w:t>st</w:t>
      </w:r>
      <w:r>
        <w:t xml:space="preserve"> us. I </w:t>
      </w:r>
      <w:r>
        <w:rPr>
          <w:rFonts w:hint="eastAsia"/>
        </w:rPr>
        <w:t>loathe</w:t>
      </w:r>
      <w:r>
        <w:t xml:space="preserve"> to say</w:t>
      </w:r>
      <w:r>
        <w:rPr>
          <w:rFonts w:hint="eastAsia"/>
        </w:rPr>
        <w:t xml:space="preserve"> it</w:t>
      </w:r>
      <w:r>
        <w:t xml:space="preserve">, but </w:t>
      </w:r>
      <w:r>
        <w:rPr>
          <w:rFonts w:hint="eastAsia"/>
        </w:rPr>
        <w:t>in</w:t>
      </w:r>
      <w:r>
        <w:t xml:space="preserve"> kidnap</w:t>
      </w:r>
      <w:r>
        <w:rPr>
          <w:rFonts w:hint="eastAsia"/>
        </w:rPr>
        <w:t>ping</w:t>
      </w:r>
      <w:r>
        <w:t xml:space="preserve"> Guinevere </w:t>
      </w:r>
      <w:r>
        <w:rPr>
          <w:rFonts w:hint="eastAsia"/>
        </w:rPr>
        <w:t>our enemies seek to</w:t>
      </w:r>
      <w:r>
        <w:t xml:space="preserve"> </w:t>
      </w:r>
      <w:r>
        <w:rPr>
          <w:rFonts w:hint="eastAsia"/>
        </w:rPr>
        <w:t>distract us</w:t>
      </w:r>
      <w:r>
        <w:t xml:space="preserve">...We are far from our victory. </w:t>
      </w:r>
      <w:r>
        <w:rPr>
          <w:rFonts w:hint="eastAsia"/>
        </w:rPr>
        <w:t>Now we must</w:t>
      </w:r>
      <w:r>
        <w:t xml:space="preserve"> put our people above all...</w:t>
      </w:r>
      <w:r>
        <w:rPr>
          <w:rFonts w:hint="eastAsia"/>
        </w:rPr>
        <w:t>such is our responsibility</w:t>
      </w:r>
      <w:r>
        <w:t>...</w:t>
      </w:r>
      <w:r>
        <w:rPr>
          <w:rFonts w:hint="eastAsia"/>
        </w:rPr>
        <w:t xml:space="preserve">and so it is </w:t>
      </w:r>
      <w:r>
        <w:t>the Queen’</w:t>
      </w:r>
      <w:r>
        <w:rPr>
          <w:rFonts w:hint="eastAsia"/>
        </w:rPr>
        <w:t>s</w:t>
      </w:r>
      <w:r>
        <w:t>.</w:t>
      </w:r>
    </w:p>
    <w:p w14:paraId="25C7E9BB" w14:textId="77777777" w:rsidR="00555047" w:rsidRDefault="002E5D19">
      <w:pPr>
        <w:ind w:firstLine="440"/>
      </w:pPr>
      <w:r>
        <w:lastRenderedPageBreak/>
        <w:t>兰斯洛特，听我说。预言说，只有拥有最纯净心灵的人，才能看见并触碰圣杯。我不是那个人，而我们都清楚，你是我们之中最纯粹的。而且</w:t>
      </w:r>
      <w:r>
        <w:rPr>
          <w:rFonts w:hint="eastAsia"/>
        </w:rPr>
        <w:t>——</w:t>
      </w:r>
      <w:r>
        <w:t>我不愿承认，但必须清醒地意识到</w:t>
      </w:r>
      <w:r>
        <w:rPr>
          <w:rFonts w:hint="eastAsia"/>
        </w:rPr>
        <w:t>——</w:t>
      </w:r>
      <w:r>
        <w:t>桂妮薇儿被绑架，很可能是个诱敌奸计，就想把我们引开</w:t>
      </w:r>
      <w:r>
        <w:t xml:space="preserve">…… </w:t>
      </w:r>
      <w:r>
        <w:t>我们还没赢得最终胜利。那之前，我们这些贵族、骑士、王室成员，都必须把子民放在首位</w:t>
      </w:r>
      <w:r>
        <w:t>……</w:t>
      </w:r>
      <w:r>
        <w:t>对王后来说</w:t>
      </w:r>
      <w:r>
        <w:t>……</w:t>
      </w:r>
      <w:r>
        <w:t>这也是她的责任。</w:t>
      </w:r>
    </w:p>
    <w:p w14:paraId="015E6D53" w14:textId="77777777" w:rsidR="00555047" w:rsidRDefault="00555047">
      <w:pPr>
        <w:ind w:firstLine="440"/>
      </w:pPr>
    </w:p>
    <w:p w14:paraId="1E94BA15" w14:textId="77777777" w:rsidR="00555047" w:rsidRDefault="002E5D19">
      <w:pPr>
        <w:pStyle w:val="a3"/>
      </w:pPr>
      <w:r>
        <w:rPr>
          <w:rFonts w:hint="eastAsia"/>
        </w:rPr>
        <w:t>[ Lancelot</w:t>
      </w:r>
      <w:r>
        <w:rPr>
          <w:rFonts w:hint="eastAsia"/>
        </w:rPr>
        <w:t>僵在原地，肩膀垮了下来。他闭眼片刻，再睁开时，眼神晦暗，声音沙哑</w:t>
      </w:r>
      <w:r>
        <w:rPr>
          <w:rFonts w:hint="eastAsia"/>
        </w:rPr>
        <w:t xml:space="preserve"> ]</w:t>
      </w:r>
    </w:p>
    <w:p w14:paraId="4AB3828F" w14:textId="77777777" w:rsidR="00555047" w:rsidRDefault="00555047">
      <w:pPr>
        <w:pStyle w:val="a3"/>
      </w:pPr>
    </w:p>
    <w:p w14:paraId="63A47F80" w14:textId="77777777" w:rsidR="00555047" w:rsidRDefault="002E5D19">
      <w:pPr>
        <w:pStyle w:val="ad"/>
        <w:spacing w:after="62"/>
      </w:pPr>
      <w:r>
        <w:rPr>
          <w:rFonts w:hint="eastAsia"/>
        </w:rPr>
        <w:t>Lancelot</w:t>
      </w:r>
    </w:p>
    <w:p w14:paraId="38BC480A" w14:textId="77777777" w:rsidR="00555047" w:rsidRDefault="002E5D19">
      <w:pPr>
        <w:spacing w:afterLines="20" w:after="62"/>
        <w:ind w:firstLine="440"/>
      </w:pPr>
      <w:r>
        <w:t>…For Camelot. I</w:t>
      </w:r>
      <w:r>
        <w:rPr>
          <w:rFonts w:hint="eastAsia"/>
        </w:rPr>
        <w:t xml:space="preserve"> will</w:t>
      </w:r>
      <w:r>
        <w:t xml:space="preserve"> find the Grail. But if anything happens to Guinevere… I</w:t>
      </w:r>
      <w:r>
        <w:rPr>
          <w:rFonts w:hint="eastAsia"/>
        </w:rPr>
        <w:t xml:space="preserve"> will</w:t>
      </w:r>
      <w:r>
        <w:t xml:space="preserve"> never forgive myself.</w:t>
      </w:r>
    </w:p>
    <w:p w14:paraId="2A2468BF" w14:textId="77777777" w:rsidR="00555047" w:rsidRDefault="002E5D19">
      <w:pPr>
        <w:ind w:firstLine="440"/>
      </w:pPr>
      <w:r>
        <w:t xml:space="preserve">…… </w:t>
      </w:r>
      <w:r>
        <w:t>为了王国，我会找到圣杯。可要是桂妮薇儿出了什么事</w:t>
      </w:r>
      <w:r>
        <w:t xml:space="preserve">…… </w:t>
      </w:r>
      <w:r>
        <w:t>我永远不会原谅自己。</w:t>
      </w:r>
    </w:p>
    <w:p w14:paraId="51D33B4E" w14:textId="77777777" w:rsidR="00555047" w:rsidRPr="004811E4" w:rsidRDefault="004811E4">
      <w:pPr>
        <w:ind w:firstLineChars="0" w:firstLine="0"/>
        <w:rPr>
          <w:color w:val="FFFFFF" w:themeColor="background1"/>
          <w:rPrChange w:id="1081" w:author="Liao Kuo" w:date="2026-04-09T16:19:00Z">
            <w:rPr/>
          </w:rPrChange>
        </w:rPr>
        <w:pPrChange w:id="1082" w:author="Liao Kuo" w:date="2026-04-09T16:19:00Z">
          <w:pPr>
            <w:ind w:firstLine="442"/>
          </w:pPr>
        </w:pPrChange>
      </w:pPr>
      <w:ins w:id="1083" w:author="Liao Kuo" w:date="2026-04-09T16:19:00Z">
        <w:r w:rsidRPr="004811E4">
          <w:rPr>
            <w:rFonts w:ascii="Consolas" w:hAnsi="Consolas"/>
            <w:b/>
            <w:color w:val="FFFFFF" w:themeColor="background1"/>
            <w:highlight w:val="red"/>
            <w:rPrChange w:id="1084" w:author="Liao Kuo" w:date="2026-04-09T16:19:00Z">
              <w:rPr>
                <w:rFonts w:ascii="Consolas" w:hAnsi="Consolas"/>
                <w:b/>
                <w:color w:val="000000" w:themeColor="text1"/>
                <w:highlight w:val="green"/>
              </w:rPr>
            </w:rPrChange>
          </w:rPr>
          <w:t>3 Off</w:t>
        </w:r>
      </w:ins>
    </w:p>
    <w:p w14:paraId="2F9709F6" w14:textId="77777777" w:rsidR="00555047" w:rsidRDefault="002E5D19">
      <w:pPr>
        <w:pStyle w:val="a3"/>
      </w:pPr>
      <w:r>
        <w:rPr>
          <w:rFonts w:hint="eastAsia"/>
        </w:rPr>
        <w:t>[ Arthur</w:t>
      </w:r>
      <w:r>
        <w:rPr>
          <w:rFonts w:hint="eastAsia"/>
        </w:rPr>
        <w:t>用力点头，目送</w:t>
      </w:r>
      <w:r>
        <w:rPr>
          <w:rFonts w:hint="eastAsia"/>
        </w:rPr>
        <w:t>Lancelot</w:t>
      </w:r>
      <w:r>
        <w:rPr>
          <w:rFonts w:hint="eastAsia"/>
        </w:rPr>
        <w:t>快步离去。他转向其他骑士，强迫自己专注于职责</w:t>
      </w:r>
      <w:r>
        <w:rPr>
          <w:rFonts w:hint="eastAsia"/>
        </w:rPr>
        <w:t xml:space="preserve"> ]</w:t>
      </w:r>
    </w:p>
    <w:p w14:paraId="5065E80D" w14:textId="77777777" w:rsidR="00555047" w:rsidRDefault="00555047">
      <w:pPr>
        <w:ind w:firstLine="440"/>
      </w:pPr>
    </w:p>
    <w:p w14:paraId="708411B6" w14:textId="77777777" w:rsidR="00555047" w:rsidRDefault="002E5D19">
      <w:pPr>
        <w:pStyle w:val="ad"/>
        <w:spacing w:after="62"/>
      </w:pPr>
      <w:r>
        <w:rPr>
          <w:rFonts w:hint="eastAsia"/>
        </w:rPr>
        <w:t>Arthur</w:t>
      </w:r>
    </w:p>
    <w:p w14:paraId="15A86EE7" w14:textId="77777777" w:rsidR="00555047" w:rsidRDefault="002E5D19">
      <w:pPr>
        <w:spacing w:afterLines="20" w:after="62"/>
        <w:ind w:firstLine="440"/>
      </w:pPr>
      <w:r>
        <w:t xml:space="preserve">Sir Lamorak, Sir Gawain, you lead a team to guard the north border—don’t let the Saxons take advantage of the chaos. Sir Bedivere, prepare supplies for </w:t>
      </w:r>
      <w:r>
        <w:rPr>
          <w:rFonts w:hint="eastAsia"/>
        </w:rPr>
        <w:t>our quest to seek the</w:t>
      </w:r>
      <w:r>
        <w:t xml:space="preserve"> Grail. The rest of you, strengthen the castle’s defenses. We can’t afford any more losses.</w:t>
      </w:r>
    </w:p>
    <w:p w14:paraId="79B34A17" w14:textId="77777777" w:rsidR="00555047" w:rsidRDefault="002E5D19">
      <w:pPr>
        <w:ind w:firstLine="440"/>
      </w:pPr>
      <w:r>
        <w:t>兰马洛克爵士、高文爵士，你们带一队人守北境</w:t>
      </w:r>
      <w:r>
        <w:t xml:space="preserve"> </w:t>
      </w:r>
      <w:r>
        <w:rPr>
          <w:rFonts w:hint="eastAsia"/>
        </w:rPr>
        <w:t>——</w:t>
      </w:r>
      <w:r>
        <w:t xml:space="preserve"> </w:t>
      </w:r>
      <w:r>
        <w:t>别让撒克逊人趁乱反扑。贝迪维尔爵士，准备寻找圣杯的物资。其他人，加强城堡防御。我们再经不起任何损失了。</w:t>
      </w:r>
    </w:p>
    <w:p w14:paraId="6E2E3AB4" w14:textId="77777777" w:rsidR="00555047" w:rsidRDefault="00555047">
      <w:pPr>
        <w:ind w:firstLineChars="0" w:firstLine="0"/>
        <w:pPrChange w:id="1085" w:author="Liao Kuo" w:date="2026-04-09T16:19:00Z">
          <w:pPr>
            <w:ind w:firstLine="440"/>
          </w:pPr>
        </w:pPrChange>
      </w:pPr>
    </w:p>
    <w:p w14:paraId="7E8F1063" w14:textId="77777777" w:rsidR="00555047" w:rsidRDefault="002E5D19">
      <w:pPr>
        <w:pStyle w:val="a3"/>
      </w:pPr>
      <w:r>
        <w:t>[</w:t>
      </w:r>
      <w:r>
        <w:rPr>
          <w:rFonts w:hint="eastAsia"/>
        </w:rPr>
        <w:t xml:space="preserve"> </w:t>
      </w:r>
      <w:r>
        <w:rPr>
          <w:rFonts w:hint="eastAsia"/>
        </w:rPr>
        <w:t>众人看着</w:t>
      </w:r>
      <w:r>
        <w:rPr>
          <w:rFonts w:hint="eastAsia"/>
        </w:rPr>
        <w:t>Arthur</w:t>
      </w:r>
      <w:r>
        <w:rPr>
          <w:rFonts w:hint="eastAsia"/>
        </w:rPr>
        <w:t>，纷纷担心不已，但一番犹豫之后，还是各就各位</w:t>
      </w:r>
      <w:r>
        <w:rPr>
          <w:rFonts w:hint="eastAsia"/>
        </w:rPr>
        <w:t xml:space="preserve"> </w:t>
      </w:r>
      <w:r>
        <w:t>]</w:t>
      </w:r>
    </w:p>
    <w:p w14:paraId="51748FB0" w14:textId="77777777" w:rsidR="00555047" w:rsidRDefault="002E5D19">
      <w:pPr>
        <w:pStyle w:val="a3"/>
      </w:pPr>
      <w:r>
        <w:t>[</w:t>
      </w:r>
      <w:r>
        <w:rPr>
          <w:rFonts w:hint="eastAsia"/>
        </w:rPr>
        <w:t xml:space="preserve"> </w:t>
      </w:r>
      <w:r>
        <w:rPr>
          <w:rFonts w:hint="eastAsia"/>
        </w:rPr>
        <w:t>待众人纷纷离去后，</w:t>
      </w:r>
      <w:r>
        <w:rPr>
          <w:rFonts w:hint="eastAsia"/>
        </w:rPr>
        <w:t>Arthur</w:t>
      </w:r>
      <w:r>
        <w:rPr>
          <w:rFonts w:hint="eastAsia"/>
        </w:rPr>
        <w:t>再也支撑不住故作坚强的伪装，颓然地跪倒在地</w:t>
      </w:r>
      <w:r>
        <w:rPr>
          <w:rFonts w:hint="eastAsia"/>
        </w:rPr>
        <w:t xml:space="preserve"> </w:t>
      </w:r>
      <w:r>
        <w:t>]</w:t>
      </w:r>
    </w:p>
    <w:p w14:paraId="7FB93829" w14:textId="77777777" w:rsidR="00555047" w:rsidRDefault="00555047">
      <w:pPr>
        <w:ind w:firstLine="440"/>
      </w:pPr>
    </w:p>
    <w:p w14:paraId="7FAC8C4E" w14:textId="77777777" w:rsidR="00555047" w:rsidRDefault="002E5D19">
      <w:pPr>
        <w:pStyle w:val="ad"/>
        <w:spacing w:after="62"/>
      </w:pPr>
      <w:r>
        <w:rPr>
          <w:rFonts w:hint="eastAsia"/>
        </w:rPr>
        <w:t>Arthur</w:t>
      </w:r>
    </w:p>
    <w:p w14:paraId="198F7FA7" w14:textId="77777777" w:rsidR="00555047" w:rsidRDefault="002E5D19">
      <w:pPr>
        <w:ind w:firstLine="440"/>
      </w:pPr>
      <w:r>
        <w:t>Guinevere</w:t>
      </w:r>
      <w:r>
        <w:rPr>
          <w:rFonts w:hint="eastAsia"/>
        </w:rPr>
        <w:t>——</w:t>
      </w:r>
    </w:p>
    <w:p w14:paraId="3120F220" w14:textId="77777777" w:rsidR="00555047" w:rsidRDefault="002E5D19">
      <w:pPr>
        <w:ind w:firstLine="440"/>
      </w:pPr>
      <w:r>
        <w:t>桂妮薇儿</w:t>
      </w:r>
      <w:r>
        <w:rPr>
          <w:rFonts w:hint="eastAsia"/>
        </w:rPr>
        <w:t>——</w:t>
      </w:r>
    </w:p>
    <w:p w14:paraId="7D02EC06" w14:textId="77777777" w:rsidR="006765C3" w:rsidRDefault="006765C3" w:rsidP="00D63EF0">
      <w:pPr>
        <w:ind w:firstLineChars="0" w:firstLine="0"/>
        <w:rPr>
          <w:ins w:id="1086" w:author="Z Richard" w:date="2026-04-24T02:14:00Z" w16du:dateUtc="2026-04-23T18:14:00Z"/>
          <w:rFonts w:ascii="Consolas" w:hAnsi="Consolas"/>
          <w:b/>
          <w:highlight w:val="green"/>
        </w:rPr>
      </w:pPr>
    </w:p>
    <w:p w14:paraId="4D53A8CF" w14:textId="0DD883E1" w:rsidR="007611EF" w:rsidRDefault="00D63EF0">
      <w:pPr>
        <w:ind w:firstLineChars="0" w:firstLine="0"/>
        <w:rPr>
          <w:ins w:id="1087" w:author="Z Richard" w:date="2026-04-23T16:43:00Z" w16du:dateUtc="2026-04-23T08:43:00Z"/>
        </w:rPr>
        <w:pPrChange w:id="1088" w:author="Z Richard" w:date="2026-04-24T02:14:00Z" w16du:dateUtc="2026-04-23T18:14:00Z">
          <w:pPr>
            <w:ind w:firstLine="442"/>
          </w:pPr>
        </w:pPrChange>
      </w:pPr>
      <w:ins w:id="1089" w:author="Z Richard" w:date="2026-04-24T02:14:00Z" w16du:dateUtc="2026-04-23T18:14:00Z">
        <w:r>
          <w:rPr>
            <w:rFonts w:ascii="Consolas" w:hAnsi="Consolas" w:hint="eastAsia"/>
            <w:b/>
            <w:highlight w:val="green"/>
          </w:rPr>
          <w:t>伴奏</w:t>
        </w:r>
        <w:r>
          <w:rPr>
            <w:rFonts w:ascii="Consolas" w:hAnsi="Consolas" w:hint="eastAsia"/>
            <w:b/>
            <w:highlight w:val="green"/>
          </w:rPr>
          <w:t xml:space="preserve">Up </w:t>
        </w:r>
        <w:r>
          <w:rPr>
            <w:rFonts w:ascii="Consolas" w:hAnsi="Consolas" w:hint="eastAsia"/>
            <w:b/>
            <w:highlight w:val="green"/>
          </w:rPr>
          <w:t>额外加</w:t>
        </w:r>
        <w:r w:rsidR="006765C3">
          <w:rPr>
            <w:rFonts w:ascii="Consolas" w:hAnsi="Consolas" w:hint="eastAsia"/>
            <w:b/>
            <w:highlight w:val="green"/>
          </w:rPr>
          <w:t>1</w:t>
        </w:r>
        <w:r w:rsidRPr="00761E8A">
          <w:rPr>
            <w:rFonts w:ascii="Consolas" w:hAnsi="Consolas"/>
            <w:b/>
            <w:highlight w:val="green"/>
          </w:rPr>
          <w:t>-</w:t>
        </w:r>
      </w:ins>
      <w:ins w:id="1090" w:author="Z Richard" w:date="2026-04-24T02:15:00Z" w16du:dateUtc="2026-04-23T18:15:00Z">
        <w:r w:rsidR="006765C3">
          <w:rPr>
            <w:rFonts w:ascii="Consolas" w:hAnsi="Consolas" w:hint="eastAsia"/>
            <w:b/>
            <w:highlight w:val="green"/>
          </w:rPr>
          <w:t>2</w:t>
        </w:r>
      </w:ins>
      <w:ins w:id="1091" w:author="Z Richard" w:date="2026-04-24T02:14:00Z" w16du:dateUtc="2026-04-23T18:14:00Z">
        <w:r w:rsidRPr="00761E8A">
          <w:rPr>
            <w:rFonts w:ascii="Consolas" w:hAnsi="Consolas"/>
            <w:b/>
            <w:highlight w:val="green"/>
          </w:rPr>
          <w:t>db</w:t>
        </w:r>
      </w:ins>
    </w:p>
    <w:p w14:paraId="655F8B5F" w14:textId="6D8E75E7" w:rsidR="007611EF" w:rsidDel="00D63EF0" w:rsidRDefault="007611EF">
      <w:pPr>
        <w:ind w:firstLineChars="0" w:firstLine="0"/>
        <w:rPr>
          <w:del w:id="1092" w:author="Z Richard" w:date="2026-04-24T02:14:00Z" w16du:dateUtc="2026-04-23T18:14:00Z"/>
        </w:rPr>
        <w:pPrChange w:id="1093" w:author="Z Richard" w:date="2026-04-24T02:14:00Z" w16du:dateUtc="2026-04-23T18:14:00Z">
          <w:pPr>
            <w:ind w:firstLine="440"/>
          </w:pPr>
        </w:pPrChange>
      </w:pPr>
    </w:p>
    <w:p w14:paraId="00855151" w14:textId="77777777" w:rsidR="00555047" w:rsidRDefault="002E5D19">
      <w:pPr>
        <w:pStyle w:val="1"/>
        <w:spacing w:before="156" w:after="156"/>
        <w:jc w:val="both"/>
        <w:pPrChange w:id="1094" w:author="Z Richard" w:date="2026-04-24T02:14:00Z" w16du:dateUtc="2026-04-23T18:14:00Z">
          <w:pPr>
            <w:pStyle w:val="1"/>
            <w:spacing w:before="156" w:after="156"/>
          </w:pPr>
        </w:pPrChange>
      </w:pPr>
      <w:bookmarkStart w:id="1095" w:name="_Toc10193"/>
      <w:r>
        <w:rPr>
          <w:rFonts w:ascii="Dearest Friend lite" w:hAnsi="Dearest Friend lite" w:cs="Dearest Friend lite"/>
          <w:sz w:val="40"/>
          <w:szCs w:val="22"/>
        </w:rPr>
        <w:lastRenderedPageBreak/>
        <w:t>24</w:t>
      </w:r>
      <w:r>
        <w:t xml:space="preserve"> </w:t>
      </w:r>
      <w:r>
        <w:rPr>
          <w:rFonts w:hint="eastAsia"/>
        </w:rPr>
        <w:t xml:space="preserve"> </w:t>
      </w:r>
      <w:r>
        <w:t xml:space="preserve">I </w:t>
      </w:r>
      <w:r>
        <w:rPr>
          <w:rFonts w:hint="eastAsia"/>
        </w:rPr>
        <w:t>W</w:t>
      </w:r>
      <w:r>
        <w:t xml:space="preserve">ill </w:t>
      </w:r>
      <w:r>
        <w:rPr>
          <w:rFonts w:hint="eastAsia"/>
        </w:rPr>
        <w:t>S</w:t>
      </w:r>
      <w:r>
        <w:t xml:space="preserve">tand </w:t>
      </w:r>
      <w:r>
        <w:rPr>
          <w:rFonts w:hint="eastAsia"/>
        </w:rPr>
        <w:t>U</w:t>
      </w:r>
      <w:r>
        <w:t>p</w:t>
      </w:r>
      <w:bookmarkEnd w:id="1095"/>
    </w:p>
    <w:p w14:paraId="6CD4B6F0" w14:textId="44462FF1" w:rsidR="0095184E" w:rsidRPr="0095184E" w:rsidRDefault="0095184E">
      <w:pPr>
        <w:ind w:firstLineChars="0" w:firstLine="0"/>
        <w:rPr>
          <w:ins w:id="1096" w:author="Z Richard" w:date="2026-04-23T16:44:00Z" w16du:dateUtc="2026-04-23T08:44:00Z"/>
          <w:rFonts w:ascii="Consolas" w:hAnsi="Consolas"/>
          <w:b/>
          <w:color w:val="215E99" w:themeColor="text2" w:themeTint="BF"/>
          <w:rPrChange w:id="1097" w:author="Z Richard" w:date="2026-04-23T16:44:00Z" w16du:dateUtc="2026-04-23T08:44:00Z">
            <w:rPr>
              <w:ins w:id="1098" w:author="Z Richard" w:date="2026-04-23T16:44:00Z" w16du:dateUtc="2026-04-23T08:44:00Z"/>
              <w:rFonts w:ascii="Consolas" w:hAnsi="Consolas"/>
              <w:b/>
              <w:color w:val="000000" w:themeColor="text1"/>
              <w:highlight w:val="green"/>
            </w:rPr>
          </w:rPrChange>
        </w:rPr>
      </w:pPr>
      <w:ins w:id="1099" w:author="Z Richard" w:date="2026-04-23T16:44:00Z" w16du:dateUtc="2026-04-23T08:44:00Z">
        <w:r>
          <w:rPr>
            <w:rFonts w:ascii="Consolas" w:hAnsi="Consolas" w:hint="eastAsia"/>
            <w:b/>
            <w:color w:val="215E99" w:themeColor="text2" w:themeTint="BF"/>
          </w:rPr>
          <w:t>Arthur (1)</w:t>
        </w:r>
        <w:r>
          <w:rPr>
            <w:rFonts w:ascii="Consolas" w:hAnsi="Consolas" w:hint="eastAsia"/>
            <w:b/>
            <w:color w:val="215E99" w:themeColor="text2" w:themeTint="BF"/>
          </w:rPr>
          <w:t>、</w:t>
        </w:r>
        <w:r>
          <w:rPr>
            <w:rFonts w:ascii="Consolas" w:hAnsi="Consolas" w:hint="eastAsia"/>
            <w:b/>
            <w:color w:val="215E99" w:themeColor="text2" w:themeTint="BF"/>
          </w:rPr>
          <w:t xml:space="preserve">Assassin (19) </w:t>
        </w:r>
        <w:r>
          <w:rPr>
            <w:rFonts w:ascii="Consolas" w:hAnsi="Consolas" w:hint="eastAsia"/>
            <w:b/>
            <w:color w:val="215E99" w:themeColor="text2" w:themeTint="BF"/>
          </w:rPr>
          <w:t>唱</w:t>
        </w:r>
        <w:r>
          <w:rPr>
            <w:rFonts w:ascii="Consolas" w:hAnsi="Consolas" w:hint="eastAsia"/>
            <w:b/>
            <w:color w:val="215E99" w:themeColor="text2" w:themeTint="BF"/>
          </w:rPr>
          <w:t xml:space="preserve"> (</w:t>
        </w:r>
        <w:r>
          <w:rPr>
            <w:rFonts w:ascii="Consolas" w:hAnsi="Consolas" w:hint="eastAsia"/>
            <w:b/>
            <w:color w:val="215E99" w:themeColor="text2" w:themeTint="BF"/>
          </w:rPr>
          <w:t>有预录和声</w:t>
        </w:r>
        <w:r>
          <w:rPr>
            <w:rFonts w:ascii="Consolas" w:hAnsi="Consolas" w:hint="eastAsia"/>
            <w:b/>
            <w:color w:val="215E99" w:themeColor="text2" w:themeTint="BF"/>
          </w:rPr>
          <w:t>)</w:t>
        </w:r>
      </w:ins>
    </w:p>
    <w:p w14:paraId="77C06B03" w14:textId="77777777" w:rsidR="0095184E" w:rsidRDefault="0095184E">
      <w:pPr>
        <w:ind w:firstLineChars="0" w:firstLine="0"/>
        <w:rPr>
          <w:ins w:id="1100" w:author="Z Richard" w:date="2026-04-23T16:44:00Z" w16du:dateUtc="2026-04-23T08:44:00Z"/>
          <w:rFonts w:ascii="Consolas" w:hAnsi="Consolas"/>
          <w:b/>
          <w:color w:val="000000" w:themeColor="text1"/>
          <w:highlight w:val="green"/>
        </w:rPr>
      </w:pPr>
    </w:p>
    <w:p w14:paraId="158D2E1A" w14:textId="68F3D239" w:rsidR="00555047" w:rsidRDefault="004811E4">
      <w:pPr>
        <w:ind w:firstLineChars="0" w:firstLine="0"/>
        <w:pPrChange w:id="1101" w:author="Liao Kuo" w:date="2026-04-09T16:20:00Z">
          <w:pPr>
            <w:ind w:firstLine="442"/>
          </w:pPr>
        </w:pPrChange>
      </w:pPr>
      <w:ins w:id="1102" w:author="Liao Kuo" w:date="2026-04-09T16:20:00Z">
        <w:r>
          <w:rPr>
            <w:rFonts w:ascii="Consolas" w:hAnsi="Consolas"/>
            <w:b/>
            <w:color w:val="000000" w:themeColor="text1"/>
            <w:highlight w:val="green"/>
          </w:rPr>
          <w:t>1 On, 19 Standby</w:t>
        </w:r>
      </w:ins>
    </w:p>
    <w:p w14:paraId="642E4C39" w14:textId="77777777" w:rsidR="00555047" w:rsidRDefault="002E5D19">
      <w:pPr>
        <w:pStyle w:val="ad"/>
        <w:spacing w:after="62"/>
      </w:pPr>
      <w:r>
        <w:rPr>
          <w:rFonts w:hint="eastAsia"/>
        </w:rPr>
        <w:t>Arthur</w:t>
      </w:r>
    </w:p>
    <w:p w14:paraId="5F2F1590" w14:textId="77777777" w:rsidR="00555047" w:rsidRDefault="002E5D19">
      <w:pPr>
        <w:pStyle w:val="ae"/>
        <w:ind w:firstLine="440"/>
      </w:pPr>
      <w:r>
        <w:t>I’m not a hero, up on this road, I once stayed in my own world.</w:t>
      </w:r>
    </w:p>
    <w:p w14:paraId="2C5B1838" w14:textId="77777777" w:rsidR="00555047" w:rsidRDefault="002E5D19">
      <w:pPr>
        <w:pStyle w:val="ae"/>
        <w:ind w:firstLine="440"/>
      </w:pPr>
      <w:r>
        <w:t>我也曾偏安一隅，远非什么征途之上的英雄</w:t>
      </w:r>
    </w:p>
    <w:p w14:paraId="3DBCED31" w14:textId="77777777" w:rsidR="00555047" w:rsidRDefault="002E5D19">
      <w:pPr>
        <w:pStyle w:val="ae"/>
        <w:ind w:firstLine="440"/>
      </w:pPr>
      <w:r>
        <w:t>My dream wasn’t big, but always stay in, not just want to live.</w:t>
      </w:r>
    </w:p>
    <w:p w14:paraId="13E44A45" w14:textId="77777777" w:rsidR="00555047" w:rsidRDefault="002E5D19">
      <w:pPr>
        <w:pStyle w:val="ae"/>
        <w:ind w:firstLine="440"/>
      </w:pPr>
      <w:r>
        <w:t>我曾容易满足，但并非没有梦想，也从不愿浑噩度日</w:t>
      </w:r>
    </w:p>
    <w:p w14:paraId="3801E7E6" w14:textId="77777777" w:rsidR="00555047" w:rsidRDefault="002E5D19">
      <w:pPr>
        <w:pStyle w:val="ae"/>
        <w:ind w:firstLine="440"/>
      </w:pPr>
      <w:r>
        <w:t>I’ve been blind, I had lost my mind, yeah, right in this game of life.</w:t>
      </w:r>
    </w:p>
    <w:p w14:paraId="3C2A2A30" w14:textId="77777777" w:rsidR="00555047" w:rsidRDefault="002E5D19">
      <w:pPr>
        <w:pStyle w:val="ae"/>
        <w:ind w:firstLine="440"/>
      </w:pPr>
      <w:r>
        <w:t>在这场名为生活的游戏之中，我曾盲目而失去理智</w:t>
      </w:r>
    </w:p>
    <w:p w14:paraId="38A13FCA" w14:textId="77777777" w:rsidR="00555047" w:rsidRDefault="002E5D19">
      <w:pPr>
        <w:pStyle w:val="ae"/>
        <w:ind w:firstLine="440"/>
      </w:pPr>
      <w:r>
        <w:t>I could die, yet survived.</w:t>
      </w:r>
    </w:p>
    <w:p w14:paraId="1D1905BF" w14:textId="77777777" w:rsidR="00555047" w:rsidRDefault="002E5D19">
      <w:pPr>
        <w:pStyle w:val="ae"/>
        <w:ind w:firstLine="440"/>
      </w:pPr>
      <w:r>
        <w:t>近乎丧身亡命，但仍拼出生机</w:t>
      </w:r>
    </w:p>
    <w:p w14:paraId="63FE304C" w14:textId="77777777" w:rsidR="00555047" w:rsidRDefault="002E5D19">
      <w:pPr>
        <w:pStyle w:val="ae"/>
        <w:ind w:firstLine="440"/>
      </w:pPr>
      <w:r>
        <w:t xml:space="preserve">All the threats, all the torn and bled, although I had been misled, the dreads are now in </w:t>
      </w:r>
    </w:p>
    <w:p w14:paraId="298FD17E" w14:textId="77777777" w:rsidR="00555047" w:rsidRDefault="002E5D19">
      <w:pPr>
        <w:pStyle w:val="ae"/>
        <w:ind w:firstLine="440"/>
      </w:pPr>
      <w:r>
        <w:t>the deathbed.</w:t>
      </w:r>
    </w:p>
    <w:p w14:paraId="0D64883F" w14:textId="77777777" w:rsidR="00555047" w:rsidRDefault="002E5D19">
      <w:pPr>
        <w:pStyle w:val="ae"/>
        <w:ind w:firstLine="440"/>
      </w:pPr>
      <w:r>
        <w:t>曾蒙受胁迫，曾遍体鳞伤，曾走过许多弯路，但恐惧如今只是我手下败将</w:t>
      </w:r>
    </w:p>
    <w:p w14:paraId="64CB9893" w14:textId="77777777" w:rsidR="00555047" w:rsidRDefault="00555047">
      <w:pPr>
        <w:pStyle w:val="ae"/>
        <w:ind w:firstLine="440"/>
      </w:pPr>
    </w:p>
    <w:p w14:paraId="71A92860" w14:textId="77777777" w:rsidR="00555047" w:rsidRDefault="002E5D19">
      <w:pPr>
        <w:pStyle w:val="ae"/>
        <w:ind w:firstLine="440"/>
      </w:pPr>
      <w:r>
        <w:t>I left my life behind the loss.</w:t>
      </w:r>
    </w:p>
    <w:p w14:paraId="017ED713" w14:textId="77777777" w:rsidR="00555047" w:rsidRDefault="002E5D19">
      <w:pPr>
        <w:pStyle w:val="ae"/>
        <w:ind w:firstLine="440"/>
      </w:pPr>
      <w:r>
        <w:t>我已将生命置之度外</w:t>
      </w:r>
    </w:p>
    <w:p w14:paraId="7A0DB277" w14:textId="77777777" w:rsidR="00555047" w:rsidRDefault="002E5D19">
      <w:pPr>
        <w:pStyle w:val="ae"/>
        <w:ind w:firstLine="440"/>
      </w:pPr>
      <w:r>
        <w:t>Victory remains in my heart.</w:t>
      </w:r>
    </w:p>
    <w:p w14:paraId="7A8472C5" w14:textId="77777777" w:rsidR="00555047" w:rsidRDefault="002E5D19">
      <w:pPr>
        <w:pStyle w:val="ae"/>
        <w:ind w:firstLine="440"/>
      </w:pPr>
      <w:r>
        <w:t>心中唯有对胜利的朝向</w:t>
      </w:r>
    </w:p>
    <w:p w14:paraId="4633D864" w14:textId="77777777" w:rsidR="00555047" w:rsidRDefault="002E5D19">
      <w:pPr>
        <w:pStyle w:val="ae"/>
        <w:ind w:firstLine="440"/>
      </w:pPr>
      <w:r>
        <w:t>Scarlet, the banner and the cross.</w:t>
      </w:r>
    </w:p>
    <w:p w14:paraId="4E0152AA" w14:textId="77777777" w:rsidR="00555047" w:rsidRDefault="002E5D19">
      <w:pPr>
        <w:pStyle w:val="ae"/>
        <w:ind w:firstLine="440"/>
      </w:pPr>
      <w:r>
        <w:t>旌旗与十字架沁透血色</w:t>
      </w:r>
    </w:p>
    <w:p w14:paraId="23CD1189" w14:textId="77777777" w:rsidR="00555047" w:rsidRDefault="002E5D19">
      <w:pPr>
        <w:pStyle w:val="ae"/>
        <w:ind w:firstLine="440"/>
      </w:pPr>
      <w:r>
        <w:t>I will stand up, I will stand up, again.</w:t>
      </w:r>
    </w:p>
    <w:p w14:paraId="0D267D14" w14:textId="77777777" w:rsidR="00555047" w:rsidRDefault="002E5D19">
      <w:pPr>
        <w:pStyle w:val="ae"/>
        <w:ind w:firstLine="440"/>
      </w:pPr>
      <w:r>
        <w:t>而我必将东山再起</w:t>
      </w:r>
    </w:p>
    <w:p w14:paraId="1899269C" w14:textId="77777777" w:rsidR="00555047" w:rsidRDefault="004811E4">
      <w:pPr>
        <w:pStyle w:val="ae"/>
        <w:ind w:firstLineChars="0" w:firstLine="0"/>
        <w:pPrChange w:id="1103" w:author="Liao Kuo" w:date="2026-04-09T16:20:00Z">
          <w:pPr>
            <w:pStyle w:val="ae"/>
            <w:ind w:firstLine="442"/>
          </w:pPr>
        </w:pPrChange>
      </w:pPr>
      <w:ins w:id="1104" w:author="Liao Kuo" w:date="2026-04-09T16:20:00Z">
        <w:r>
          <w:rPr>
            <w:rFonts w:ascii="Consolas" w:hAnsi="Consolas"/>
            <w:b/>
            <w:color w:val="000000" w:themeColor="text1"/>
            <w:highlight w:val="green"/>
          </w:rPr>
          <w:t>19 On</w:t>
        </w:r>
      </w:ins>
    </w:p>
    <w:p w14:paraId="466AE6F1" w14:textId="77777777" w:rsidR="00555047" w:rsidRDefault="002E5D19">
      <w:pPr>
        <w:pStyle w:val="ad"/>
        <w:spacing w:after="62"/>
      </w:pPr>
      <w:r>
        <w:rPr>
          <w:rFonts w:hint="eastAsia"/>
        </w:rPr>
        <w:t>Arthur/Assassin</w:t>
      </w:r>
    </w:p>
    <w:p w14:paraId="0E2A9534" w14:textId="77777777" w:rsidR="00555047" w:rsidRDefault="002E5D19">
      <w:pPr>
        <w:pStyle w:val="ae"/>
        <w:ind w:firstLine="440"/>
      </w:pPr>
      <w:r>
        <w:t>I deviate my tribe, I go against time, always endeavor to find.</w:t>
      </w:r>
    </w:p>
    <w:p w14:paraId="12AAA3B7" w14:textId="77777777" w:rsidR="00555047" w:rsidRDefault="002E5D19">
      <w:pPr>
        <w:pStyle w:val="ae"/>
        <w:ind w:firstLine="440"/>
      </w:pPr>
      <w:r>
        <w:t>我背井离乡，一直与时间作战，一直竭尽所能地在探寻</w:t>
      </w:r>
    </w:p>
    <w:p w14:paraId="37576352" w14:textId="77777777" w:rsidR="00555047" w:rsidRDefault="002E5D19">
      <w:pPr>
        <w:pStyle w:val="ae"/>
        <w:ind w:firstLine="440"/>
      </w:pPr>
      <w:r>
        <w:t>Who named all my sin, where came all the wind, Why this lonely sting?</w:t>
      </w:r>
    </w:p>
    <w:p w14:paraId="2E8A1157" w14:textId="77777777" w:rsidR="00555047" w:rsidRDefault="002E5D19">
      <w:pPr>
        <w:pStyle w:val="ae"/>
        <w:ind w:firstLine="440"/>
      </w:pPr>
      <w:r>
        <w:t>是谁宣告我的原罪，这阵阵烈风又从何而起，为何带来这孤独的刺痛</w:t>
      </w:r>
    </w:p>
    <w:p w14:paraId="01C7F433" w14:textId="77777777" w:rsidR="00555047" w:rsidRPr="004811E4" w:rsidRDefault="004811E4">
      <w:pPr>
        <w:pStyle w:val="ae"/>
        <w:ind w:firstLineChars="0" w:firstLine="0"/>
        <w:rPr>
          <w:color w:val="FFFFFF" w:themeColor="background1"/>
          <w:rPrChange w:id="1105" w:author="Liao Kuo" w:date="2026-04-09T16:21:00Z">
            <w:rPr/>
          </w:rPrChange>
        </w:rPr>
      </w:pPr>
      <w:ins w:id="1106" w:author="Liao Kuo" w:date="2026-04-09T16:20:00Z">
        <w:r w:rsidRPr="004811E4">
          <w:rPr>
            <w:rFonts w:ascii="Consolas" w:hAnsi="Consolas"/>
            <w:b/>
            <w:color w:val="FFFFFF" w:themeColor="background1"/>
            <w:highlight w:val="red"/>
            <w:rPrChange w:id="1107" w:author="Liao Kuo" w:date="2026-04-09T16:21:00Z">
              <w:rPr>
                <w:rFonts w:ascii="Consolas" w:hAnsi="Consolas"/>
                <w:b/>
                <w:color w:val="000000" w:themeColor="text1"/>
                <w:highlight w:val="green"/>
              </w:rPr>
            </w:rPrChange>
          </w:rPr>
          <w:t>19 Off</w:t>
        </w:r>
      </w:ins>
    </w:p>
    <w:p w14:paraId="6EF007D7" w14:textId="77777777" w:rsidR="00555047" w:rsidRDefault="002E5D19">
      <w:pPr>
        <w:pStyle w:val="ad"/>
        <w:spacing w:after="62"/>
      </w:pPr>
      <w:r>
        <w:rPr>
          <w:rFonts w:hint="eastAsia"/>
        </w:rPr>
        <w:t>Arthur</w:t>
      </w:r>
    </w:p>
    <w:p w14:paraId="0969AF9C" w14:textId="77777777" w:rsidR="00555047" w:rsidRDefault="002E5D19">
      <w:pPr>
        <w:pStyle w:val="ae"/>
        <w:ind w:firstLine="440"/>
      </w:pPr>
      <w:r>
        <w:t>I have tasted all the poisons, have broken all prisons, in seasons, from treasons.</w:t>
      </w:r>
    </w:p>
    <w:p w14:paraId="36829876" w14:textId="77777777" w:rsidR="00555047" w:rsidRDefault="002E5D19">
      <w:pPr>
        <w:pStyle w:val="ae"/>
        <w:ind w:firstLine="440"/>
      </w:pPr>
      <w:r>
        <w:t>我尝遍世间的剧毒，突破一座又一座牢笼，终日不戳，战胜可耻的背叛</w:t>
      </w:r>
    </w:p>
    <w:p w14:paraId="4B1FC7D3" w14:textId="77777777" w:rsidR="00555047" w:rsidRDefault="002E5D19">
      <w:pPr>
        <w:pStyle w:val="ae"/>
        <w:ind w:firstLine="440"/>
      </w:pPr>
      <w:r>
        <w:t xml:space="preserve">Calls of madness force me to bend, they want my pride to pend and end, but my faith </w:t>
      </w:r>
    </w:p>
    <w:p w14:paraId="1D41C524" w14:textId="77777777" w:rsidR="00555047" w:rsidRDefault="002E5D19">
      <w:pPr>
        <w:pStyle w:val="ae"/>
        <w:ind w:firstLine="440"/>
      </w:pPr>
      <w:r>
        <w:t>won’t descend.</w:t>
      </w:r>
    </w:p>
    <w:p w14:paraId="7F34C799" w14:textId="77777777" w:rsidR="00555047" w:rsidRDefault="002E5D19">
      <w:pPr>
        <w:pStyle w:val="ae"/>
        <w:ind w:firstLine="440"/>
      </w:pPr>
      <w:r>
        <w:t>肆虐的疯狂企图让我臣服，意图摧折我的骄傲，但我的信念坚如磐石</w:t>
      </w:r>
    </w:p>
    <w:p w14:paraId="26DA2A66" w14:textId="77777777" w:rsidR="00555047" w:rsidRDefault="00555047">
      <w:pPr>
        <w:pStyle w:val="ae"/>
        <w:ind w:firstLine="440"/>
      </w:pPr>
    </w:p>
    <w:p w14:paraId="1A996199" w14:textId="77777777" w:rsidR="00555047" w:rsidRDefault="002E5D19">
      <w:pPr>
        <w:pStyle w:val="ae"/>
        <w:ind w:firstLine="440"/>
      </w:pPr>
      <w:r>
        <w:t>I left my life behind the loss.</w:t>
      </w:r>
    </w:p>
    <w:p w14:paraId="0941FC8F" w14:textId="77777777" w:rsidR="00555047" w:rsidRDefault="002E5D19">
      <w:pPr>
        <w:pStyle w:val="ae"/>
        <w:ind w:firstLine="440"/>
      </w:pPr>
      <w:r>
        <w:t>我已将生命置之度外</w:t>
      </w:r>
    </w:p>
    <w:p w14:paraId="4382A27C" w14:textId="77777777" w:rsidR="00555047" w:rsidRDefault="002E5D19">
      <w:pPr>
        <w:pStyle w:val="ae"/>
        <w:ind w:firstLine="440"/>
      </w:pPr>
      <w:r>
        <w:t>Victory remains in my heart.</w:t>
      </w:r>
    </w:p>
    <w:p w14:paraId="05A05328" w14:textId="77777777" w:rsidR="00555047" w:rsidRDefault="002E5D19">
      <w:pPr>
        <w:pStyle w:val="ae"/>
        <w:ind w:firstLine="440"/>
      </w:pPr>
      <w:r>
        <w:lastRenderedPageBreak/>
        <w:t>心中唯有对胜利的朝向</w:t>
      </w:r>
    </w:p>
    <w:p w14:paraId="72A2CC6B" w14:textId="77777777" w:rsidR="00555047" w:rsidRDefault="002E5D19">
      <w:pPr>
        <w:pStyle w:val="ae"/>
        <w:ind w:firstLine="440"/>
      </w:pPr>
      <w:r>
        <w:t>Scarlet, the banner and the cross.</w:t>
      </w:r>
    </w:p>
    <w:p w14:paraId="6A89091F" w14:textId="77777777" w:rsidR="00555047" w:rsidRDefault="002E5D19">
      <w:pPr>
        <w:pStyle w:val="ae"/>
        <w:ind w:firstLine="440"/>
      </w:pPr>
      <w:r>
        <w:t>旌旗与十字架沁透血色</w:t>
      </w:r>
    </w:p>
    <w:p w14:paraId="262FEBF7" w14:textId="77777777" w:rsidR="00555047" w:rsidRDefault="002E5D19">
      <w:pPr>
        <w:pStyle w:val="ae"/>
        <w:ind w:firstLine="440"/>
      </w:pPr>
      <w:r>
        <w:t>I will stand up, I will stand up, again.</w:t>
      </w:r>
    </w:p>
    <w:p w14:paraId="177C2652" w14:textId="77777777" w:rsidR="00555047" w:rsidRDefault="002E5D19">
      <w:pPr>
        <w:pStyle w:val="ae"/>
        <w:ind w:firstLine="440"/>
      </w:pPr>
      <w:r>
        <w:t>而我必将东山再起</w:t>
      </w:r>
    </w:p>
    <w:p w14:paraId="10D6C520" w14:textId="77777777" w:rsidR="00555047" w:rsidRDefault="002E5D19">
      <w:pPr>
        <w:pStyle w:val="ae"/>
        <w:ind w:firstLine="440"/>
      </w:pPr>
      <w:r>
        <w:t>Sometimes I think I can’t last, devouring darkness run so fast, the blast.</w:t>
      </w:r>
    </w:p>
    <w:p w14:paraId="1A550BFB" w14:textId="77777777" w:rsidR="00555047" w:rsidRDefault="002E5D19">
      <w:pPr>
        <w:pStyle w:val="ae"/>
        <w:ind w:firstLine="440"/>
      </w:pPr>
      <w:r>
        <w:t>我也有时会觉得自己无法继续坚持，肆虐的黑暗要将我吞噬，引爆</w:t>
      </w:r>
    </w:p>
    <w:p w14:paraId="4BB96E3B" w14:textId="77777777" w:rsidR="00555047" w:rsidRDefault="002E5D19">
      <w:pPr>
        <w:pStyle w:val="ae"/>
        <w:ind w:firstLine="440"/>
      </w:pPr>
      <w:r>
        <w:t>Well still I stand like a mast, and I see the sky so vast, recall my past: </w:t>
      </w:r>
    </w:p>
    <w:p w14:paraId="23C6A34E" w14:textId="77777777" w:rsidR="00555047" w:rsidRDefault="002E5D19">
      <w:pPr>
        <w:pStyle w:val="ae"/>
        <w:ind w:firstLine="440"/>
      </w:pPr>
      <w:r>
        <w:t>但我仍如桅杆一般耸立，望向那辽阔无际的天穹，忆起我的来路：</w:t>
      </w:r>
    </w:p>
    <w:p w14:paraId="1673A0F5" w14:textId="77777777" w:rsidR="00555047" w:rsidRDefault="00555047">
      <w:pPr>
        <w:pStyle w:val="ae"/>
        <w:ind w:firstLine="440"/>
      </w:pPr>
    </w:p>
    <w:p w14:paraId="6CF2A4A1" w14:textId="77777777" w:rsidR="00555047" w:rsidRDefault="002E5D19">
      <w:pPr>
        <w:pStyle w:val="ae"/>
        <w:ind w:firstLine="440"/>
      </w:pPr>
      <w:r>
        <w:t>I’ve been blind, I had lost my mind, yeah, right in this game of life.</w:t>
      </w:r>
    </w:p>
    <w:p w14:paraId="33A29539" w14:textId="77777777" w:rsidR="00555047" w:rsidRDefault="002E5D19">
      <w:pPr>
        <w:pStyle w:val="ae"/>
        <w:ind w:firstLine="440"/>
      </w:pPr>
      <w:r>
        <w:t>在这场名为生活的游戏之中，我曾盲目而失去理智</w:t>
      </w:r>
    </w:p>
    <w:p w14:paraId="7F43725C" w14:textId="77777777" w:rsidR="00555047" w:rsidRDefault="002E5D19">
      <w:pPr>
        <w:pStyle w:val="ae"/>
        <w:ind w:firstLine="440"/>
      </w:pPr>
      <w:r>
        <w:t>I could die, yet survived.</w:t>
      </w:r>
    </w:p>
    <w:p w14:paraId="59873EA3" w14:textId="77777777" w:rsidR="00555047" w:rsidRDefault="002E5D19">
      <w:pPr>
        <w:pStyle w:val="ae"/>
        <w:ind w:firstLine="440"/>
      </w:pPr>
      <w:r>
        <w:t>近乎丧身亡命，但仍拼出生机</w:t>
      </w:r>
    </w:p>
    <w:p w14:paraId="347ADFF0" w14:textId="77777777" w:rsidR="00555047" w:rsidRDefault="002E5D19">
      <w:pPr>
        <w:pStyle w:val="ae"/>
        <w:ind w:firstLine="440"/>
      </w:pPr>
      <w:r>
        <w:t xml:space="preserve">All the threats, all the torn and bled, although I had been misled, the dreads are now in </w:t>
      </w:r>
    </w:p>
    <w:p w14:paraId="68EDC32A" w14:textId="77777777" w:rsidR="00555047" w:rsidRDefault="002E5D19">
      <w:pPr>
        <w:pStyle w:val="ae"/>
        <w:ind w:firstLine="440"/>
      </w:pPr>
      <w:r>
        <w:t>the deathbed.</w:t>
      </w:r>
    </w:p>
    <w:p w14:paraId="04651F51" w14:textId="77777777" w:rsidR="00555047" w:rsidRDefault="002E5D19">
      <w:pPr>
        <w:pStyle w:val="ae"/>
        <w:ind w:firstLine="440"/>
      </w:pPr>
      <w:r>
        <w:t>曾蒙受胁迫，曾遍体鳞伤，曾走过许多弯路，但恐惧如今只是我手下败将</w:t>
      </w:r>
    </w:p>
    <w:p w14:paraId="366F1FF9" w14:textId="77777777" w:rsidR="00555047" w:rsidRDefault="00555047">
      <w:pPr>
        <w:pStyle w:val="ae"/>
        <w:ind w:firstLine="440"/>
      </w:pPr>
    </w:p>
    <w:p w14:paraId="602A5A1D" w14:textId="77777777" w:rsidR="00555047" w:rsidRDefault="002E5D19">
      <w:pPr>
        <w:pStyle w:val="ae"/>
        <w:ind w:firstLine="440"/>
      </w:pPr>
      <w:r>
        <w:t>I left my life behind the loss.</w:t>
      </w:r>
    </w:p>
    <w:p w14:paraId="53CFEF63" w14:textId="77777777" w:rsidR="00555047" w:rsidRDefault="002E5D19">
      <w:pPr>
        <w:pStyle w:val="ae"/>
        <w:ind w:firstLine="440"/>
      </w:pPr>
      <w:r>
        <w:t>我已将生命置之度外</w:t>
      </w:r>
    </w:p>
    <w:p w14:paraId="6B1F9589" w14:textId="77777777" w:rsidR="00555047" w:rsidRDefault="002E5D19">
      <w:pPr>
        <w:pStyle w:val="ae"/>
        <w:ind w:firstLine="440"/>
      </w:pPr>
      <w:r>
        <w:t>Victory remains in my heart.</w:t>
      </w:r>
    </w:p>
    <w:p w14:paraId="35B88A2D" w14:textId="77777777" w:rsidR="00555047" w:rsidRDefault="002E5D19">
      <w:pPr>
        <w:pStyle w:val="ae"/>
        <w:ind w:firstLine="440"/>
      </w:pPr>
      <w:r>
        <w:t>心中唯有对胜利的朝向</w:t>
      </w:r>
    </w:p>
    <w:p w14:paraId="0399BF49" w14:textId="77777777" w:rsidR="00555047" w:rsidRDefault="002E5D19">
      <w:pPr>
        <w:pStyle w:val="ae"/>
        <w:ind w:firstLine="440"/>
      </w:pPr>
      <w:r>
        <w:t>Scarlet, the banner and the cross.</w:t>
      </w:r>
    </w:p>
    <w:p w14:paraId="3C4C0C51" w14:textId="77777777" w:rsidR="00555047" w:rsidRDefault="002E5D19">
      <w:pPr>
        <w:pStyle w:val="ae"/>
        <w:ind w:firstLine="440"/>
      </w:pPr>
      <w:r>
        <w:t>旌旗与十字架沁透血色</w:t>
      </w:r>
    </w:p>
    <w:p w14:paraId="4C814D20" w14:textId="77777777" w:rsidR="00555047" w:rsidRDefault="002E5D19">
      <w:pPr>
        <w:pStyle w:val="ae"/>
        <w:ind w:firstLine="440"/>
      </w:pPr>
      <w:r>
        <w:t>I will stand up, again.</w:t>
      </w:r>
    </w:p>
    <w:p w14:paraId="1778AC54" w14:textId="77777777" w:rsidR="00555047" w:rsidRDefault="002E5D19">
      <w:pPr>
        <w:pStyle w:val="ae"/>
        <w:ind w:firstLine="440"/>
      </w:pPr>
      <w:r>
        <w:t>而我必将东山再起</w:t>
      </w:r>
    </w:p>
    <w:p w14:paraId="0B77D4FB" w14:textId="77777777" w:rsidR="00555047" w:rsidRDefault="002E5D19">
      <w:pPr>
        <w:pStyle w:val="ae"/>
        <w:ind w:firstLine="440"/>
      </w:pPr>
      <w:r>
        <w:t>I left my life behind the loss.</w:t>
      </w:r>
    </w:p>
    <w:p w14:paraId="0F325915" w14:textId="77777777" w:rsidR="00555047" w:rsidRDefault="002E5D19">
      <w:pPr>
        <w:pStyle w:val="ae"/>
        <w:ind w:firstLine="440"/>
      </w:pPr>
      <w:r>
        <w:t>我已将生命置之度外</w:t>
      </w:r>
    </w:p>
    <w:p w14:paraId="19904170" w14:textId="77777777" w:rsidR="00555047" w:rsidRDefault="002E5D19">
      <w:pPr>
        <w:pStyle w:val="ae"/>
        <w:ind w:firstLine="440"/>
      </w:pPr>
      <w:r>
        <w:t>Victory remains in my heart.</w:t>
      </w:r>
    </w:p>
    <w:p w14:paraId="4E2B321D" w14:textId="77777777" w:rsidR="00555047" w:rsidRDefault="002E5D19">
      <w:pPr>
        <w:pStyle w:val="ae"/>
        <w:ind w:firstLine="440"/>
      </w:pPr>
      <w:r>
        <w:t>心中唯有对胜利的朝向</w:t>
      </w:r>
    </w:p>
    <w:p w14:paraId="6A2E66DD" w14:textId="77777777" w:rsidR="00555047" w:rsidRDefault="002E5D19">
      <w:pPr>
        <w:pStyle w:val="ae"/>
        <w:ind w:firstLine="440"/>
      </w:pPr>
      <w:r>
        <w:t>Scarlet, the banner and the cross.</w:t>
      </w:r>
    </w:p>
    <w:p w14:paraId="112D0E72" w14:textId="77777777" w:rsidR="00555047" w:rsidRDefault="002E5D19">
      <w:pPr>
        <w:pStyle w:val="ae"/>
        <w:ind w:firstLine="440"/>
      </w:pPr>
      <w:r>
        <w:t>旌旗与十字架沁透血色</w:t>
      </w:r>
    </w:p>
    <w:p w14:paraId="088FDCF2" w14:textId="77777777" w:rsidR="00555047" w:rsidRDefault="002E5D19">
      <w:pPr>
        <w:pStyle w:val="ae"/>
        <w:ind w:firstLine="440"/>
      </w:pPr>
      <w:r>
        <w:t>I will stand up, I will stand up, again.</w:t>
      </w:r>
    </w:p>
    <w:p w14:paraId="121BE5DE" w14:textId="77777777" w:rsidR="00555047" w:rsidRDefault="002E5D19">
      <w:pPr>
        <w:pStyle w:val="ae"/>
        <w:ind w:firstLine="440"/>
      </w:pPr>
      <w:r>
        <w:t>而我必将东山再起</w:t>
      </w:r>
    </w:p>
    <w:p w14:paraId="534E20BB" w14:textId="74BA46D7" w:rsidR="00555047" w:rsidRDefault="004811E4">
      <w:pPr>
        <w:ind w:firstLine="442"/>
      </w:pPr>
      <w:ins w:id="1108" w:author="Liao Kuo" w:date="2026-04-09T16:21:00Z">
        <w:r>
          <w:rPr>
            <w:rFonts w:ascii="Consolas" w:hAnsi="Consolas"/>
            <w:b/>
            <w:color w:val="000000" w:themeColor="text1"/>
            <w:highlight w:val="green"/>
          </w:rPr>
          <w:t>3 1</w:t>
        </w:r>
      </w:ins>
      <w:ins w:id="1109" w:author="Liao Kuo" w:date="2026-04-09T16:22:00Z">
        <w:r w:rsidR="006B1197">
          <w:rPr>
            <w:rFonts w:ascii="Consolas" w:hAnsi="Consolas"/>
            <w:b/>
            <w:color w:val="000000" w:themeColor="text1"/>
            <w:highlight w:val="green"/>
          </w:rPr>
          <w:t>1-14</w:t>
        </w:r>
      </w:ins>
      <w:ins w:id="1110" w:author="Liao Kuo" w:date="2026-04-09T16:21:00Z">
        <w:r>
          <w:rPr>
            <w:rFonts w:ascii="Consolas" w:hAnsi="Consolas"/>
            <w:b/>
            <w:color w:val="000000" w:themeColor="text1"/>
            <w:highlight w:val="green"/>
          </w:rPr>
          <w:t xml:space="preserve"> On,</w:t>
        </w:r>
        <w:r w:rsidRPr="004811E4">
          <w:rPr>
            <w:rFonts w:ascii="Consolas" w:hAnsi="Consolas"/>
            <w:b/>
            <w:color w:val="FFFFFF" w:themeColor="background1"/>
            <w:highlight w:val="red"/>
            <w:rPrChange w:id="1111" w:author="Liao Kuo" w:date="2026-04-09T16:21:00Z">
              <w:rPr>
                <w:rFonts w:ascii="Consolas" w:hAnsi="Consolas"/>
                <w:b/>
                <w:color w:val="000000" w:themeColor="text1"/>
                <w:highlight w:val="green"/>
              </w:rPr>
            </w:rPrChange>
          </w:rPr>
          <w:t xml:space="preserve"> 1 Of</w:t>
        </w:r>
        <w:r w:rsidRPr="00F87AFD">
          <w:rPr>
            <w:rFonts w:ascii="Consolas" w:hAnsi="Consolas"/>
            <w:b/>
            <w:color w:val="FFFFFF" w:themeColor="background1"/>
            <w:highlight w:val="red"/>
            <w:rPrChange w:id="1112" w:author="Z Richard" w:date="2026-04-23T16:44:00Z" w16du:dateUtc="2026-04-23T08:44:00Z">
              <w:rPr>
                <w:rFonts w:ascii="Consolas" w:hAnsi="Consolas"/>
                <w:b/>
                <w:color w:val="000000" w:themeColor="text1"/>
                <w:highlight w:val="green"/>
              </w:rPr>
            </w:rPrChange>
          </w:rPr>
          <w:t>f</w:t>
        </w:r>
      </w:ins>
      <w:ins w:id="1113" w:author="Z Richard" w:date="2026-04-23T16:44:00Z" w16du:dateUtc="2026-04-23T08:44:00Z">
        <w:r w:rsidR="00F87AFD" w:rsidRPr="00F87AFD">
          <w:rPr>
            <w:rFonts w:ascii="Consolas" w:hAnsi="Consolas"/>
            <w:b/>
            <w:color w:val="FFFFFF" w:themeColor="background1"/>
            <w:highlight w:val="red"/>
            <w:rPrChange w:id="1114" w:author="Z Richard" w:date="2026-04-23T16:44:00Z" w16du:dateUtc="2026-04-23T08:44:00Z">
              <w:rPr>
                <w:rFonts w:ascii="Consolas" w:hAnsi="Consolas"/>
                <w:b/>
                <w:color w:val="FFFFFF" w:themeColor="background1"/>
              </w:rPr>
            </w:rPrChange>
          </w:rPr>
          <w:t xml:space="preserve">, </w:t>
        </w:r>
      </w:ins>
      <w:ins w:id="1115" w:author="Z Richard" w:date="2026-04-23T22:38:00Z" w16du:dateUtc="2026-04-23T14:38:00Z">
        <w:r w:rsidR="00C21B84">
          <w:rPr>
            <w:rFonts w:ascii="Consolas" w:hAnsi="Consolas"/>
            <w:b/>
            <w:color w:val="FFFFFF" w:themeColor="background1"/>
            <w:highlight w:val="red"/>
          </w:rPr>
          <w:t>伴奏</w:t>
        </w:r>
        <w:r w:rsidR="00C21B84">
          <w:rPr>
            <w:rFonts w:ascii="Consolas" w:hAnsi="Consolas"/>
            <w:b/>
            <w:color w:val="FFFFFF" w:themeColor="background1"/>
            <w:highlight w:val="red"/>
          </w:rPr>
          <w:t xml:space="preserve"> </w:t>
        </w:r>
      </w:ins>
      <w:ins w:id="1116" w:author="Z Richard" w:date="2026-04-23T16:44:00Z" w16du:dateUtc="2026-04-23T08:44:00Z">
        <w:r w:rsidR="00F87AFD" w:rsidRPr="00F87AFD">
          <w:rPr>
            <w:rFonts w:ascii="Consolas" w:hAnsi="Consolas"/>
            <w:b/>
            <w:color w:val="FFFFFF" w:themeColor="background1"/>
            <w:highlight w:val="red"/>
            <w:rPrChange w:id="1117" w:author="Z Richard" w:date="2026-04-23T16:44:00Z" w16du:dateUtc="2026-04-23T08:44:00Z">
              <w:rPr>
                <w:rFonts w:ascii="Consolas" w:hAnsi="Consolas"/>
                <w:b/>
                <w:color w:val="FFFFFF" w:themeColor="background1"/>
              </w:rPr>
            </w:rPrChange>
          </w:rPr>
          <w:t>Dow</w:t>
        </w:r>
        <w:r w:rsidR="00F87AFD" w:rsidRPr="008D19A4">
          <w:rPr>
            <w:rFonts w:ascii="Consolas" w:hAnsi="Consolas"/>
            <w:b/>
            <w:color w:val="FFFFFF" w:themeColor="background1"/>
            <w:highlight w:val="red"/>
            <w:rPrChange w:id="1118" w:author="Z Richard" w:date="2026-04-23T16:44:00Z" w16du:dateUtc="2026-04-23T08:44:00Z">
              <w:rPr>
                <w:rFonts w:ascii="Consolas" w:hAnsi="Consolas"/>
                <w:b/>
                <w:color w:val="FFFFFF" w:themeColor="background1"/>
              </w:rPr>
            </w:rPrChange>
          </w:rPr>
          <w:t>n</w:t>
        </w:r>
      </w:ins>
      <w:ins w:id="1119" w:author="Z Richard" w:date="2026-04-23T16:55:00Z" w16du:dateUtc="2026-04-23T08:55:00Z">
        <w:r w:rsidR="00A02CAE" w:rsidRPr="00A02CAE">
          <w:rPr>
            <w:rFonts w:ascii="Consolas" w:hAnsi="Consolas"/>
            <w:b/>
            <w:color w:val="FFFFFF" w:themeColor="background1"/>
            <w:highlight w:val="red"/>
            <w:rPrChange w:id="1120" w:author="Z Richard" w:date="2026-04-23T16:56:00Z" w16du:dateUtc="2026-04-23T08:56:00Z">
              <w:rPr>
                <w:rFonts w:ascii="Consolas" w:hAnsi="Consolas"/>
                <w:b/>
                <w:color w:val="FFFFFF" w:themeColor="background1"/>
              </w:rPr>
            </w:rPrChange>
          </w:rPr>
          <w:t xml:space="preserve"> </w:t>
        </w:r>
      </w:ins>
      <w:ins w:id="1121" w:author="Z Richard" w:date="2026-04-23T22:55:00Z" w16du:dateUtc="2026-04-23T14:55:00Z">
        <w:r w:rsidR="00105B6B">
          <w:rPr>
            <w:rFonts w:ascii="Consolas" w:hAnsi="Consolas" w:hint="eastAsia"/>
            <w:b/>
            <w:color w:val="FFFFFF" w:themeColor="background1"/>
            <w:highlight w:val="red"/>
          </w:rPr>
          <w:t>额外</w:t>
        </w:r>
      </w:ins>
      <w:ins w:id="1122" w:author="Z Richard" w:date="2026-04-24T02:15:00Z" w16du:dateUtc="2026-04-23T18:15:00Z">
        <w:r w:rsidR="00153B9A">
          <w:rPr>
            <w:rFonts w:ascii="Consolas" w:hAnsi="Consolas" w:hint="eastAsia"/>
            <w:b/>
            <w:color w:val="FFFFFF" w:themeColor="background1"/>
            <w:highlight w:val="red"/>
          </w:rPr>
          <w:t>减</w:t>
        </w:r>
        <w:r w:rsidR="00153B9A">
          <w:rPr>
            <w:rFonts w:ascii="Consolas" w:hAnsi="Consolas" w:hint="eastAsia"/>
            <w:b/>
            <w:color w:val="FFFFFF" w:themeColor="background1"/>
            <w:highlight w:val="red"/>
          </w:rPr>
          <w:t xml:space="preserve"> </w:t>
        </w:r>
        <w:r w:rsidR="00153B9A" w:rsidRPr="00153B9A">
          <w:rPr>
            <w:rFonts w:ascii="Consolas" w:hAnsi="Consolas"/>
            <w:b/>
            <w:color w:val="FFFFFF" w:themeColor="background1"/>
            <w:highlight w:val="red"/>
            <w:rPrChange w:id="1123" w:author="Z Richard" w:date="2026-04-24T02:15:00Z" w16du:dateUtc="2026-04-23T18:15:00Z">
              <w:rPr>
                <w:rFonts w:ascii="Consolas" w:hAnsi="Consolas"/>
                <w:b/>
                <w:color w:val="FFFFFF" w:themeColor="background1"/>
              </w:rPr>
            </w:rPrChange>
          </w:rPr>
          <w:t>4-5db</w:t>
        </w:r>
      </w:ins>
    </w:p>
    <w:p w14:paraId="774A90C7" w14:textId="77777777" w:rsidR="00555047" w:rsidRDefault="002E5D19">
      <w:pPr>
        <w:pStyle w:val="1"/>
        <w:spacing w:before="156" w:after="156"/>
      </w:pPr>
      <w:bookmarkStart w:id="1124" w:name="_Toc30965"/>
      <w:r>
        <w:rPr>
          <w:rFonts w:ascii="Dearest Friend lite" w:hAnsi="Dearest Friend lite" w:cs="Dearest Friend lite"/>
          <w:sz w:val="40"/>
          <w:szCs w:val="22"/>
        </w:rPr>
        <w:lastRenderedPageBreak/>
        <w:t>25</w:t>
      </w:r>
      <w:r>
        <w:t xml:space="preserve"> </w:t>
      </w:r>
      <w:r>
        <w:rPr>
          <w:rFonts w:hint="eastAsia"/>
        </w:rPr>
        <w:t xml:space="preserve"> </w:t>
      </w:r>
      <w:r>
        <w:t xml:space="preserve">Entice of </w:t>
      </w:r>
      <w:r>
        <w:rPr>
          <w:rFonts w:hint="eastAsia"/>
        </w:rPr>
        <w:t>E</w:t>
      </w:r>
      <w:r>
        <w:t>vil</w:t>
      </w:r>
      <w:bookmarkEnd w:id="1124"/>
    </w:p>
    <w:p w14:paraId="667A246D" w14:textId="0AE99493" w:rsidR="00F33CE8" w:rsidRDefault="005320A6">
      <w:pPr>
        <w:ind w:firstLineChars="0" w:firstLine="0"/>
        <w:rPr>
          <w:ins w:id="1125" w:author="Z Richard" w:date="2026-04-23T16:45:00Z" w16du:dateUtc="2026-04-23T08:45:00Z"/>
          <w:rFonts w:ascii="Consolas" w:hAnsi="Consolas"/>
          <w:b/>
          <w:color w:val="000000" w:themeColor="text1"/>
          <w:highlight w:val="green"/>
        </w:rPr>
      </w:pPr>
      <w:ins w:id="1126" w:author="Z Richard" w:date="2026-04-23T16:47:00Z" w16du:dateUtc="2026-04-23T08:47:00Z">
        <w:r>
          <w:rPr>
            <w:rFonts w:ascii="Consolas" w:hAnsi="Consolas" w:hint="eastAsia"/>
            <w:b/>
            <w:color w:val="215E99" w:themeColor="text2" w:themeTint="BF"/>
          </w:rPr>
          <w:t>台</w:t>
        </w:r>
      </w:ins>
      <w:ins w:id="1127" w:author="Z Richard" w:date="2026-04-23T16:45:00Z" w16du:dateUtc="2026-04-23T08:45:00Z">
        <w:r w:rsidR="00F33CE8">
          <w:rPr>
            <w:rFonts w:ascii="Consolas" w:hAnsi="Consolas" w:hint="eastAsia"/>
            <w:b/>
            <w:color w:val="215E99" w:themeColor="text2" w:themeTint="BF"/>
          </w:rPr>
          <w:t>词戏，涉及演员</w:t>
        </w:r>
        <w:r w:rsidR="00F33CE8">
          <w:rPr>
            <w:rFonts w:ascii="Consolas" w:hAnsi="Consolas" w:hint="eastAsia"/>
            <w:b/>
            <w:color w:val="215E99" w:themeColor="text2" w:themeTint="BF"/>
          </w:rPr>
          <w:t xml:space="preserve"> Lancelot (3)</w:t>
        </w:r>
        <w:r w:rsidR="00F33CE8">
          <w:rPr>
            <w:rFonts w:ascii="Consolas" w:hAnsi="Consolas" w:hint="eastAsia"/>
            <w:b/>
            <w:color w:val="215E99" w:themeColor="text2" w:themeTint="BF"/>
          </w:rPr>
          <w:t>、</w:t>
        </w:r>
        <w:r w:rsidR="00F33CE8">
          <w:rPr>
            <w:rFonts w:ascii="Consolas" w:hAnsi="Consolas" w:hint="eastAsia"/>
            <w:b/>
            <w:color w:val="215E99" w:themeColor="text2" w:themeTint="BF"/>
          </w:rPr>
          <w:t>Chorus B (11-14)</w:t>
        </w:r>
      </w:ins>
    </w:p>
    <w:p w14:paraId="466F7F2F" w14:textId="77777777" w:rsidR="00F33CE8" w:rsidRDefault="00F33CE8">
      <w:pPr>
        <w:ind w:firstLineChars="0" w:firstLine="0"/>
        <w:rPr>
          <w:ins w:id="1128" w:author="Z Richard" w:date="2026-04-23T16:45:00Z" w16du:dateUtc="2026-04-23T08:45:00Z"/>
          <w:rFonts w:ascii="Consolas" w:hAnsi="Consolas"/>
          <w:b/>
          <w:color w:val="000000" w:themeColor="text1"/>
          <w:highlight w:val="green"/>
        </w:rPr>
      </w:pPr>
    </w:p>
    <w:p w14:paraId="02A12340" w14:textId="66C59EF1" w:rsidR="00555047" w:rsidRDefault="004811E4">
      <w:pPr>
        <w:ind w:firstLineChars="0" w:firstLine="0"/>
        <w:pPrChange w:id="1129" w:author="Liao Kuo" w:date="2026-04-09T16:21:00Z">
          <w:pPr>
            <w:ind w:firstLine="442"/>
          </w:pPr>
        </w:pPrChange>
      </w:pPr>
      <w:ins w:id="1130" w:author="Liao Kuo" w:date="2026-04-09T16:21:00Z">
        <w:r>
          <w:rPr>
            <w:rFonts w:ascii="Consolas" w:hAnsi="Consolas"/>
            <w:b/>
            <w:color w:val="000000" w:themeColor="text1"/>
            <w:highlight w:val="green"/>
          </w:rPr>
          <w:t>3 1</w:t>
        </w:r>
      </w:ins>
      <w:ins w:id="1131" w:author="Liao Kuo" w:date="2026-04-09T16:22:00Z">
        <w:r w:rsidR="006B1197">
          <w:rPr>
            <w:rFonts w:ascii="Consolas" w:hAnsi="Consolas"/>
            <w:b/>
            <w:color w:val="000000" w:themeColor="text1"/>
            <w:highlight w:val="green"/>
          </w:rPr>
          <w:t>1 12 13 14</w:t>
        </w:r>
      </w:ins>
      <w:ins w:id="1132" w:author="Liao Kuo" w:date="2026-04-09T16:21:00Z">
        <w:r>
          <w:rPr>
            <w:rFonts w:ascii="Consolas" w:hAnsi="Consolas"/>
            <w:b/>
            <w:color w:val="000000" w:themeColor="text1"/>
            <w:highlight w:val="green"/>
          </w:rPr>
          <w:t xml:space="preserve"> On</w:t>
        </w:r>
      </w:ins>
    </w:p>
    <w:p w14:paraId="7AD1F296" w14:textId="77777777" w:rsidR="00555047" w:rsidRDefault="002E5D19">
      <w:pPr>
        <w:pStyle w:val="ad"/>
        <w:spacing w:after="62"/>
      </w:pPr>
      <w:r>
        <w:rPr>
          <w:rFonts w:hint="eastAsia"/>
        </w:rPr>
        <w:t>Lamia</w:t>
      </w:r>
      <w:ins w:id="1133" w:author="Liao Kuo" w:date="2026-04-09T16:22:00Z">
        <w:r w:rsidR="006B1197">
          <w:t xml:space="preserve"> 13</w:t>
        </w:r>
      </w:ins>
    </w:p>
    <w:p w14:paraId="6354685E" w14:textId="77777777" w:rsidR="00555047" w:rsidRDefault="002E5D19">
      <w:pPr>
        <w:ind w:firstLine="440"/>
      </w:pPr>
      <w:r>
        <w:t xml:space="preserve">Oh, a knight! What </w:t>
      </w:r>
      <w:r>
        <w:rPr>
          <w:rFonts w:hint="eastAsia"/>
        </w:rPr>
        <w:t>is it you seek</w:t>
      </w:r>
      <w:r>
        <w:t>, my sweet hero?</w:t>
      </w:r>
    </w:p>
    <w:p w14:paraId="3834C314" w14:textId="77777777" w:rsidR="00555047" w:rsidRDefault="002E5D19">
      <w:pPr>
        <w:ind w:firstLine="440"/>
      </w:pPr>
      <w:r>
        <w:t>哦，是位骑士呢！我亲爱的英雄，你在找什么呀？</w:t>
      </w:r>
    </w:p>
    <w:p w14:paraId="5B2CA371" w14:textId="77777777" w:rsidR="00555047" w:rsidRDefault="00555047">
      <w:pPr>
        <w:ind w:firstLine="440"/>
      </w:pPr>
    </w:p>
    <w:p w14:paraId="5A870356" w14:textId="77777777" w:rsidR="00555047" w:rsidRDefault="002E5D19">
      <w:pPr>
        <w:pStyle w:val="ad"/>
        <w:spacing w:after="62"/>
      </w:pPr>
      <w:r>
        <w:rPr>
          <w:rFonts w:hint="eastAsia"/>
        </w:rPr>
        <w:t>Lancelot</w:t>
      </w:r>
    </w:p>
    <w:p w14:paraId="0897D98E" w14:textId="77777777" w:rsidR="00555047" w:rsidRDefault="002E5D19">
      <w:pPr>
        <w:spacing w:afterLines="20" w:after="62"/>
        <w:ind w:firstLine="440"/>
      </w:pPr>
      <w:r>
        <w:rPr>
          <w:rFonts w:hint="eastAsia"/>
        </w:rPr>
        <w:t>I seek the</w:t>
      </w:r>
      <w:r>
        <w:t xml:space="preserve"> Holy Grail. It would bring my land </w:t>
      </w:r>
      <w:r>
        <w:rPr>
          <w:rFonts w:hint="eastAsia"/>
        </w:rPr>
        <w:t>eternal</w:t>
      </w:r>
      <w:r>
        <w:t xml:space="preserve"> peace! Have you seen or heard </w:t>
      </w:r>
      <w:r>
        <w:rPr>
          <w:rFonts w:hint="eastAsia"/>
        </w:rPr>
        <w:t xml:space="preserve">anything </w:t>
      </w:r>
      <w:r>
        <w:t>about it?</w:t>
      </w:r>
    </w:p>
    <w:p w14:paraId="4481D1DC" w14:textId="77777777" w:rsidR="00555047" w:rsidRDefault="002E5D19">
      <w:pPr>
        <w:ind w:firstLine="440"/>
      </w:pPr>
      <w:r>
        <w:t>我在找圣杯。它能给我的国家带来永久的和平！你知道它在哪吗？</w:t>
      </w:r>
    </w:p>
    <w:p w14:paraId="435CC461" w14:textId="77777777" w:rsidR="00555047" w:rsidRDefault="00555047">
      <w:pPr>
        <w:ind w:firstLine="440"/>
      </w:pPr>
    </w:p>
    <w:p w14:paraId="58E6A6D0" w14:textId="77777777" w:rsidR="00555047" w:rsidRDefault="002E5D19">
      <w:pPr>
        <w:pStyle w:val="ad"/>
        <w:spacing w:after="62"/>
      </w:pPr>
      <w:proofErr w:type="spellStart"/>
      <w:r>
        <w:rPr>
          <w:rFonts w:hint="eastAsia"/>
        </w:rPr>
        <w:t>Nefaria</w:t>
      </w:r>
      <w:proofErr w:type="spellEnd"/>
      <w:ins w:id="1134" w:author="Liao Kuo" w:date="2026-04-09T16:22:00Z">
        <w:r w:rsidR="006B1197">
          <w:t xml:space="preserve"> 12</w:t>
        </w:r>
      </w:ins>
    </w:p>
    <w:p w14:paraId="239A50C8" w14:textId="77777777" w:rsidR="00555047" w:rsidRDefault="002E5D19">
      <w:pPr>
        <w:ind w:firstLine="440"/>
      </w:pPr>
      <w:r>
        <w:t xml:space="preserve">Us? No, we </w:t>
      </w:r>
      <w:r>
        <w:rPr>
          <w:rFonts w:hint="eastAsia"/>
        </w:rPr>
        <w:t>know nothing of</w:t>
      </w:r>
      <w:r>
        <w:t xml:space="preserve"> peace. We bring only misfortune and shame.</w:t>
      </w:r>
    </w:p>
    <w:p w14:paraId="7219CC9D" w14:textId="77777777" w:rsidR="00555047" w:rsidRDefault="002E5D19">
      <w:pPr>
        <w:ind w:firstLine="440"/>
      </w:pPr>
      <w:r>
        <w:t>我们吗？没听，我们和</w:t>
      </w:r>
      <w:r>
        <w:t xml:space="preserve"> “</w:t>
      </w:r>
      <w:r>
        <w:t>和平</w:t>
      </w:r>
      <w:r>
        <w:t xml:space="preserve">” </w:t>
      </w:r>
      <w:r>
        <w:t>可没关系</w:t>
      </w:r>
      <w:r>
        <w:t xml:space="preserve"> </w:t>
      </w:r>
      <w:r>
        <w:rPr>
          <w:rFonts w:hint="eastAsia"/>
        </w:rPr>
        <w:t>——</w:t>
      </w:r>
      <w:r>
        <w:t xml:space="preserve"> </w:t>
      </w:r>
      <w:r>
        <w:t>我们只带来灾祸与耻辱。</w:t>
      </w:r>
    </w:p>
    <w:p w14:paraId="62CB9992" w14:textId="77777777" w:rsidR="00555047" w:rsidRDefault="00555047">
      <w:pPr>
        <w:ind w:firstLine="440"/>
      </w:pPr>
    </w:p>
    <w:p w14:paraId="37CF5DAA" w14:textId="77777777" w:rsidR="00555047" w:rsidRDefault="002E5D19">
      <w:pPr>
        <w:pStyle w:val="ad"/>
        <w:spacing w:after="62"/>
      </w:pPr>
      <w:r>
        <w:rPr>
          <w:rFonts w:hint="eastAsia"/>
        </w:rPr>
        <w:t>Lancelot</w:t>
      </w:r>
    </w:p>
    <w:p w14:paraId="2949249E" w14:textId="77777777" w:rsidR="00555047" w:rsidRDefault="002E5D19">
      <w:pPr>
        <w:ind w:firstLine="440"/>
      </w:pPr>
      <w:r>
        <w:t>...Misfortune and shame...</w:t>
      </w:r>
    </w:p>
    <w:p w14:paraId="760E7D6A" w14:textId="77777777" w:rsidR="00555047" w:rsidRDefault="002E5D19">
      <w:pPr>
        <w:ind w:firstLine="440"/>
      </w:pPr>
      <w:r>
        <w:t xml:space="preserve">…… </w:t>
      </w:r>
      <w:r>
        <w:t>灾祸与耻辱</w:t>
      </w:r>
      <w:r>
        <w:t>……</w:t>
      </w:r>
    </w:p>
    <w:p w14:paraId="24EE384E" w14:textId="77777777" w:rsidR="00555047" w:rsidRDefault="00555047">
      <w:pPr>
        <w:ind w:firstLine="440"/>
      </w:pPr>
    </w:p>
    <w:p w14:paraId="61F2D848" w14:textId="77777777" w:rsidR="00555047" w:rsidRDefault="002E5D19">
      <w:pPr>
        <w:pStyle w:val="ad"/>
        <w:spacing w:after="62"/>
      </w:pPr>
      <w:r>
        <w:rPr>
          <w:rFonts w:hint="eastAsia"/>
        </w:rPr>
        <w:t>Malora</w:t>
      </w:r>
      <w:ins w:id="1135" w:author="Liao Kuo" w:date="2026-04-09T16:22:00Z">
        <w:r w:rsidR="006B1197">
          <w:t xml:space="preserve"> 11</w:t>
        </w:r>
      </w:ins>
    </w:p>
    <w:p w14:paraId="3C603B17" w14:textId="77777777" w:rsidR="00555047" w:rsidRDefault="002E5D19">
      <w:pPr>
        <w:ind w:firstLine="440"/>
      </w:pPr>
      <w:r>
        <w:t xml:space="preserve">We drag away </w:t>
      </w:r>
      <w:r>
        <w:rPr>
          <w:rFonts w:hint="eastAsia"/>
        </w:rPr>
        <w:t xml:space="preserve">the </w:t>
      </w:r>
      <w:r>
        <w:t>souls of knights...</w:t>
      </w:r>
      <w:r>
        <w:rPr>
          <w:rFonts w:hint="eastAsia"/>
        </w:rPr>
        <w:t xml:space="preserve">those </w:t>
      </w:r>
      <w:r>
        <w:t>who are corrupted, sin</w:t>
      </w:r>
      <w:r>
        <w:rPr>
          <w:rFonts w:hint="eastAsia"/>
        </w:rPr>
        <w:t>ful</w:t>
      </w:r>
      <w:r>
        <w:t xml:space="preserve">, and forever </w:t>
      </w:r>
      <w:r>
        <w:rPr>
          <w:rFonts w:hint="eastAsia"/>
        </w:rPr>
        <w:t>shamed</w:t>
      </w:r>
      <w:r>
        <w:t>...</w:t>
      </w:r>
    </w:p>
    <w:p w14:paraId="52C7C1A3" w14:textId="77777777" w:rsidR="00555047" w:rsidRDefault="002E5D19">
      <w:pPr>
        <w:ind w:firstLine="440"/>
      </w:pPr>
      <w:r>
        <w:t>我们会拖走骑士的灵魂</w:t>
      </w:r>
      <w:r>
        <w:t xml:space="preserve"> </w:t>
      </w:r>
      <w:r>
        <w:rPr>
          <w:rFonts w:hint="eastAsia"/>
        </w:rPr>
        <w:t>——</w:t>
      </w:r>
      <w:r>
        <w:t xml:space="preserve"> </w:t>
      </w:r>
      <w:r>
        <w:t>那些堕落、有罪、永远蒙羞的灵魂</w:t>
      </w:r>
      <w:r>
        <w:t>……</w:t>
      </w:r>
    </w:p>
    <w:p w14:paraId="545C73B7" w14:textId="77777777" w:rsidR="00555047" w:rsidRDefault="00555047">
      <w:pPr>
        <w:ind w:firstLine="440"/>
      </w:pPr>
    </w:p>
    <w:p w14:paraId="79D003BA" w14:textId="77777777" w:rsidR="00555047" w:rsidRDefault="002E5D19">
      <w:pPr>
        <w:pStyle w:val="ad"/>
        <w:spacing w:after="62"/>
      </w:pPr>
      <w:r>
        <w:rPr>
          <w:rFonts w:hint="eastAsia"/>
        </w:rPr>
        <w:t>Lancelot</w:t>
      </w:r>
    </w:p>
    <w:p w14:paraId="3C2BE504" w14:textId="77777777" w:rsidR="00555047" w:rsidRDefault="002E5D19">
      <w:pPr>
        <w:spacing w:line="300" w:lineRule="exact"/>
        <w:ind w:firstLine="440"/>
      </w:pPr>
      <w:r>
        <w:rPr>
          <w:rFonts w:hint="eastAsia"/>
        </w:rPr>
        <w:t>Go</w:t>
      </w:r>
      <w:r>
        <w:t xml:space="preserve">! You are not what I </w:t>
      </w:r>
      <w:r>
        <w:rPr>
          <w:rFonts w:hint="eastAsia"/>
        </w:rPr>
        <w:t>seek</w:t>
      </w:r>
      <w:r>
        <w:t xml:space="preserve">. </w:t>
      </w:r>
      <w:r>
        <w:rPr>
          <w:rStyle w:val="a4"/>
        </w:rPr>
        <w:t>（转身离去）</w:t>
      </w:r>
    </w:p>
    <w:p w14:paraId="7AFD9A66" w14:textId="77777777" w:rsidR="00555047" w:rsidRDefault="002E5D19">
      <w:pPr>
        <w:ind w:firstLine="440"/>
      </w:pPr>
      <w:r>
        <w:t>走开！你们不是我要找的人。</w:t>
      </w:r>
    </w:p>
    <w:p w14:paraId="6E1933FD" w14:textId="77777777" w:rsidR="00555047" w:rsidRDefault="00555047">
      <w:pPr>
        <w:ind w:firstLine="440"/>
      </w:pPr>
    </w:p>
    <w:p w14:paraId="57EC5157" w14:textId="77777777" w:rsidR="00555047" w:rsidRDefault="002E5D19">
      <w:pPr>
        <w:pStyle w:val="ad"/>
        <w:spacing w:after="62"/>
      </w:pPr>
      <w:r>
        <w:rPr>
          <w:rFonts w:hint="eastAsia"/>
        </w:rPr>
        <w:t>Lamia</w:t>
      </w:r>
    </w:p>
    <w:p w14:paraId="1FF96E1E" w14:textId="77777777" w:rsidR="00555047" w:rsidRDefault="002E5D19">
      <w:pPr>
        <w:ind w:firstLine="440"/>
      </w:pPr>
      <w:r>
        <w:t xml:space="preserve">Really...? What if we say, we </w:t>
      </w:r>
      <w:r>
        <w:rPr>
          <w:rFonts w:hint="eastAsia"/>
        </w:rPr>
        <w:t xml:space="preserve">know not of your </w:t>
      </w:r>
      <w:r>
        <w:t xml:space="preserve">Grail, but we know </w:t>
      </w:r>
      <w:r>
        <w:rPr>
          <w:rFonts w:hint="eastAsia"/>
        </w:rPr>
        <w:t>of</w:t>
      </w:r>
      <w:r>
        <w:t>...the woman that you love?</w:t>
      </w:r>
    </w:p>
    <w:p w14:paraId="3F0243E0" w14:textId="77777777" w:rsidR="00555047" w:rsidRDefault="002E5D19">
      <w:pPr>
        <w:ind w:firstLine="440"/>
      </w:pPr>
      <w:r>
        <w:t>真的吗</w:t>
      </w:r>
      <w:r>
        <w:t>……</w:t>
      </w:r>
      <w:r>
        <w:t>？要是我们说，我们虽不知圣杯在哪，但有你心上人的消息呢？</w:t>
      </w:r>
    </w:p>
    <w:p w14:paraId="54F2AD15" w14:textId="77777777" w:rsidR="00555047" w:rsidRDefault="00555047">
      <w:pPr>
        <w:ind w:firstLine="440"/>
      </w:pPr>
    </w:p>
    <w:p w14:paraId="7CE6EE1E" w14:textId="77777777" w:rsidR="00555047" w:rsidRDefault="002E5D19">
      <w:pPr>
        <w:pStyle w:val="a3"/>
      </w:pPr>
      <w:r>
        <w:rPr>
          <w:rFonts w:hint="eastAsia"/>
        </w:rPr>
        <w:t xml:space="preserve">[ </w:t>
      </w:r>
      <w:r>
        <w:t>Lancelot</w:t>
      </w:r>
      <w:r>
        <w:t>被钉在原地</w:t>
      </w:r>
      <w:r>
        <w:rPr>
          <w:rFonts w:hint="eastAsia"/>
        </w:rPr>
        <w:t xml:space="preserve"> ]</w:t>
      </w:r>
    </w:p>
    <w:p w14:paraId="4249FFE4" w14:textId="77777777" w:rsidR="00555047" w:rsidRDefault="00555047">
      <w:pPr>
        <w:ind w:firstLine="440"/>
      </w:pPr>
    </w:p>
    <w:p w14:paraId="2BEAA592" w14:textId="77777777" w:rsidR="00555047" w:rsidRDefault="002E5D19">
      <w:pPr>
        <w:pStyle w:val="ad"/>
        <w:spacing w:after="62"/>
      </w:pPr>
      <w:r>
        <w:rPr>
          <w:rFonts w:hint="eastAsia"/>
        </w:rPr>
        <w:t>Lancelot</w:t>
      </w:r>
    </w:p>
    <w:p w14:paraId="63DEA06A" w14:textId="77777777" w:rsidR="00555047" w:rsidRDefault="002E5D19">
      <w:pPr>
        <w:ind w:firstLine="440"/>
      </w:pPr>
      <w:r>
        <w:t>...She is my master, my Queen...</w:t>
      </w:r>
    </w:p>
    <w:p w14:paraId="6EBCDC32" w14:textId="77777777" w:rsidR="00555047" w:rsidRDefault="002E5D19">
      <w:pPr>
        <w:ind w:firstLine="440"/>
      </w:pPr>
      <w:r>
        <w:t xml:space="preserve">…… </w:t>
      </w:r>
      <w:r>
        <w:t>她是我的主上，是王后</w:t>
      </w:r>
      <w:r>
        <w:t>…</w:t>
      </w:r>
    </w:p>
    <w:p w14:paraId="5E585443" w14:textId="77777777" w:rsidR="00555047" w:rsidRDefault="00555047">
      <w:pPr>
        <w:ind w:firstLine="440"/>
      </w:pPr>
    </w:p>
    <w:p w14:paraId="7DA56FF8" w14:textId="77777777" w:rsidR="00555047" w:rsidRDefault="002E5D19">
      <w:pPr>
        <w:ind w:firstLine="440"/>
      </w:pPr>
      <w:r>
        <w:rPr>
          <w:rFonts w:hint="eastAsia"/>
        </w:rPr>
        <w:br w:type="page"/>
      </w:r>
    </w:p>
    <w:p w14:paraId="4EC570EF" w14:textId="77777777" w:rsidR="00555047" w:rsidRDefault="002E5D19">
      <w:pPr>
        <w:pStyle w:val="ad"/>
        <w:spacing w:after="62"/>
      </w:pPr>
      <w:proofErr w:type="spellStart"/>
      <w:r>
        <w:rPr>
          <w:rFonts w:hint="eastAsia"/>
        </w:rPr>
        <w:lastRenderedPageBreak/>
        <w:t>Hellawes</w:t>
      </w:r>
      <w:proofErr w:type="spellEnd"/>
      <w:ins w:id="1136" w:author="Liao Kuo" w:date="2026-04-09T16:22:00Z">
        <w:r w:rsidR="006B1197">
          <w:t xml:space="preserve"> 14</w:t>
        </w:r>
      </w:ins>
    </w:p>
    <w:p w14:paraId="078A53C6" w14:textId="77777777" w:rsidR="00555047" w:rsidRDefault="002E5D19">
      <w:pPr>
        <w:ind w:firstLine="440"/>
      </w:pPr>
      <w:r>
        <w:t xml:space="preserve">No... knight in white. You </w:t>
      </w:r>
      <w:r>
        <w:rPr>
          <w:rFonts w:hint="eastAsia"/>
        </w:rPr>
        <w:t>lie</w:t>
      </w:r>
      <w:r>
        <w:t xml:space="preserve">. Your heart beats strong for that beautiful </w:t>
      </w:r>
      <w:r>
        <w:rPr>
          <w:rFonts w:hint="eastAsia"/>
        </w:rPr>
        <w:t>maiden</w:t>
      </w:r>
      <w:r>
        <w:t xml:space="preserve"> and though you kneel to her, deep inside you want to </w:t>
      </w:r>
      <w:r>
        <w:rPr>
          <w:rFonts w:hint="eastAsia"/>
        </w:rPr>
        <w:t>embrace</w:t>
      </w:r>
      <w:r>
        <w:t xml:space="preserve"> her, kiss her, </w:t>
      </w:r>
      <w:r>
        <w:rPr>
          <w:rFonts w:hint="eastAsia"/>
        </w:rPr>
        <w:t>spend your life with her</w:t>
      </w:r>
      <w:r>
        <w:t>...</w:t>
      </w:r>
    </w:p>
    <w:p w14:paraId="60BC8953" w14:textId="77777777" w:rsidR="00555047" w:rsidRDefault="002E5D19">
      <w:pPr>
        <w:ind w:firstLine="440"/>
      </w:pPr>
      <w:r>
        <w:t>不</w:t>
      </w:r>
      <w:r>
        <w:t xml:space="preserve">…… </w:t>
      </w:r>
      <w:r>
        <w:t>白袍骑士，你在撒谎。你为那位美丽的小姐心跳不已，就算向她下跪行礼，心底里却想拥抱她、亲吻她，想与她共度余生</w:t>
      </w:r>
      <w:r>
        <w:t>……</w:t>
      </w:r>
    </w:p>
    <w:p w14:paraId="3BED3069" w14:textId="77777777" w:rsidR="00555047" w:rsidRDefault="00555047">
      <w:pPr>
        <w:ind w:firstLine="440"/>
      </w:pPr>
    </w:p>
    <w:p w14:paraId="1566FE45" w14:textId="77777777" w:rsidR="00555047" w:rsidRDefault="002E5D19">
      <w:pPr>
        <w:pStyle w:val="ad"/>
        <w:spacing w:after="62"/>
      </w:pPr>
      <w:r>
        <w:rPr>
          <w:rFonts w:hint="eastAsia"/>
        </w:rPr>
        <w:t>Lancelot</w:t>
      </w:r>
    </w:p>
    <w:p w14:paraId="2B35538A" w14:textId="77777777" w:rsidR="00555047" w:rsidRDefault="002E5D19">
      <w:pPr>
        <w:ind w:firstLine="440"/>
      </w:pPr>
      <w:r>
        <w:t>No! No...</w:t>
      </w:r>
    </w:p>
    <w:p w14:paraId="37D2B0FF" w14:textId="77777777" w:rsidR="00555047" w:rsidRDefault="002E5D19">
      <w:pPr>
        <w:ind w:firstLine="440"/>
      </w:pPr>
      <w:r>
        <w:t>不！我没有</w:t>
      </w:r>
      <w:r>
        <w:t>……</w:t>
      </w:r>
    </w:p>
    <w:p w14:paraId="28DCF4A4" w14:textId="77777777" w:rsidR="00555047" w:rsidRDefault="00555047">
      <w:pPr>
        <w:ind w:firstLine="440"/>
      </w:pPr>
    </w:p>
    <w:p w14:paraId="3FA1EE6D" w14:textId="77777777" w:rsidR="00555047" w:rsidRDefault="002E5D19">
      <w:pPr>
        <w:pStyle w:val="ad"/>
        <w:spacing w:after="62"/>
      </w:pPr>
      <w:r>
        <w:rPr>
          <w:rFonts w:hint="eastAsia"/>
        </w:rPr>
        <w:t>Malora</w:t>
      </w:r>
    </w:p>
    <w:p w14:paraId="4244A3F0" w14:textId="77777777" w:rsidR="00555047" w:rsidRDefault="002E5D19">
      <w:pPr>
        <w:spacing w:afterLines="20" w:after="62"/>
        <w:ind w:firstLine="440"/>
      </w:pPr>
      <w:r>
        <w:rPr>
          <w:rFonts w:hint="eastAsia"/>
        </w:rPr>
        <w:t>And w</w:t>
      </w:r>
      <w:r>
        <w:t>hat</w:t>
      </w:r>
      <w:r>
        <w:rPr>
          <w:rFonts w:hint="eastAsia"/>
        </w:rPr>
        <w:t xml:space="preserve"> i</w:t>
      </w:r>
      <w:r>
        <w:t xml:space="preserve">s </w:t>
      </w:r>
      <w:r>
        <w:rPr>
          <w:rFonts w:hint="eastAsia"/>
        </w:rPr>
        <w:t xml:space="preserve">so </w:t>
      </w:r>
      <w:r>
        <w:t xml:space="preserve">wrong </w:t>
      </w:r>
      <w:r>
        <w:rPr>
          <w:rFonts w:hint="eastAsia"/>
        </w:rPr>
        <w:t>about</w:t>
      </w:r>
      <w:r>
        <w:t xml:space="preserve"> that, knight in white? You feel for her, your heart beat</w:t>
      </w:r>
      <w:r>
        <w:rPr>
          <w:rFonts w:hint="eastAsia"/>
        </w:rPr>
        <w:t>s</w:t>
      </w:r>
      <w:r>
        <w:t xml:space="preserve"> for her. You </w:t>
      </w:r>
      <w:r>
        <w:rPr>
          <w:rFonts w:hint="eastAsia"/>
        </w:rPr>
        <w:t xml:space="preserve">desire </w:t>
      </w:r>
      <w:r>
        <w:t>to love and cherish her. What</w:t>
      </w:r>
      <w:r>
        <w:rPr>
          <w:rFonts w:hint="eastAsia"/>
        </w:rPr>
        <w:t xml:space="preserve"> is</w:t>
      </w:r>
      <w:r>
        <w:t xml:space="preserve"> wrong </w:t>
      </w:r>
      <w:r>
        <w:rPr>
          <w:rFonts w:hint="eastAsia"/>
        </w:rPr>
        <w:t>in</w:t>
      </w:r>
      <w:r>
        <w:t xml:space="preserve"> that...</w:t>
      </w:r>
    </w:p>
    <w:p w14:paraId="5E520DF2" w14:textId="77777777" w:rsidR="00555047" w:rsidRDefault="002E5D19">
      <w:pPr>
        <w:ind w:firstLine="440"/>
      </w:pPr>
      <w:r>
        <w:t>白袍骑士，这有什么不对呢？你只是对她动了心，一颗心都为她而跳罢了。你想爱她、珍惜她</w:t>
      </w:r>
      <w:r>
        <w:t xml:space="preserve"> </w:t>
      </w:r>
      <w:r>
        <w:rPr>
          <w:rFonts w:hint="eastAsia"/>
        </w:rPr>
        <w:t>——</w:t>
      </w:r>
      <w:r>
        <w:t xml:space="preserve"> </w:t>
      </w:r>
      <w:r>
        <w:t>这难道有错吗</w:t>
      </w:r>
      <w:r>
        <w:t>……</w:t>
      </w:r>
    </w:p>
    <w:p w14:paraId="0CEDDC00" w14:textId="77777777" w:rsidR="00555047" w:rsidRDefault="00555047">
      <w:pPr>
        <w:ind w:firstLine="440"/>
      </w:pPr>
    </w:p>
    <w:p w14:paraId="1C1DB2BC" w14:textId="77777777" w:rsidR="00555047" w:rsidRDefault="002E5D19">
      <w:pPr>
        <w:pStyle w:val="ad"/>
        <w:spacing w:after="62"/>
      </w:pPr>
      <w:proofErr w:type="spellStart"/>
      <w:r>
        <w:rPr>
          <w:rFonts w:hint="eastAsia"/>
        </w:rPr>
        <w:t>Nefaria</w:t>
      </w:r>
      <w:proofErr w:type="spellEnd"/>
    </w:p>
    <w:p w14:paraId="3A5E9BC2" w14:textId="77777777" w:rsidR="00555047" w:rsidRDefault="002E5D19">
      <w:pPr>
        <w:ind w:firstLine="440"/>
      </w:pPr>
      <w:r>
        <w:rPr>
          <w:rFonts w:hint="eastAsia"/>
        </w:rPr>
        <w:t>And now</w:t>
      </w:r>
      <w:r>
        <w:t>...she is in danger.</w:t>
      </w:r>
    </w:p>
    <w:p w14:paraId="5A8A2390" w14:textId="77777777" w:rsidR="00555047" w:rsidRDefault="002E5D19">
      <w:pPr>
        <w:ind w:firstLine="440"/>
      </w:pPr>
      <w:r>
        <w:t>更何况</w:t>
      </w:r>
      <w:r>
        <w:t xml:space="preserve">…… </w:t>
      </w:r>
      <w:r>
        <w:t>她现在正身处险境。</w:t>
      </w:r>
    </w:p>
    <w:p w14:paraId="00832D19" w14:textId="77777777" w:rsidR="00555047" w:rsidRDefault="00555047">
      <w:pPr>
        <w:ind w:firstLine="440"/>
      </w:pPr>
    </w:p>
    <w:p w14:paraId="4365CD22" w14:textId="77777777" w:rsidR="00555047" w:rsidRDefault="002E5D19">
      <w:pPr>
        <w:pStyle w:val="ad"/>
        <w:spacing w:after="62"/>
      </w:pPr>
      <w:proofErr w:type="spellStart"/>
      <w:r>
        <w:rPr>
          <w:rFonts w:hint="eastAsia"/>
        </w:rPr>
        <w:t>Hellawes</w:t>
      </w:r>
      <w:proofErr w:type="spellEnd"/>
    </w:p>
    <w:p w14:paraId="337B5BE8" w14:textId="77777777" w:rsidR="00555047" w:rsidRDefault="002E5D19">
      <w:pPr>
        <w:spacing w:afterLines="20" w:after="62"/>
        <w:ind w:firstLine="440"/>
      </w:pPr>
      <w:r>
        <w:rPr>
          <w:rFonts w:hint="eastAsia"/>
        </w:rPr>
        <w:t>Somewhere now, s</w:t>
      </w:r>
      <w:r>
        <w:t>he may</w:t>
      </w:r>
      <w:r>
        <w:rPr>
          <w:rFonts w:hint="eastAsia"/>
        </w:rPr>
        <w:t xml:space="preserve"> be drawing</w:t>
      </w:r>
      <w:r>
        <w:t xml:space="preserve"> her last </w:t>
      </w:r>
      <w:r>
        <w:rPr>
          <w:rFonts w:hint="eastAsia"/>
        </w:rPr>
        <w:t>breath</w:t>
      </w:r>
      <w:r>
        <w:t>... painfully, desperately...calling your name...</w:t>
      </w:r>
    </w:p>
    <w:p w14:paraId="1E81AE52" w14:textId="77777777" w:rsidR="00555047" w:rsidRDefault="002E5D19">
      <w:pPr>
        <w:ind w:firstLine="440"/>
      </w:pPr>
      <w:r>
        <w:t>她此刻或许正在某个地方奄奄一息</w:t>
      </w:r>
      <w:r>
        <w:t xml:space="preserve">…… </w:t>
      </w:r>
      <w:r>
        <w:t>痛苦地、绝望地</w:t>
      </w:r>
      <w:r>
        <w:t xml:space="preserve">…… </w:t>
      </w:r>
      <w:r>
        <w:t>喊着你的名字呢</w:t>
      </w:r>
      <w:r>
        <w:t>……</w:t>
      </w:r>
    </w:p>
    <w:p w14:paraId="70094DDD" w14:textId="77777777" w:rsidR="00555047" w:rsidRDefault="00555047">
      <w:pPr>
        <w:ind w:firstLine="440"/>
      </w:pPr>
    </w:p>
    <w:p w14:paraId="2FFCFB77" w14:textId="77777777" w:rsidR="00555047" w:rsidRDefault="002E5D19">
      <w:pPr>
        <w:pStyle w:val="ad"/>
        <w:spacing w:after="62"/>
      </w:pPr>
      <w:r>
        <w:rPr>
          <w:rFonts w:hint="eastAsia"/>
        </w:rPr>
        <w:t>Lancelot</w:t>
      </w:r>
    </w:p>
    <w:p w14:paraId="1747D887" w14:textId="77777777" w:rsidR="00555047" w:rsidRDefault="002E5D19">
      <w:pPr>
        <w:ind w:firstLine="440"/>
      </w:pPr>
      <w:r>
        <w:t>No! Guinevere! No...what can I do...What should I do...</w:t>
      </w:r>
    </w:p>
    <w:p w14:paraId="3A4A73C8" w14:textId="77777777" w:rsidR="00555047" w:rsidRDefault="002E5D19">
      <w:pPr>
        <w:ind w:firstLine="440"/>
      </w:pPr>
      <w:r>
        <w:t>不！桂妮薇儿！不要</w:t>
      </w:r>
      <w:r>
        <w:t xml:space="preserve">…… </w:t>
      </w:r>
      <w:r>
        <w:t>我该怎么办</w:t>
      </w:r>
      <w:r>
        <w:t xml:space="preserve">…… </w:t>
      </w:r>
      <w:r>
        <w:t>我到底该怎么办</w:t>
      </w:r>
      <w:r>
        <w:t>……</w:t>
      </w:r>
    </w:p>
    <w:p w14:paraId="55489719" w14:textId="77777777" w:rsidR="00555047" w:rsidRDefault="00555047">
      <w:pPr>
        <w:ind w:firstLine="440"/>
      </w:pPr>
    </w:p>
    <w:p w14:paraId="5CD972F2" w14:textId="77777777" w:rsidR="00555047" w:rsidRDefault="002E5D19">
      <w:pPr>
        <w:pStyle w:val="ad"/>
        <w:spacing w:after="62"/>
      </w:pPr>
      <w:r>
        <w:rPr>
          <w:rFonts w:hint="eastAsia"/>
        </w:rPr>
        <w:t>Lamia</w:t>
      </w:r>
    </w:p>
    <w:p w14:paraId="1D1B9817" w14:textId="77777777" w:rsidR="00555047" w:rsidRDefault="002E5D19">
      <w:pPr>
        <w:ind w:firstLine="440"/>
      </w:pPr>
      <w:r>
        <w:t>Come with us, and you will know</w:t>
      </w:r>
      <w:r>
        <w:rPr>
          <w:rFonts w:hint="eastAsia"/>
        </w:rPr>
        <w:t xml:space="preserve"> the way</w:t>
      </w:r>
      <w:r>
        <w:t>.</w:t>
      </w:r>
    </w:p>
    <w:p w14:paraId="46A66C98" w14:textId="77777777" w:rsidR="00555047" w:rsidRDefault="002E5D19">
      <w:pPr>
        <w:ind w:firstLine="440"/>
      </w:pPr>
      <w:r>
        <w:t>跟我们来，你就知道该怎么做了。</w:t>
      </w:r>
    </w:p>
    <w:p w14:paraId="79A0CC92" w14:textId="77777777" w:rsidR="00555047" w:rsidRDefault="00555047">
      <w:pPr>
        <w:ind w:firstLine="440"/>
      </w:pPr>
    </w:p>
    <w:p w14:paraId="28D4F693" w14:textId="77777777" w:rsidR="00555047" w:rsidRDefault="002E5D19">
      <w:pPr>
        <w:pStyle w:val="ad"/>
        <w:spacing w:after="62"/>
      </w:pPr>
      <w:r>
        <w:rPr>
          <w:rFonts w:hint="eastAsia"/>
        </w:rPr>
        <w:t>Lancelot</w:t>
      </w:r>
    </w:p>
    <w:p w14:paraId="0D0430DC" w14:textId="77777777" w:rsidR="00555047" w:rsidRDefault="002E5D19">
      <w:pPr>
        <w:ind w:firstLine="440"/>
      </w:pPr>
      <w:r>
        <w:t>With...you?</w:t>
      </w:r>
    </w:p>
    <w:p w14:paraId="74D31806" w14:textId="77777777" w:rsidR="00555047" w:rsidRDefault="002E5D19">
      <w:pPr>
        <w:ind w:firstLine="440"/>
      </w:pPr>
      <w:r>
        <w:t>跟</w:t>
      </w:r>
      <w:r>
        <w:t xml:space="preserve">…… </w:t>
      </w:r>
      <w:r>
        <w:t>你们走？</w:t>
      </w:r>
    </w:p>
    <w:p w14:paraId="614D8F8B" w14:textId="77777777" w:rsidR="00555047" w:rsidRDefault="00555047">
      <w:pPr>
        <w:ind w:firstLine="440"/>
      </w:pPr>
    </w:p>
    <w:p w14:paraId="7788C0F4" w14:textId="77777777" w:rsidR="00555047" w:rsidRDefault="002E5D19">
      <w:pPr>
        <w:ind w:firstLine="440"/>
      </w:pPr>
      <w:r>
        <w:rPr>
          <w:rFonts w:hint="eastAsia"/>
        </w:rPr>
        <w:br w:type="page"/>
      </w:r>
    </w:p>
    <w:p w14:paraId="545F3B56" w14:textId="77777777" w:rsidR="00555047" w:rsidRDefault="002E5D19">
      <w:pPr>
        <w:pStyle w:val="ad"/>
        <w:spacing w:after="62"/>
      </w:pPr>
      <w:proofErr w:type="spellStart"/>
      <w:r>
        <w:rPr>
          <w:rFonts w:hint="eastAsia"/>
        </w:rPr>
        <w:lastRenderedPageBreak/>
        <w:t>Nefaria</w:t>
      </w:r>
      <w:proofErr w:type="spellEnd"/>
    </w:p>
    <w:p w14:paraId="64744541" w14:textId="77777777" w:rsidR="00555047" w:rsidRDefault="002E5D19">
      <w:pPr>
        <w:spacing w:afterLines="20" w:after="62"/>
        <w:ind w:firstLine="440"/>
      </w:pPr>
      <w:r>
        <w:t xml:space="preserve">Come with us. But you must know that if you join us, you will forever lose the purity of your soul. Your </w:t>
      </w:r>
      <w:r>
        <w:rPr>
          <w:rFonts w:hint="eastAsia"/>
        </w:rPr>
        <w:t>quest</w:t>
      </w:r>
      <w:r>
        <w:t xml:space="preserve"> </w:t>
      </w:r>
      <w:r>
        <w:rPr>
          <w:rFonts w:hint="eastAsia"/>
        </w:rPr>
        <w:t>will</w:t>
      </w:r>
      <w:r>
        <w:t xml:space="preserve"> </w:t>
      </w:r>
      <w:r>
        <w:rPr>
          <w:rFonts w:hint="eastAsia"/>
        </w:rPr>
        <w:t xml:space="preserve">have </w:t>
      </w:r>
      <w:r>
        <w:t>be</w:t>
      </w:r>
      <w:r>
        <w:rPr>
          <w:rFonts w:hint="eastAsia"/>
        </w:rPr>
        <w:t>en</w:t>
      </w:r>
      <w:r>
        <w:t xml:space="preserve"> in vain, and you will be forever shame</w:t>
      </w:r>
      <w:r>
        <w:rPr>
          <w:rFonts w:hint="eastAsia"/>
        </w:rPr>
        <w:t>d</w:t>
      </w:r>
      <w:r>
        <w:t>...</w:t>
      </w:r>
    </w:p>
    <w:p w14:paraId="5B91C7D9" w14:textId="77777777" w:rsidR="00555047" w:rsidRDefault="002E5D19">
      <w:pPr>
        <w:ind w:firstLine="440"/>
      </w:pPr>
      <w:r>
        <w:t>跟我们来。但你要清楚，一旦跟我们走，你将永远失去灵魂的纯净。你的使命会化为泡影，而你自己，也会永远被耻辱玷污</w:t>
      </w:r>
      <w:r>
        <w:t>……</w:t>
      </w:r>
    </w:p>
    <w:p w14:paraId="02ACA5A1" w14:textId="77777777" w:rsidR="00555047" w:rsidRDefault="00555047">
      <w:pPr>
        <w:ind w:firstLine="440"/>
      </w:pPr>
    </w:p>
    <w:p w14:paraId="345AC424" w14:textId="77777777" w:rsidR="00555047" w:rsidRDefault="002E5D19">
      <w:pPr>
        <w:pStyle w:val="ad"/>
        <w:spacing w:after="62"/>
      </w:pPr>
      <w:r>
        <w:rPr>
          <w:rFonts w:hint="eastAsia"/>
        </w:rPr>
        <w:t>Lancelot</w:t>
      </w:r>
    </w:p>
    <w:p w14:paraId="19236AD4" w14:textId="77777777" w:rsidR="00555047" w:rsidRDefault="002E5D19">
      <w:pPr>
        <w:ind w:firstLine="440"/>
      </w:pPr>
      <w:r>
        <w:t>No! I can</w:t>
      </w:r>
      <w:r>
        <w:rPr>
          <w:rFonts w:hint="eastAsia"/>
        </w:rPr>
        <w:t>not</w:t>
      </w:r>
      <w:r>
        <w:t xml:space="preserve"> go with you...</w:t>
      </w:r>
    </w:p>
    <w:p w14:paraId="7EC61802" w14:textId="77777777" w:rsidR="00555047" w:rsidRDefault="002E5D19">
      <w:pPr>
        <w:ind w:firstLine="440"/>
      </w:pPr>
      <w:r>
        <w:t>不！我不能跟你们走</w:t>
      </w:r>
      <w:r>
        <w:t>……</w:t>
      </w:r>
    </w:p>
    <w:p w14:paraId="1094127E" w14:textId="77777777" w:rsidR="00555047" w:rsidRDefault="00555047">
      <w:pPr>
        <w:ind w:firstLine="440"/>
      </w:pPr>
    </w:p>
    <w:p w14:paraId="1B9638BA" w14:textId="77777777" w:rsidR="00555047" w:rsidRDefault="002E5D19">
      <w:pPr>
        <w:pStyle w:val="ad"/>
        <w:spacing w:after="62"/>
      </w:pPr>
      <w:r>
        <w:rPr>
          <w:rFonts w:hint="eastAsia"/>
        </w:rPr>
        <w:t>Malora</w:t>
      </w:r>
    </w:p>
    <w:p w14:paraId="6D0AFFF3" w14:textId="77777777" w:rsidR="00555047" w:rsidRDefault="002E5D19">
      <w:pPr>
        <w:ind w:firstLine="440"/>
      </w:pPr>
      <w:r>
        <w:t>Even if it</w:t>
      </w:r>
      <w:r>
        <w:rPr>
          <w:rFonts w:hint="eastAsia"/>
        </w:rPr>
        <w:t xml:space="preserve"> i</w:t>
      </w:r>
      <w:r>
        <w:t xml:space="preserve">s your last and only chance to see her </w:t>
      </w:r>
      <w:r>
        <w:rPr>
          <w:rFonts w:hint="eastAsia"/>
        </w:rPr>
        <w:t>once more</w:t>
      </w:r>
      <w:r>
        <w:t>?</w:t>
      </w:r>
    </w:p>
    <w:p w14:paraId="5A09F8F3" w14:textId="77777777" w:rsidR="00555047" w:rsidRDefault="002E5D19">
      <w:pPr>
        <w:ind w:firstLine="440"/>
      </w:pPr>
      <w:r>
        <w:t>哪怕这是你最后一次、也是唯一一次见她的机会？</w:t>
      </w:r>
    </w:p>
    <w:p w14:paraId="714007C4" w14:textId="51DF1D1A" w:rsidR="00EE120E" w:rsidRPr="00AD7BD7" w:rsidRDefault="00675C54">
      <w:pPr>
        <w:ind w:firstLineChars="0" w:firstLine="0"/>
        <w:rPr>
          <w:rFonts w:ascii="Consolas" w:hAnsi="Consolas"/>
          <w:b/>
          <w:color w:val="FFFFFF" w:themeColor="background1"/>
          <w:rPrChange w:id="1137" w:author="Z Richard" w:date="2026-04-23T16:46:00Z" w16du:dateUtc="2026-04-23T08:46:00Z">
            <w:rPr/>
          </w:rPrChange>
        </w:rPr>
        <w:pPrChange w:id="1138" w:author="Liao Kuo" w:date="2026-04-09T16:23:00Z">
          <w:pPr>
            <w:ind w:firstLine="442"/>
          </w:pPr>
        </w:pPrChange>
      </w:pPr>
      <w:ins w:id="1139" w:author="Z Richard" w:date="2026-04-23T16:46:00Z" w16du:dateUtc="2026-04-23T08:46:00Z">
        <w:r w:rsidRPr="00CD6772">
          <w:rPr>
            <w:rFonts w:ascii="Consolas" w:hAnsi="Consolas"/>
            <w:b/>
            <w:color w:val="FFFFFF" w:themeColor="background1"/>
            <w:highlight w:val="red"/>
            <w:rPrChange w:id="1140" w:author="Z Richard" w:date="2026-04-23T16:46:00Z" w16du:dateUtc="2026-04-23T08:46:00Z">
              <w:rPr>
                <w:rFonts w:ascii="Consolas" w:hAnsi="Consolas"/>
                <w:b/>
                <w:color w:val="FFFFFF" w:themeColor="background1"/>
              </w:rPr>
            </w:rPrChange>
          </w:rPr>
          <w:t>11-1</w:t>
        </w:r>
      </w:ins>
      <w:ins w:id="1141" w:author="Z Richard" w:date="2026-04-23T16:47:00Z" w16du:dateUtc="2026-04-23T08:47:00Z">
        <w:r w:rsidR="00CD6772">
          <w:rPr>
            <w:rFonts w:ascii="Consolas" w:hAnsi="Consolas" w:hint="eastAsia"/>
            <w:b/>
            <w:color w:val="FFFFFF" w:themeColor="background1"/>
            <w:highlight w:val="red"/>
          </w:rPr>
          <w:t>4 Off</w:t>
        </w:r>
      </w:ins>
      <w:ins w:id="1142" w:author="Liao Kuo" w:date="2026-04-09T16:23:00Z">
        <w:del w:id="1143" w:author="Z Richard" w:date="2026-04-23T16:46:00Z" w16du:dateUtc="2026-04-23T08:46:00Z">
          <w:r w:rsidR="006B1197" w:rsidRPr="006B1197" w:rsidDel="00675C54">
            <w:rPr>
              <w:rFonts w:ascii="Consolas" w:hAnsi="Consolas"/>
              <w:b/>
              <w:color w:val="FFFFFF" w:themeColor="background1"/>
              <w:highlight w:val="red"/>
              <w:rPrChange w:id="1144" w:author="Liao Kuo" w:date="2026-04-09T16:23:00Z">
                <w:rPr>
                  <w:rFonts w:ascii="Consolas" w:hAnsi="Consolas"/>
                  <w:b/>
                  <w:color w:val="000000" w:themeColor="text1"/>
                  <w:highlight w:val="green"/>
                </w:rPr>
              </w:rPrChange>
            </w:rPr>
            <w:delText>11-14</w:delText>
          </w:r>
        </w:del>
      </w:ins>
      <w:ins w:id="1145" w:author="Z Richard" w:date="2026-04-23T16:46:00Z" w16du:dateUtc="2026-04-23T08:46:00Z">
        <w:r w:rsidR="00AD7BD7">
          <w:rPr>
            <w:rFonts w:ascii="Consolas" w:hAnsi="Consolas" w:hint="eastAsia"/>
            <w:b/>
            <w:color w:val="FFFFFF" w:themeColor="background1"/>
            <w:highlight w:val="red"/>
          </w:rPr>
          <w:t>,</w:t>
        </w:r>
        <w:r w:rsidR="00AD7BD7" w:rsidRPr="00CD6772">
          <w:rPr>
            <w:rFonts w:ascii="Consolas" w:hAnsi="Consolas"/>
            <w:b/>
            <w:color w:val="FFFFFF" w:themeColor="background1"/>
            <w:highlight w:val="green"/>
            <w:rPrChange w:id="1146" w:author="Z Richard" w:date="2026-04-23T16:47:00Z" w16du:dateUtc="2026-04-23T08:47:00Z">
              <w:rPr>
                <w:rFonts w:ascii="Consolas" w:hAnsi="Consolas"/>
                <w:b/>
                <w:color w:val="FFFFFF" w:themeColor="background1"/>
                <w:highlight w:val="red"/>
              </w:rPr>
            </w:rPrChange>
          </w:rPr>
          <w:t xml:space="preserve"> </w:t>
        </w:r>
      </w:ins>
      <w:ins w:id="1147" w:author="Z Richard" w:date="2026-04-24T02:14:00Z" w16du:dateUtc="2026-04-23T18:14:00Z">
        <w:r w:rsidR="00565801">
          <w:rPr>
            <w:rFonts w:ascii="Consolas" w:hAnsi="Consolas"/>
            <w:b/>
            <w:color w:val="000000" w:themeColor="text1"/>
            <w:highlight w:val="green"/>
          </w:rPr>
          <w:t>伴奏</w:t>
        </w:r>
        <w:r w:rsidR="00565801">
          <w:rPr>
            <w:rFonts w:ascii="Consolas" w:hAnsi="Consolas"/>
            <w:b/>
            <w:color w:val="000000" w:themeColor="text1"/>
            <w:highlight w:val="green"/>
          </w:rPr>
          <w:t>Up</w:t>
        </w:r>
      </w:ins>
      <w:ins w:id="1148" w:author="Liao Kuo" w:date="2026-04-09T16:23:00Z">
        <w:del w:id="1149" w:author="Z Richard" w:date="2026-04-23T16:46:00Z" w16du:dateUtc="2026-04-23T08:46:00Z">
          <w:r w:rsidR="006B1197" w:rsidRPr="00AD7BD7" w:rsidDel="00EE120E">
            <w:rPr>
              <w:rFonts w:ascii="Consolas" w:hAnsi="Consolas"/>
              <w:b/>
              <w:color w:val="FFFFFF" w:themeColor="background1"/>
              <w:highlight w:val="red"/>
              <w:rPrChange w:id="1150" w:author="Z Richard" w:date="2026-04-23T16:46:00Z" w16du:dateUtc="2026-04-23T08:46:00Z">
                <w:rPr>
                  <w:rFonts w:ascii="Consolas" w:hAnsi="Consolas"/>
                  <w:b/>
                  <w:color w:val="000000" w:themeColor="text1"/>
                  <w:highlight w:val="green"/>
                </w:rPr>
              </w:rPrChange>
            </w:rPr>
            <w:delText xml:space="preserve"> </w:delText>
          </w:r>
          <w:r w:rsidR="006B1197" w:rsidRPr="00AD7BD7" w:rsidDel="00EE120E">
            <w:rPr>
              <w:rFonts w:ascii="Consolas" w:hAnsi="Consolas"/>
              <w:b/>
              <w:color w:val="FFFFFF" w:themeColor="background1"/>
              <w:highlight w:val="red"/>
            </w:rPr>
            <w:delText>Down</w:delText>
          </w:r>
          <w:r w:rsidR="006B1197" w:rsidRPr="00AD7BD7" w:rsidDel="00E97F03">
            <w:rPr>
              <w:rFonts w:ascii="Consolas" w:hAnsi="Consolas"/>
              <w:b/>
              <w:color w:val="FFFFFF" w:themeColor="background1"/>
              <w:highlight w:val="red"/>
            </w:rPr>
            <w:delText xml:space="preserve"> for standby</w:delText>
          </w:r>
        </w:del>
      </w:ins>
    </w:p>
    <w:p w14:paraId="62177B46" w14:textId="77777777" w:rsidR="00555047" w:rsidRDefault="002E5D19">
      <w:pPr>
        <w:pStyle w:val="1"/>
        <w:spacing w:before="156" w:after="156"/>
      </w:pPr>
      <w:bookmarkStart w:id="1151" w:name="_Toc643"/>
      <w:r>
        <w:rPr>
          <w:rFonts w:ascii="Dearest Friend lite" w:hAnsi="Dearest Friend lite" w:cs="Dearest Friend lite"/>
          <w:sz w:val="40"/>
          <w:szCs w:val="22"/>
        </w:rPr>
        <w:lastRenderedPageBreak/>
        <w:t>26</w:t>
      </w:r>
      <w:r>
        <w:t xml:space="preserve"> </w:t>
      </w:r>
      <w:r>
        <w:rPr>
          <w:rFonts w:hint="eastAsia"/>
        </w:rPr>
        <w:t xml:space="preserve"> </w:t>
      </w:r>
      <w:r>
        <w:t xml:space="preserve">Wake </w:t>
      </w:r>
      <w:r>
        <w:rPr>
          <w:rFonts w:hint="eastAsia"/>
        </w:rPr>
        <w:t>U</w:t>
      </w:r>
      <w:r>
        <w:t>p</w:t>
      </w:r>
      <w:bookmarkEnd w:id="1151"/>
    </w:p>
    <w:p w14:paraId="51F4ABC9" w14:textId="11192A77" w:rsidR="00FC517E" w:rsidRDefault="00FC517E">
      <w:pPr>
        <w:ind w:firstLineChars="0" w:firstLine="0"/>
        <w:rPr>
          <w:ins w:id="1152" w:author="Z Richard" w:date="2026-04-23T16:47:00Z" w16du:dateUtc="2026-04-23T08:47:00Z"/>
          <w:rFonts w:ascii="Consolas" w:hAnsi="Consolas"/>
          <w:b/>
          <w:color w:val="000000" w:themeColor="text1"/>
          <w:highlight w:val="green"/>
        </w:rPr>
      </w:pPr>
      <w:ins w:id="1153" w:author="Z Richard" w:date="2026-04-23T16:47:00Z" w16du:dateUtc="2026-04-23T08:47:00Z">
        <w:r>
          <w:rPr>
            <w:rFonts w:ascii="Consolas" w:hAnsi="Consolas" w:hint="eastAsia"/>
            <w:b/>
            <w:color w:val="215E99" w:themeColor="text2" w:themeTint="BF"/>
          </w:rPr>
          <w:t xml:space="preserve">Lancelot (3) </w:t>
        </w:r>
        <w:r>
          <w:rPr>
            <w:rFonts w:ascii="Consolas" w:hAnsi="Consolas" w:hint="eastAsia"/>
            <w:b/>
            <w:color w:val="215E99" w:themeColor="text2" w:themeTint="BF"/>
          </w:rPr>
          <w:t>唱</w:t>
        </w:r>
        <w:r w:rsidR="005A1081">
          <w:rPr>
            <w:rFonts w:ascii="Consolas" w:hAnsi="Consolas" w:hint="eastAsia"/>
            <w:b/>
            <w:color w:val="215E99" w:themeColor="text2" w:themeTint="BF"/>
          </w:rPr>
          <w:t xml:space="preserve"> (</w:t>
        </w:r>
        <w:r w:rsidR="005A1081">
          <w:rPr>
            <w:rFonts w:ascii="Consolas" w:hAnsi="Consolas" w:hint="eastAsia"/>
            <w:b/>
            <w:color w:val="215E99" w:themeColor="text2" w:themeTint="BF"/>
          </w:rPr>
          <w:t>有预录和声</w:t>
        </w:r>
        <w:r w:rsidR="005A1081">
          <w:rPr>
            <w:rFonts w:ascii="Consolas" w:hAnsi="Consolas" w:hint="eastAsia"/>
            <w:b/>
            <w:color w:val="215E99" w:themeColor="text2" w:themeTint="BF"/>
          </w:rPr>
          <w:t>)</w:t>
        </w:r>
      </w:ins>
    </w:p>
    <w:p w14:paraId="31D567F3" w14:textId="77777777" w:rsidR="00FC517E" w:rsidRDefault="00FC517E">
      <w:pPr>
        <w:ind w:firstLineChars="0" w:firstLine="0"/>
        <w:rPr>
          <w:ins w:id="1154" w:author="Z Richard" w:date="2026-04-23T16:47:00Z" w16du:dateUtc="2026-04-23T08:47:00Z"/>
          <w:rFonts w:ascii="Consolas" w:hAnsi="Consolas"/>
          <w:b/>
          <w:color w:val="000000" w:themeColor="text1"/>
          <w:highlight w:val="green"/>
        </w:rPr>
      </w:pPr>
    </w:p>
    <w:p w14:paraId="39E12956" w14:textId="535CFFFD" w:rsidR="00555047" w:rsidRDefault="006B1197">
      <w:pPr>
        <w:ind w:firstLineChars="0" w:firstLine="0"/>
        <w:pPrChange w:id="1155" w:author="Liao Kuo" w:date="2026-04-09T16:23:00Z">
          <w:pPr>
            <w:ind w:firstLine="442"/>
          </w:pPr>
        </w:pPrChange>
      </w:pPr>
      <w:ins w:id="1156" w:author="Liao Kuo" w:date="2026-04-09T16:23:00Z">
        <w:r>
          <w:rPr>
            <w:rFonts w:ascii="Consolas" w:hAnsi="Consolas"/>
            <w:b/>
            <w:color w:val="000000" w:themeColor="text1"/>
            <w:highlight w:val="green"/>
          </w:rPr>
          <w:t>3 On</w:t>
        </w:r>
      </w:ins>
    </w:p>
    <w:p w14:paraId="0DFB9A38" w14:textId="77777777" w:rsidR="00555047" w:rsidRDefault="002E5D19">
      <w:pPr>
        <w:pStyle w:val="ad"/>
        <w:spacing w:after="62"/>
      </w:pPr>
      <w:r>
        <w:rPr>
          <w:rFonts w:hint="eastAsia"/>
        </w:rPr>
        <w:t>Lancelot</w:t>
      </w:r>
    </w:p>
    <w:p w14:paraId="0857FEE2" w14:textId="77777777" w:rsidR="00555047" w:rsidRDefault="002E5D19">
      <w:pPr>
        <w:pStyle w:val="ae"/>
        <w:ind w:firstLine="440"/>
      </w:pPr>
      <w:r>
        <w:t>They say often to me “love makes you go crazy”, that’s where I don’t belong.</w:t>
      </w:r>
    </w:p>
    <w:p w14:paraId="32D9E1D8" w14:textId="77777777" w:rsidR="00555047" w:rsidRDefault="002E5D19">
      <w:pPr>
        <w:pStyle w:val="ae"/>
        <w:ind w:firstLine="440"/>
      </w:pPr>
      <w:r>
        <w:t>人们总对我说</w:t>
      </w:r>
      <w:r>
        <w:t xml:space="preserve"> “</w:t>
      </w:r>
      <w:r>
        <w:t>爱情会让人疯狂</w:t>
      </w:r>
      <w:r>
        <w:t>”</w:t>
      </w:r>
      <w:r>
        <w:t>，我本不该陷入这般境地</w:t>
      </w:r>
    </w:p>
    <w:p w14:paraId="6BB9E8B8" w14:textId="77777777" w:rsidR="00555047" w:rsidRDefault="002E5D19">
      <w:pPr>
        <w:pStyle w:val="ae"/>
        <w:ind w:firstLine="440"/>
      </w:pPr>
      <w:r>
        <w:t>Wise man ever predicted I’d one day take the key, that sure would do me wrong.</w:t>
      </w:r>
    </w:p>
    <w:p w14:paraId="5621BF19" w14:textId="77777777" w:rsidR="00555047" w:rsidRDefault="002E5D19">
      <w:pPr>
        <w:pStyle w:val="ae"/>
        <w:ind w:firstLine="440"/>
      </w:pPr>
      <w:r>
        <w:t>智者早有预言：我终有一天会拿到那把</w:t>
      </w:r>
      <w:r>
        <w:t xml:space="preserve"> “</w:t>
      </w:r>
      <w:r>
        <w:t>钥匙</w:t>
      </w:r>
      <w:r>
        <w:t>”</w:t>
      </w:r>
      <w:r>
        <w:rPr>
          <w:rFonts w:hint="eastAsia"/>
        </w:rPr>
        <w:t>——</w:t>
      </w:r>
      <w:r>
        <w:t xml:space="preserve"> </w:t>
      </w:r>
      <w:r>
        <w:t>而我也终将毁灭于此</w:t>
      </w:r>
    </w:p>
    <w:p w14:paraId="67ACFD6B" w14:textId="77777777" w:rsidR="00555047" w:rsidRDefault="002E5D19">
      <w:pPr>
        <w:pStyle w:val="ae"/>
        <w:ind w:firstLine="440"/>
      </w:pPr>
      <w:r>
        <w:t>Tocsin ringing right in Avalon, resonated “</w:t>
      </w:r>
      <w:r>
        <w:rPr>
          <w:rFonts w:hint="eastAsia"/>
        </w:rPr>
        <w:t>Wake up!</w:t>
      </w:r>
      <w:r>
        <w:t xml:space="preserve"> </w:t>
      </w:r>
      <w:r>
        <w:rPr>
          <w:rFonts w:hint="eastAsia"/>
        </w:rPr>
        <w:t>Wake up!</w:t>
      </w:r>
      <w:r>
        <w:t xml:space="preserve"> If you don’t want to lose </w:t>
      </w:r>
    </w:p>
    <w:p w14:paraId="7282DBD1" w14:textId="77777777" w:rsidR="00555047" w:rsidRDefault="002E5D19">
      <w:pPr>
        <w:pStyle w:val="ae"/>
        <w:ind w:firstLine="440"/>
      </w:pPr>
      <w:r>
        <w:t>your own heart!”</w:t>
      </w:r>
    </w:p>
    <w:p w14:paraId="2137DAFC" w14:textId="77777777" w:rsidR="00555047" w:rsidRDefault="002E5D19">
      <w:pPr>
        <w:pStyle w:val="ae"/>
        <w:ind w:firstLine="440"/>
      </w:pPr>
      <w:r>
        <w:t>阿瓦隆的警钟已然敲响，声声回荡：</w:t>
      </w:r>
      <w:r>
        <w:t>“</w:t>
      </w:r>
      <w:r>
        <w:t>醒醒！快醒醒！若你不想弄丢自己的心！</w:t>
      </w:r>
      <w:r>
        <w:t>”</w:t>
      </w:r>
    </w:p>
    <w:p w14:paraId="76D8CB56" w14:textId="77777777" w:rsidR="00555047" w:rsidRDefault="002E5D19">
      <w:pPr>
        <w:pStyle w:val="ae"/>
        <w:ind w:firstLine="440"/>
      </w:pPr>
      <w:r>
        <w:t>“Wake up! Wake up! You’re so young, and your eyes should be large.”</w:t>
      </w:r>
    </w:p>
    <w:p w14:paraId="75FDA19E" w14:textId="77777777" w:rsidR="00555047" w:rsidRDefault="002E5D19">
      <w:pPr>
        <w:pStyle w:val="ae"/>
        <w:ind w:firstLine="440"/>
      </w:pPr>
      <w:r>
        <w:t>“</w:t>
      </w:r>
      <w:r>
        <w:t>醒醒！快醒醒！你还如此年轻，目光该放长远！</w:t>
      </w:r>
      <w:r>
        <w:t>”</w:t>
      </w:r>
    </w:p>
    <w:p w14:paraId="1E2E2283" w14:textId="77777777" w:rsidR="00555047" w:rsidRDefault="002E5D19">
      <w:pPr>
        <w:pStyle w:val="ae"/>
        <w:ind w:firstLine="440"/>
      </w:pPr>
      <w:r>
        <w:t>They shall be large.</w:t>
      </w:r>
    </w:p>
    <w:p w14:paraId="6AEEB5A8" w14:textId="77777777" w:rsidR="00555047" w:rsidRDefault="002E5D19">
      <w:pPr>
        <w:pStyle w:val="ae"/>
        <w:ind w:firstLine="440"/>
      </w:pPr>
      <w:r>
        <w:t>是啊，目光该放长远</w:t>
      </w:r>
    </w:p>
    <w:p w14:paraId="62BBE577" w14:textId="77777777" w:rsidR="00555047" w:rsidRDefault="00555047">
      <w:pPr>
        <w:pStyle w:val="ae"/>
        <w:ind w:firstLine="440"/>
      </w:pPr>
    </w:p>
    <w:p w14:paraId="5D5EF4C0" w14:textId="77777777" w:rsidR="00555047" w:rsidRDefault="002E5D19">
      <w:pPr>
        <w:pStyle w:val="ae"/>
        <w:ind w:firstLine="440"/>
      </w:pPr>
      <w:r>
        <w:t>They say often to me, the apple is toxic, cease me from being strong.</w:t>
      </w:r>
    </w:p>
    <w:p w14:paraId="1EE04085" w14:textId="77777777" w:rsidR="00555047" w:rsidRDefault="002E5D19">
      <w:pPr>
        <w:pStyle w:val="ae"/>
        <w:ind w:firstLine="440"/>
      </w:pPr>
      <w:r>
        <w:t>人们总对我说，那禁果沁透剧毒，会消磨我的意志，让我不再坚强</w:t>
      </w:r>
    </w:p>
    <w:p w14:paraId="1C17EED5" w14:textId="77777777" w:rsidR="00555047" w:rsidRDefault="002E5D19">
      <w:pPr>
        <w:pStyle w:val="ae"/>
        <w:ind w:firstLine="440"/>
      </w:pPr>
      <w:r>
        <w:t>From fathers we shall believe, cursed is the happiness, my journey can’t be long.</w:t>
      </w:r>
    </w:p>
    <w:p w14:paraId="5D3223EA" w14:textId="77777777" w:rsidR="00555047" w:rsidRDefault="002E5D19">
      <w:pPr>
        <w:pStyle w:val="ae"/>
        <w:ind w:firstLine="440"/>
      </w:pPr>
      <w:r>
        <w:t>父辈的教诲犹在耳边：幸福本就带着诅咒，我的征途注定短暂无常</w:t>
      </w:r>
    </w:p>
    <w:p w14:paraId="6798AD3C" w14:textId="77777777" w:rsidR="00555047" w:rsidRDefault="002E5D19">
      <w:pPr>
        <w:pStyle w:val="ae"/>
        <w:ind w:firstLine="440"/>
      </w:pPr>
      <w:r>
        <w:t>Tocsin ringing right in Avalon, resonated</w:t>
      </w:r>
    </w:p>
    <w:p w14:paraId="673ABFD8" w14:textId="77777777" w:rsidR="00555047" w:rsidDel="00AE7781" w:rsidRDefault="002E5D19" w:rsidP="00AE7781">
      <w:pPr>
        <w:pStyle w:val="ae"/>
        <w:ind w:firstLine="440"/>
        <w:rPr>
          <w:del w:id="1157" w:author="Z Richard" w:date="2026-04-23T16:47:00Z" w16du:dateUtc="2026-04-23T08:47:00Z"/>
        </w:rPr>
      </w:pPr>
      <w:r>
        <w:t>阿瓦隆的警钟已然敲响，声声回荡：</w:t>
      </w:r>
    </w:p>
    <w:p w14:paraId="53FBD3E1" w14:textId="77777777" w:rsidR="00AE7781" w:rsidRDefault="00AE7781">
      <w:pPr>
        <w:pStyle w:val="ae"/>
        <w:ind w:firstLine="440"/>
        <w:rPr>
          <w:ins w:id="1158" w:author="Z Richard" w:date="2026-04-23T16:47:00Z" w16du:dateUtc="2026-04-23T08:47:00Z"/>
        </w:rPr>
      </w:pPr>
    </w:p>
    <w:p w14:paraId="53DEB4A2" w14:textId="77777777" w:rsidR="00555047" w:rsidRDefault="006B1197">
      <w:pPr>
        <w:pStyle w:val="ae"/>
        <w:ind w:firstLine="440"/>
        <w:pPrChange w:id="1159" w:author="Z Richard" w:date="2026-04-23T16:47:00Z" w16du:dateUtc="2026-04-23T08:47:00Z">
          <w:pPr>
            <w:ind w:firstLine="440"/>
          </w:pPr>
        </w:pPrChange>
      </w:pPr>
      <w:ins w:id="1160" w:author="Liao Kuo" w:date="2026-04-09T16:23:00Z">
        <w:del w:id="1161" w:author="Z Richard" w:date="2026-04-23T16:47:00Z" w16du:dateUtc="2026-04-23T08:47:00Z">
          <w:r w:rsidDel="00AE7781">
            <w:rPr>
              <w:highlight w:val="green"/>
            </w:rPr>
            <w:delText>11-14 On</w:delText>
          </w:r>
        </w:del>
      </w:ins>
      <w:ins w:id="1162" w:author="Liao Kuo" w:date="2026-04-09T16:24:00Z">
        <w:del w:id="1163" w:author="Z Richard" w:date="2026-04-23T16:47:00Z" w16du:dateUtc="2026-04-23T08:47:00Z">
          <w:r w:rsidDel="00AE7781">
            <w:rPr>
              <w:highlight w:val="green"/>
            </w:rPr>
            <w:delText>(Low)</w:delText>
          </w:r>
        </w:del>
      </w:ins>
    </w:p>
    <w:p w14:paraId="21C48BA9" w14:textId="18A13348"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64" w:author="Z Richard" w:date="2026-04-23T16:47:00Z" w16du:dateUtc="2026-04-23T08:47:00Z">
        <w:r w:rsidR="005A1081">
          <w:rPr>
            <w:rFonts w:hint="eastAsia"/>
          </w:rPr>
          <w:t>（预录）</w:t>
        </w:r>
      </w:ins>
    </w:p>
    <w:p w14:paraId="0C2E9FF3" w14:textId="77777777" w:rsidR="00555047" w:rsidRDefault="002E5D19">
      <w:pPr>
        <w:pStyle w:val="ae"/>
        <w:ind w:firstLine="440"/>
      </w:pPr>
      <w:r>
        <w:t>“</w:t>
      </w:r>
      <w:r>
        <w:rPr>
          <w:rFonts w:hint="eastAsia"/>
        </w:rPr>
        <w:t>Wake up!</w:t>
      </w:r>
      <w:r>
        <w:t xml:space="preserve"> </w:t>
      </w:r>
      <w:r>
        <w:rPr>
          <w:rFonts w:hint="eastAsia"/>
        </w:rPr>
        <w:t>Wake up!</w:t>
      </w:r>
      <w:r>
        <w:t xml:space="preserve"> ”</w:t>
      </w:r>
    </w:p>
    <w:p w14:paraId="73BAE0AD" w14:textId="77777777" w:rsidR="00555047" w:rsidRDefault="002E5D19">
      <w:pPr>
        <w:pStyle w:val="ae"/>
        <w:ind w:firstLine="440"/>
      </w:pPr>
      <w:r>
        <w:t>“</w:t>
      </w:r>
      <w:r>
        <w:t>醒醒！快醒醒！</w:t>
      </w:r>
      <w:r>
        <w:t>”</w:t>
      </w:r>
    </w:p>
    <w:p w14:paraId="634A3DEA" w14:textId="77777777" w:rsidR="00555047" w:rsidRDefault="00555047">
      <w:pPr>
        <w:ind w:firstLine="440"/>
      </w:pPr>
    </w:p>
    <w:p w14:paraId="32361798" w14:textId="77777777" w:rsidR="00555047" w:rsidRDefault="002E5D19">
      <w:pPr>
        <w:pStyle w:val="ad"/>
        <w:spacing w:after="62"/>
      </w:pPr>
      <w:r>
        <w:rPr>
          <w:rFonts w:hint="eastAsia"/>
        </w:rPr>
        <w:t>Lancelot</w:t>
      </w:r>
    </w:p>
    <w:p w14:paraId="6033F709" w14:textId="77777777" w:rsidR="00555047" w:rsidRDefault="002E5D19">
      <w:pPr>
        <w:pStyle w:val="ae"/>
        <w:ind w:firstLine="440"/>
      </w:pPr>
      <w:r>
        <w:t>“No longer indulgent in lust!”</w:t>
      </w:r>
    </w:p>
    <w:p w14:paraId="449905C9" w14:textId="77777777" w:rsidR="00555047" w:rsidRDefault="002E5D19">
      <w:pPr>
        <w:pStyle w:val="ae"/>
        <w:ind w:firstLine="440"/>
      </w:pPr>
      <w:r>
        <w:t>“</w:t>
      </w:r>
      <w:r>
        <w:t>别再沉湎于欲望的温床！</w:t>
      </w:r>
      <w:r>
        <w:t>”</w:t>
      </w:r>
    </w:p>
    <w:p w14:paraId="3D7FD0FA" w14:textId="77777777" w:rsidR="00555047" w:rsidRDefault="00555047">
      <w:pPr>
        <w:ind w:firstLine="440"/>
      </w:pPr>
    </w:p>
    <w:p w14:paraId="6B80E24E" w14:textId="26887A03"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65" w:author="Z Richard" w:date="2026-04-23T16:49:00Z" w16du:dateUtc="2026-04-23T08:49:00Z">
        <w:r w:rsidR="000D4C5F">
          <w:rPr>
            <w:rFonts w:hint="eastAsia"/>
          </w:rPr>
          <w:t>（预录）</w:t>
        </w:r>
      </w:ins>
    </w:p>
    <w:p w14:paraId="4A76C239" w14:textId="77777777" w:rsidR="00555047" w:rsidRDefault="002E5D19">
      <w:pPr>
        <w:pStyle w:val="ae"/>
        <w:ind w:firstLine="440"/>
      </w:pPr>
      <w:r>
        <w:t>“</w:t>
      </w:r>
      <w:r>
        <w:rPr>
          <w:rFonts w:hint="eastAsia"/>
        </w:rPr>
        <w:t>Wake up!</w:t>
      </w:r>
      <w:r>
        <w:t xml:space="preserve"> </w:t>
      </w:r>
      <w:r>
        <w:rPr>
          <w:rFonts w:hint="eastAsia"/>
        </w:rPr>
        <w:t>Wake up!</w:t>
      </w:r>
      <w:r>
        <w:t xml:space="preserve"> ”</w:t>
      </w:r>
    </w:p>
    <w:p w14:paraId="4905D029" w14:textId="77777777" w:rsidR="00555047" w:rsidRDefault="002E5D19">
      <w:pPr>
        <w:pStyle w:val="ae"/>
        <w:ind w:firstLine="440"/>
      </w:pPr>
      <w:r>
        <w:t>“</w:t>
      </w:r>
      <w:r>
        <w:t>醒醒！快醒醒！</w:t>
      </w:r>
      <w:r>
        <w:t>”</w:t>
      </w:r>
    </w:p>
    <w:p w14:paraId="7F0F8B5C" w14:textId="77777777" w:rsidR="00555047" w:rsidRDefault="00555047">
      <w:pPr>
        <w:ind w:firstLine="440"/>
      </w:pPr>
    </w:p>
    <w:p w14:paraId="126239CB" w14:textId="77777777" w:rsidR="00555047" w:rsidRDefault="002E5D19">
      <w:pPr>
        <w:pStyle w:val="ad"/>
        <w:spacing w:after="62"/>
      </w:pPr>
      <w:r>
        <w:rPr>
          <w:rFonts w:hint="eastAsia"/>
        </w:rPr>
        <w:t>Lancelot</w:t>
      </w:r>
    </w:p>
    <w:p w14:paraId="5D4FCD7A" w14:textId="77777777" w:rsidR="00555047" w:rsidRDefault="002E5D19">
      <w:pPr>
        <w:pStyle w:val="ae"/>
        <w:ind w:firstLine="440"/>
      </w:pPr>
      <w:r>
        <w:t>“A noble heart is almost now corrupted!”</w:t>
      </w:r>
    </w:p>
    <w:p w14:paraId="598AAC04" w14:textId="77777777" w:rsidR="00555047" w:rsidRDefault="002E5D19">
      <w:pPr>
        <w:pStyle w:val="ae"/>
        <w:ind w:firstLine="440"/>
      </w:pPr>
      <w:r>
        <w:t>“</w:t>
      </w:r>
      <w:r>
        <w:t>一颗高贵的心，眼看就要被玷污！</w:t>
      </w:r>
      <w:r>
        <w:t>”</w:t>
      </w:r>
    </w:p>
    <w:p w14:paraId="37F60878" w14:textId="77777777" w:rsidR="00555047" w:rsidRDefault="002E5D19">
      <w:pPr>
        <w:pStyle w:val="ae"/>
        <w:ind w:firstLine="440"/>
      </w:pPr>
      <w:r>
        <w:t>Don’t be corrupted.</w:t>
      </w:r>
    </w:p>
    <w:p w14:paraId="74AFB676" w14:textId="77777777" w:rsidR="00555047" w:rsidRDefault="002E5D19">
      <w:pPr>
        <w:pStyle w:val="ae"/>
        <w:ind w:firstLine="440"/>
      </w:pPr>
      <w:r>
        <w:t>别被玷污啊</w:t>
      </w:r>
    </w:p>
    <w:p w14:paraId="13F7C907" w14:textId="77777777" w:rsidR="00555047" w:rsidRDefault="00555047">
      <w:pPr>
        <w:pStyle w:val="ae"/>
        <w:ind w:firstLine="440"/>
      </w:pPr>
    </w:p>
    <w:p w14:paraId="23E7C445" w14:textId="77777777" w:rsidR="00555047" w:rsidRDefault="002E5D19">
      <w:pPr>
        <w:pStyle w:val="ae"/>
        <w:pageBreakBefore/>
        <w:ind w:firstLine="440"/>
      </w:pPr>
      <w:r>
        <w:lastRenderedPageBreak/>
        <w:t>My reputation goes against my heart.</w:t>
      </w:r>
    </w:p>
    <w:p w14:paraId="0D6163C9" w14:textId="77777777" w:rsidR="00555047" w:rsidRDefault="002E5D19">
      <w:pPr>
        <w:pStyle w:val="ae"/>
        <w:ind w:firstLine="440"/>
      </w:pPr>
      <w:r>
        <w:t>我的声名与我的心声背道而驰</w:t>
      </w:r>
    </w:p>
    <w:p w14:paraId="6C3DCBE4" w14:textId="77777777" w:rsidR="00555047" w:rsidRDefault="002E5D19">
      <w:pPr>
        <w:pStyle w:val="ae"/>
        <w:ind w:firstLine="440"/>
      </w:pPr>
      <w:r>
        <w:t>My pride is so destined to bear the scars.</w:t>
      </w:r>
    </w:p>
    <w:p w14:paraId="19C3DAAC" w14:textId="77777777" w:rsidR="00555047" w:rsidRDefault="002E5D19">
      <w:pPr>
        <w:pStyle w:val="ae"/>
        <w:ind w:firstLine="440"/>
      </w:pPr>
      <w:r>
        <w:t>我的骄傲，注定要背负满身伤痕</w:t>
      </w:r>
    </w:p>
    <w:p w14:paraId="09A8C13E" w14:textId="77777777" w:rsidR="00555047" w:rsidRDefault="002E5D19">
      <w:pPr>
        <w:pStyle w:val="ae"/>
        <w:ind w:firstLine="440"/>
      </w:pPr>
      <w:r>
        <w:t>It’s time to</w:t>
      </w:r>
    </w:p>
    <w:p w14:paraId="2A0A2950" w14:textId="77777777" w:rsidR="00555047" w:rsidRDefault="002E5D19">
      <w:pPr>
        <w:pStyle w:val="ae"/>
        <w:ind w:firstLine="440"/>
      </w:pPr>
      <w:r>
        <w:t>是时候</w:t>
      </w:r>
    </w:p>
    <w:p w14:paraId="62DFA7F8" w14:textId="77777777" w:rsidR="00555047" w:rsidRDefault="00555047">
      <w:pPr>
        <w:ind w:firstLine="440"/>
      </w:pPr>
    </w:p>
    <w:p w14:paraId="393BC0FE" w14:textId="4D214827"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66" w:author="Z Richard" w:date="2026-04-23T16:49:00Z" w16du:dateUtc="2026-04-23T08:49:00Z">
        <w:r w:rsidR="000D4C5F">
          <w:rPr>
            <w:rFonts w:hint="eastAsia"/>
          </w:rPr>
          <w:t>（预录）</w:t>
        </w:r>
      </w:ins>
    </w:p>
    <w:p w14:paraId="44679954" w14:textId="77777777" w:rsidR="00555047" w:rsidRDefault="002E5D19">
      <w:pPr>
        <w:pStyle w:val="ae"/>
        <w:ind w:firstLine="440"/>
      </w:pPr>
      <w:r>
        <w:t>wake up...wake up...</w:t>
      </w:r>
    </w:p>
    <w:p w14:paraId="5572092D" w14:textId="77777777" w:rsidR="00555047" w:rsidRDefault="002E5D19">
      <w:pPr>
        <w:pStyle w:val="ae"/>
        <w:ind w:firstLine="440"/>
      </w:pPr>
      <w:r>
        <w:t>该醒来了</w:t>
      </w:r>
    </w:p>
    <w:p w14:paraId="12D6DF23" w14:textId="77777777" w:rsidR="00555047" w:rsidRDefault="00555047">
      <w:pPr>
        <w:ind w:firstLine="440"/>
      </w:pPr>
    </w:p>
    <w:p w14:paraId="583B08BF" w14:textId="77777777" w:rsidR="00555047" w:rsidRDefault="002E5D19">
      <w:pPr>
        <w:pStyle w:val="ad"/>
        <w:spacing w:after="62"/>
      </w:pPr>
      <w:r>
        <w:rPr>
          <w:rFonts w:hint="eastAsia"/>
        </w:rPr>
        <w:t>Lancelot</w:t>
      </w:r>
    </w:p>
    <w:p w14:paraId="6BCB68B7" w14:textId="77777777" w:rsidR="00555047" w:rsidRDefault="002E5D19">
      <w:pPr>
        <w:pStyle w:val="ae"/>
        <w:ind w:firstLine="440"/>
      </w:pPr>
      <w:r>
        <w:t>My notorious life would be harsh.</w:t>
      </w:r>
    </w:p>
    <w:p w14:paraId="757D32CF" w14:textId="77777777" w:rsidR="00555047" w:rsidRDefault="002E5D19">
      <w:pPr>
        <w:pStyle w:val="ae"/>
        <w:ind w:firstLine="440"/>
      </w:pPr>
      <w:r>
        <w:t>我这声名狼藉的人生，终将布满坎坷</w:t>
      </w:r>
    </w:p>
    <w:p w14:paraId="5F1312A1" w14:textId="77777777" w:rsidR="00555047" w:rsidRDefault="00555047">
      <w:pPr>
        <w:ind w:firstLine="440"/>
      </w:pPr>
    </w:p>
    <w:p w14:paraId="79BE85D3" w14:textId="5C09DA2B"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67" w:author="Z Richard" w:date="2026-04-23T16:49:00Z" w16du:dateUtc="2026-04-23T08:49:00Z">
        <w:r w:rsidR="000D4C5F">
          <w:rPr>
            <w:rFonts w:hint="eastAsia"/>
          </w:rPr>
          <w:t>（预录）</w:t>
        </w:r>
      </w:ins>
    </w:p>
    <w:p w14:paraId="1D20D99A" w14:textId="77777777" w:rsidR="00555047" w:rsidRDefault="002E5D19">
      <w:pPr>
        <w:pStyle w:val="ae"/>
        <w:ind w:firstLine="440"/>
      </w:pPr>
      <w:r>
        <w:t>wake up...wake up...</w:t>
      </w:r>
    </w:p>
    <w:p w14:paraId="1048BCCB" w14:textId="77777777" w:rsidR="00555047" w:rsidRDefault="002E5D19">
      <w:pPr>
        <w:pStyle w:val="ae"/>
        <w:ind w:firstLine="440"/>
      </w:pPr>
      <w:r>
        <w:t>该醒来了</w:t>
      </w:r>
    </w:p>
    <w:p w14:paraId="517F7509" w14:textId="77777777" w:rsidR="00555047" w:rsidRDefault="00555047">
      <w:pPr>
        <w:ind w:firstLine="440"/>
      </w:pPr>
    </w:p>
    <w:p w14:paraId="21B9CA70" w14:textId="77777777" w:rsidR="00555047" w:rsidRDefault="002E5D19">
      <w:pPr>
        <w:pStyle w:val="ad"/>
        <w:spacing w:after="62"/>
      </w:pPr>
      <w:r>
        <w:rPr>
          <w:rFonts w:hint="eastAsia"/>
        </w:rPr>
        <w:t>Lancelot</w:t>
      </w:r>
    </w:p>
    <w:p w14:paraId="6F98014D" w14:textId="77777777" w:rsidR="00555047" w:rsidRDefault="002E5D19">
      <w:pPr>
        <w:pStyle w:val="ae"/>
        <w:ind w:firstLine="440"/>
      </w:pPr>
      <w:r>
        <w:t>The excruciation is about to start.</w:t>
      </w:r>
    </w:p>
    <w:p w14:paraId="3576E647" w14:textId="77777777" w:rsidR="00555047" w:rsidRDefault="002E5D19">
      <w:pPr>
        <w:pStyle w:val="ae"/>
        <w:ind w:firstLine="440"/>
      </w:pPr>
      <w:r>
        <w:t>痛苦的处刑即将开始</w:t>
      </w:r>
    </w:p>
    <w:p w14:paraId="2D6CFCA6" w14:textId="77777777" w:rsidR="00555047" w:rsidRDefault="002E5D19">
      <w:pPr>
        <w:pStyle w:val="ae"/>
        <w:ind w:firstLine="440"/>
      </w:pPr>
      <w:r>
        <w:t>Tears me apart.</w:t>
      </w:r>
    </w:p>
    <w:p w14:paraId="49253163" w14:textId="77777777" w:rsidR="00555047" w:rsidRDefault="002E5D19">
      <w:pPr>
        <w:pStyle w:val="ae"/>
        <w:ind w:firstLine="440"/>
      </w:pPr>
      <w:r>
        <w:t>把我撕得粉碎</w:t>
      </w:r>
    </w:p>
    <w:p w14:paraId="32E48EF0" w14:textId="77777777" w:rsidR="00555047" w:rsidRDefault="002E5D19">
      <w:pPr>
        <w:pStyle w:val="ae"/>
        <w:ind w:firstLine="440"/>
      </w:pPr>
      <w:r>
        <w:t>It’s time to</w:t>
      </w:r>
    </w:p>
    <w:p w14:paraId="054C5D37" w14:textId="77777777" w:rsidR="00555047" w:rsidRDefault="002E5D19">
      <w:pPr>
        <w:pStyle w:val="ae"/>
        <w:ind w:firstLine="440"/>
      </w:pPr>
      <w:r>
        <w:t>是时候</w:t>
      </w:r>
    </w:p>
    <w:p w14:paraId="5DA0BA28" w14:textId="77777777" w:rsidR="00555047" w:rsidRDefault="00555047">
      <w:pPr>
        <w:ind w:firstLine="440"/>
      </w:pPr>
    </w:p>
    <w:p w14:paraId="7A126CB1" w14:textId="4B20BC9B"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68" w:author="Z Richard" w:date="2026-04-23T16:49:00Z" w16du:dateUtc="2026-04-23T08:49:00Z">
        <w:r w:rsidR="000D4C5F">
          <w:rPr>
            <w:rFonts w:hint="eastAsia"/>
          </w:rPr>
          <w:t>（预录）</w:t>
        </w:r>
      </w:ins>
    </w:p>
    <w:p w14:paraId="2FE0AC2D" w14:textId="77777777" w:rsidR="00555047" w:rsidRDefault="002E5D19">
      <w:pPr>
        <w:pStyle w:val="ae"/>
        <w:ind w:firstLine="440"/>
      </w:pPr>
      <w:r>
        <w:t>wake up...wake up...</w:t>
      </w:r>
    </w:p>
    <w:p w14:paraId="593A0726" w14:textId="77777777" w:rsidR="00555047" w:rsidRDefault="002E5D19">
      <w:pPr>
        <w:pStyle w:val="ae"/>
        <w:ind w:firstLine="440"/>
      </w:pPr>
      <w:r>
        <w:t>该醒来了</w:t>
      </w:r>
    </w:p>
    <w:p w14:paraId="22311D9D" w14:textId="77777777" w:rsidR="00555047" w:rsidRDefault="00555047">
      <w:pPr>
        <w:ind w:firstLine="440"/>
      </w:pPr>
    </w:p>
    <w:p w14:paraId="5149DD96" w14:textId="77777777" w:rsidR="00555047" w:rsidRDefault="002E5D19">
      <w:pPr>
        <w:pStyle w:val="ad"/>
        <w:spacing w:after="62"/>
      </w:pPr>
      <w:r>
        <w:rPr>
          <w:rFonts w:hint="eastAsia"/>
        </w:rPr>
        <w:t>Lancelot</w:t>
      </w:r>
    </w:p>
    <w:p w14:paraId="19C69D42" w14:textId="77777777" w:rsidR="00555047" w:rsidRDefault="002E5D19">
      <w:pPr>
        <w:pStyle w:val="ae"/>
        <w:ind w:firstLine="440"/>
      </w:pPr>
      <w:r>
        <w:t>Here my name is now in the dust.</w:t>
      </w:r>
    </w:p>
    <w:p w14:paraId="738BB7AD" w14:textId="77777777" w:rsidR="00555047" w:rsidRDefault="002E5D19">
      <w:pPr>
        <w:pStyle w:val="ae"/>
        <w:ind w:firstLine="440"/>
      </w:pPr>
      <w:r>
        <w:t>如今我已然声名狼藉</w:t>
      </w:r>
    </w:p>
    <w:p w14:paraId="52126BB8" w14:textId="77777777" w:rsidR="00555047" w:rsidRDefault="00555047">
      <w:pPr>
        <w:ind w:firstLine="440"/>
      </w:pPr>
    </w:p>
    <w:p w14:paraId="27BB660F" w14:textId="4DDDAF65"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69" w:author="Z Richard" w:date="2026-04-23T16:49:00Z" w16du:dateUtc="2026-04-23T08:49:00Z">
        <w:r w:rsidR="000D4C5F">
          <w:rPr>
            <w:rFonts w:hint="eastAsia"/>
          </w:rPr>
          <w:t>（预录）</w:t>
        </w:r>
      </w:ins>
    </w:p>
    <w:p w14:paraId="5B471CB9" w14:textId="77777777" w:rsidR="00555047" w:rsidRDefault="002E5D19">
      <w:pPr>
        <w:pStyle w:val="ae"/>
        <w:ind w:firstLine="440"/>
      </w:pPr>
      <w:r>
        <w:t xml:space="preserve">Wake up! </w:t>
      </w:r>
      <w:r>
        <w:rPr>
          <w:rFonts w:hint="eastAsia"/>
        </w:rPr>
        <w:t>Wake up!</w:t>
      </w:r>
    </w:p>
    <w:p w14:paraId="5225C5CA" w14:textId="77777777" w:rsidR="00555047" w:rsidRDefault="002E5D19">
      <w:pPr>
        <w:pStyle w:val="ae"/>
        <w:ind w:firstLine="440"/>
      </w:pPr>
      <w:r>
        <w:t>醒醒！快醒醒！</w:t>
      </w:r>
    </w:p>
    <w:p w14:paraId="0E21B565" w14:textId="77777777" w:rsidR="00555047" w:rsidRDefault="00555047">
      <w:pPr>
        <w:ind w:firstLine="440"/>
      </w:pPr>
    </w:p>
    <w:p w14:paraId="3E38A375" w14:textId="77777777" w:rsidR="00555047" w:rsidRDefault="002E5D19">
      <w:pPr>
        <w:pStyle w:val="ad"/>
        <w:spacing w:after="62"/>
      </w:pPr>
      <w:r>
        <w:rPr>
          <w:rFonts w:hint="eastAsia"/>
        </w:rPr>
        <w:t>Lancelot</w:t>
      </w:r>
    </w:p>
    <w:p w14:paraId="1DE38916" w14:textId="77777777" w:rsidR="00555047" w:rsidRDefault="002E5D19">
      <w:pPr>
        <w:pStyle w:val="ae"/>
        <w:ind w:firstLine="440"/>
      </w:pPr>
      <w:r>
        <w:t>I choose to betray my own past.</w:t>
      </w:r>
    </w:p>
    <w:p w14:paraId="3D0ED2B4" w14:textId="77777777" w:rsidR="00555047" w:rsidRDefault="002E5D19">
      <w:pPr>
        <w:pStyle w:val="ae"/>
        <w:ind w:firstLine="440"/>
      </w:pPr>
      <w:r>
        <w:t>我选择背叛自己的过往</w:t>
      </w:r>
    </w:p>
    <w:p w14:paraId="7CB628B1" w14:textId="77777777" w:rsidR="00555047" w:rsidRDefault="00555047">
      <w:pPr>
        <w:ind w:firstLineChars="0" w:firstLine="0"/>
      </w:pPr>
    </w:p>
    <w:p w14:paraId="7343FE51" w14:textId="71E5FF76" w:rsidR="00555047" w:rsidRDefault="002E5D19">
      <w:pPr>
        <w:pStyle w:val="ad"/>
        <w:spacing w:after="62"/>
      </w:pPr>
      <w:r>
        <w:lastRenderedPageBreak/>
        <w:t>Lancelot/</w:t>
      </w:r>
      <w:r>
        <w:rPr>
          <w:rFonts w:hint="eastAsia"/>
        </w:rPr>
        <w:t>Chorus</w:t>
      </w:r>
      <w:r>
        <w:rPr>
          <w:rFonts w:hint="eastAsia"/>
        </w:rPr>
        <w:t>【</w:t>
      </w:r>
      <w:r>
        <w:rPr>
          <w:rFonts w:hint="eastAsia"/>
        </w:rPr>
        <w:t>B</w:t>
      </w:r>
      <w:r>
        <w:rPr>
          <w:rFonts w:hint="eastAsia"/>
        </w:rPr>
        <w:t>】</w:t>
      </w:r>
      <w:ins w:id="1170" w:author="Z Richard" w:date="2026-04-24T09:47:00Z" w16du:dateUtc="2026-04-24T01:47:00Z">
        <w:r w:rsidR="008A4B62">
          <w:rPr>
            <w:rFonts w:hint="eastAsia"/>
          </w:rPr>
          <w:t>（预录）</w:t>
        </w:r>
      </w:ins>
    </w:p>
    <w:p w14:paraId="1280588C" w14:textId="77777777" w:rsidR="00555047" w:rsidRDefault="002E5D19">
      <w:pPr>
        <w:pStyle w:val="ae"/>
        <w:ind w:firstLine="440"/>
      </w:pPr>
      <w:r>
        <w:t xml:space="preserve">Wake up! </w:t>
      </w:r>
      <w:r>
        <w:rPr>
          <w:rFonts w:hint="eastAsia"/>
        </w:rPr>
        <w:t>Wake up!</w:t>
      </w:r>
    </w:p>
    <w:p w14:paraId="60D1B4B8" w14:textId="77777777" w:rsidR="00555047" w:rsidRDefault="002E5D19">
      <w:pPr>
        <w:pStyle w:val="ae"/>
        <w:ind w:firstLine="440"/>
      </w:pPr>
      <w:r>
        <w:t>醒醒！快醒醒！</w:t>
      </w:r>
    </w:p>
    <w:p w14:paraId="680EEA15" w14:textId="77777777" w:rsidR="00555047" w:rsidRDefault="00555047">
      <w:pPr>
        <w:ind w:firstLine="440"/>
      </w:pPr>
    </w:p>
    <w:p w14:paraId="1F370F68" w14:textId="77777777" w:rsidR="00555047" w:rsidRDefault="002E5D19">
      <w:pPr>
        <w:pStyle w:val="ad"/>
        <w:spacing w:after="62"/>
      </w:pPr>
      <w:r>
        <w:rPr>
          <w:rFonts w:hint="eastAsia"/>
        </w:rPr>
        <w:t>Lancelot</w:t>
      </w:r>
    </w:p>
    <w:p w14:paraId="1E56D237" w14:textId="77777777" w:rsidR="00555047" w:rsidRDefault="002E5D19">
      <w:pPr>
        <w:pStyle w:val="ae"/>
        <w:ind w:firstLine="440"/>
      </w:pPr>
      <w:r>
        <w:t>Here my name is now in the dust.</w:t>
      </w:r>
    </w:p>
    <w:p w14:paraId="03CB3BC3" w14:textId="77777777" w:rsidR="00555047" w:rsidRDefault="002E5D19">
      <w:pPr>
        <w:pStyle w:val="ae"/>
        <w:ind w:firstLine="440"/>
      </w:pPr>
      <w:r>
        <w:t>如今我已然声名狼藉</w:t>
      </w:r>
    </w:p>
    <w:p w14:paraId="26C048A9" w14:textId="77777777" w:rsidR="00555047" w:rsidRDefault="00555047">
      <w:pPr>
        <w:ind w:firstLine="440"/>
      </w:pPr>
    </w:p>
    <w:p w14:paraId="39B0444D" w14:textId="7CD7A226" w:rsidR="00555047" w:rsidRDefault="002E5D19">
      <w:pPr>
        <w:pStyle w:val="ad"/>
        <w:spacing w:after="62"/>
      </w:pPr>
      <w:r>
        <w:t>Lancelot/</w:t>
      </w:r>
      <w:r>
        <w:rPr>
          <w:rFonts w:hint="eastAsia"/>
        </w:rPr>
        <w:t>Chorus</w:t>
      </w:r>
      <w:r>
        <w:rPr>
          <w:rFonts w:hint="eastAsia"/>
        </w:rPr>
        <w:t>【</w:t>
      </w:r>
      <w:r>
        <w:rPr>
          <w:rFonts w:hint="eastAsia"/>
        </w:rPr>
        <w:t>B</w:t>
      </w:r>
      <w:r>
        <w:rPr>
          <w:rFonts w:hint="eastAsia"/>
        </w:rPr>
        <w:t>】</w:t>
      </w:r>
      <w:ins w:id="1171" w:author="Z Richard" w:date="2026-04-24T09:47:00Z" w16du:dateUtc="2026-04-24T01:47:00Z">
        <w:r w:rsidR="008A4B62">
          <w:rPr>
            <w:rFonts w:hint="eastAsia"/>
          </w:rPr>
          <w:t>（预录）</w:t>
        </w:r>
      </w:ins>
    </w:p>
    <w:p w14:paraId="3A390DB2" w14:textId="77777777" w:rsidR="00555047" w:rsidRDefault="002E5D19">
      <w:pPr>
        <w:pStyle w:val="ae"/>
        <w:ind w:firstLine="440"/>
      </w:pPr>
      <w:r>
        <w:t xml:space="preserve">Wake up! </w:t>
      </w:r>
      <w:r>
        <w:rPr>
          <w:rFonts w:hint="eastAsia"/>
        </w:rPr>
        <w:t>Wake up!</w:t>
      </w:r>
    </w:p>
    <w:p w14:paraId="39CF49B2" w14:textId="77777777" w:rsidR="00555047" w:rsidRDefault="002E5D19">
      <w:pPr>
        <w:pStyle w:val="ae"/>
        <w:ind w:firstLine="440"/>
      </w:pPr>
      <w:r>
        <w:t>醒醒！快醒醒！</w:t>
      </w:r>
    </w:p>
    <w:p w14:paraId="604AF7F2" w14:textId="77777777" w:rsidR="00555047" w:rsidRDefault="00555047">
      <w:pPr>
        <w:ind w:firstLine="440"/>
      </w:pPr>
    </w:p>
    <w:p w14:paraId="3716E74A" w14:textId="77777777" w:rsidR="00555047" w:rsidRDefault="002E5D19">
      <w:pPr>
        <w:pStyle w:val="ad"/>
        <w:spacing w:after="62"/>
      </w:pPr>
      <w:r>
        <w:rPr>
          <w:rFonts w:hint="eastAsia"/>
        </w:rPr>
        <w:t>Lancelot</w:t>
      </w:r>
    </w:p>
    <w:p w14:paraId="04B3DCB3" w14:textId="77777777" w:rsidR="00555047" w:rsidRDefault="002E5D19">
      <w:pPr>
        <w:pStyle w:val="ae"/>
        <w:ind w:firstLine="440"/>
      </w:pPr>
      <w:r>
        <w:t>Listen to my vile but beating heart.</w:t>
      </w:r>
    </w:p>
    <w:p w14:paraId="03267834" w14:textId="77777777" w:rsidR="00555047" w:rsidRDefault="002E5D19">
      <w:pPr>
        <w:pStyle w:val="ae"/>
        <w:ind w:firstLine="440"/>
      </w:pPr>
      <w:r>
        <w:t>听听我这肮脏不堪却仍在跳动的心</w:t>
      </w:r>
    </w:p>
    <w:p w14:paraId="75DE06B4" w14:textId="77777777" w:rsidR="00555047" w:rsidRDefault="002E5D19">
      <w:pPr>
        <w:pStyle w:val="ae"/>
        <w:ind w:firstLine="440"/>
      </w:pPr>
      <w:r>
        <w:t>My beating heart.</w:t>
      </w:r>
    </w:p>
    <w:p w14:paraId="61B420DA" w14:textId="77777777" w:rsidR="00555047" w:rsidRDefault="002E5D19">
      <w:pPr>
        <w:pStyle w:val="ae"/>
        <w:ind w:firstLine="440"/>
      </w:pPr>
      <w:r>
        <w:rPr>
          <w:rFonts w:hint="eastAsia"/>
        </w:rPr>
        <w:t>——</w:t>
      </w:r>
      <w:r>
        <w:t>多么鲜活地跳动啊</w:t>
      </w:r>
    </w:p>
    <w:p w14:paraId="565D2688" w14:textId="77777777" w:rsidR="00555047" w:rsidRDefault="00555047" w:rsidP="006B1197">
      <w:pPr>
        <w:ind w:firstLineChars="0" w:firstLine="0"/>
        <w:rPr>
          <w:ins w:id="1172" w:author="Liao Kuo" w:date="2026-04-09T16:24:00Z"/>
        </w:rPr>
      </w:pPr>
    </w:p>
    <w:p w14:paraId="4E9C195B" w14:textId="77777777" w:rsidR="006B1197" w:rsidRDefault="006B1197" w:rsidP="006B1197">
      <w:pPr>
        <w:ind w:firstLineChars="0" w:firstLine="0"/>
        <w:rPr>
          <w:ins w:id="1173" w:author="Liao Kuo" w:date="2026-04-09T16:24:00Z"/>
          <w:rFonts w:ascii="Consolas" w:hAnsi="Consolas"/>
          <w:b/>
          <w:color w:val="FFFFFF" w:themeColor="background1"/>
          <w:highlight w:val="red"/>
        </w:rPr>
      </w:pPr>
      <w:ins w:id="1174" w:author="Liao Kuo" w:date="2026-04-09T16:24:00Z">
        <w:r w:rsidRPr="006B1197">
          <w:rPr>
            <w:rFonts w:ascii="Consolas" w:hAnsi="Consolas"/>
            <w:b/>
            <w:color w:val="FFFFFF" w:themeColor="background1"/>
            <w:highlight w:val="red"/>
            <w:rPrChange w:id="1175" w:author="Liao Kuo" w:date="2026-04-09T16:24:00Z">
              <w:rPr>
                <w:rFonts w:ascii="Consolas" w:hAnsi="Consolas"/>
                <w:b/>
                <w:color w:val="000000" w:themeColor="text1"/>
                <w:highlight w:val="green"/>
              </w:rPr>
            </w:rPrChange>
          </w:rPr>
          <w:t xml:space="preserve">3 </w:t>
        </w:r>
        <w:del w:id="1176" w:author="Z Richard" w:date="2026-04-23T16:49:00Z" w16du:dateUtc="2026-04-23T08:49:00Z">
          <w:r w:rsidRPr="006B1197" w:rsidDel="00D06C50">
            <w:rPr>
              <w:rFonts w:ascii="Consolas" w:hAnsi="Consolas"/>
              <w:b/>
              <w:color w:val="FFFFFF" w:themeColor="background1"/>
              <w:highlight w:val="red"/>
              <w:rPrChange w:id="1177" w:author="Liao Kuo" w:date="2026-04-09T16:24:00Z">
                <w:rPr>
                  <w:rFonts w:ascii="Consolas" w:hAnsi="Consolas"/>
                  <w:b/>
                  <w:color w:val="000000" w:themeColor="text1"/>
                  <w:highlight w:val="green"/>
                </w:rPr>
              </w:rPrChange>
            </w:rPr>
            <w:delText xml:space="preserve">11-14 </w:delText>
          </w:r>
        </w:del>
        <w:r w:rsidRPr="006B1197">
          <w:rPr>
            <w:rFonts w:ascii="Consolas" w:hAnsi="Consolas"/>
            <w:b/>
            <w:color w:val="FFFFFF" w:themeColor="background1"/>
            <w:highlight w:val="red"/>
            <w:rPrChange w:id="1178" w:author="Liao Kuo" w:date="2026-04-09T16:24:00Z">
              <w:rPr>
                <w:rFonts w:ascii="Consolas" w:hAnsi="Consolas"/>
                <w:b/>
                <w:color w:val="000000" w:themeColor="text1"/>
                <w:highlight w:val="green"/>
              </w:rPr>
            </w:rPrChange>
          </w:rPr>
          <w:t>Off</w:t>
        </w:r>
      </w:ins>
    </w:p>
    <w:p w14:paraId="55858BC1" w14:textId="6A171FBD" w:rsidR="006B1197" w:rsidRPr="006B1197" w:rsidRDefault="006B1197">
      <w:pPr>
        <w:ind w:firstLineChars="0" w:firstLine="0"/>
        <w:rPr>
          <w:color w:val="FFFFFF" w:themeColor="background1"/>
          <w:rPrChange w:id="1179" w:author="Liao Kuo" w:date="2026-04-09T16:24:00Z">
            <w:rPr/>
          </w:rPrChange>
        </w:rPr>
        <w:pPrChange w:id="1180" w:author="Liao Kuo" w:date="2026-04-09T16:24:00Z">
          <w:pPr>
            <w:ind w:firstLine="442"/>
          </w:pPr>
        </w:pPrChange>
      </w:pPr>
      <w:ins w:id="1181" w:author="Liao Kuo" w:date="2026-04-09T16:24:00Z">
        <w:r>
          <w:rPr>
            <w:rFonts w:ascii="Consolas" w:hAnsi="Consolas"/>
            <w:b/>
            <w:color w:val="000000" w:themeColor="text1"/>
            <w:highlight w:val="green"/>
          </w:rPr>
          <w:t>1</w:t>
        </w:r>
      </w:ins>
      <w:ins w:id="1182" w:author="Z Richard" w:date="2026-04-23T16:49:00Z" w16du:dateUtc="2026-04-23T08:49:00Z">
        <w:r w:rsidR="003D7182">
          <w:rPr>
            <w:rFonts w:ascii="Consolas" w:hAnsi="Consolas" w:hint="eastAsia"/>
            <w:b/>
            <w:color w:val="000000" w:themeColor="text1"/>
            <w:highlight w:val="green"/>
          </w:rPr>
          <w:t>,</w:t>
        </w:r>
      </w:ins>
      <w:ins w:id="1183" w:author="Liao Kuo" w:date="2026-04-09T16:24:00Z">
        <w:r>
          <w:rPr>
            <w:rFonts w:ascii="Consolas" w:hAnsi="Consolas"/>
            <w:b/>
            <w:color w:val="000000" w:themeColor="text1"/>
            <w:highlight w:val="green"/>
          </w:rPr>
          <w:t xml:space="preserve"> </w:t>
        </w:r>
      </w:ins>
      <w:ins w:id="1184" w:author="Liao Kuo" w:date="2026-04-09T16:25:00Z">
        <w:del w:id="1185" w:author="Z Richard" w:date="2026-04-23T16:49:00Z" w16du:dateUtc="2026-04-23T08:49:00Z">
          <w:r w:rsidDel="00D06C50">
            <w:rPr>
              <w:rFonts w:ascii="Consolas" w:hAnsi="Consolas"/>
              <w:b/>
              <w:color w:val="000000" w:themeColor="text1"/>
              <w:highlight w:val="green"/>
            </w:rPr>
            <w:delText>O</w:delText>
          </w:r>
          <w:r w:rsidDel="00D06C50">
            <w:rPr>
              <w:rFonts w:ascii="Consolas" w:hAnsi="Consolas" w:hint="eastAsia"/>
              <w:b/>
              <w:color w:val="000000" w:themeColor="text1"/>
              <w:highlight w:val="green"/>
            </w:rPr>
            <w:delText>n</w:delText>
          </w:r>
          <w:r w:rsidDel="00D06C50">
            <w:rPr>
              <w:rFonts w:ascii="Consolas" w:hAnsi="Consolas"/>
              <w:b/>
              <w:color w:val="000000" w:themeColor="text1"/>
              <w:highlight w:val="green"/>
            </w:rPr>
            <w:delText xml:space="preserve">, </w:delText>
          </w:r>
        </w:del>
      </w:ins>
      <w:ins w:id="1186" w:author="Liao Kuo" w:date="2026-04-09T16:24:00Z">
        <w:r>
          <w:rPr>
            <w:rFonts w:ascii="Consolas" w:hAnsi="Consolas"/>
            <w:b/>
            <w:color w:val="000000" w:themeColor="text1"/>
            <w:highlight w:val="green"/>
          </w:rPr>
          <w:t>8</w:t>
        </w:r>
      </w:ins>
      <w:ins w:id="1187" w:author="Liao Kuo" w:date="2026-04-09T16:25:00Z">
        <w:r>
          <w:rPr>
            <w:rFonts w:ascii="Consolas" w:hAnsi="Consolas"/>
            <w:b/>
            <w:color w:val="000000" w:themeColor="text1"/>
            <w:highlight w:val="green"/>
          </w:rPr>
          <w:t>-</w:t>
        </w:r>
      </w:ins>
      <w:ins w:id="1188" w:author="Liao Kuo" w:date="2026-04-09T16:24:00Z">
        <w:r>
          <w:rPr>
            <w:rFonts w:ascii="Consolas" w:hAnsi="Consolas"/>
            <w:b/>
            <w:color w:val="000000" w:themeColor="text1"/>
            <w:highlight w:val="green"/>
          </w:rPr>
          <w:t>10</w:t>
        </w:r>
      </w:ins>
      <w:ins w:id="1189" w:author="Liao Kuo" w:date="2026-04-09T16:25:00Z">
        <w:r>
          <w:rPr>
            <w:rFonts w:ascii="Consolas" w:hAnsi="Consolas"/>
            <w:b/>
            <w:color w:val="000000" w:themeColor="text1"/>
            <w:highlight w:val="green"/>
          </w:rPr>
          <w:t xml:space="preserve"> </w:t>
        </w:r>
      </w:ins>
      <w:ins w:id="1190" w:author="Liao Kuo" w:date="2026-04-09T16:24:00Z">
        <w:r>
          <w:rPr>
            <w:rFonts w:ascii="Consolas" w:hAnsi="Consolas"/>
            <w:b/>
            <w:color w:val="000000" w:themeColor="text1"/>
            <w:highlight w:val="green"/>
          </w:rPr>
          <w:t>On</w:t>
        </w:r>
      </w:ins>
    </w:p>
    <w:p w14:paraId="7F4F40D4" w14:textId="77777777" w:rsidR="00555047" w:rsidRDefault="002E5D19">
      <w:pPr>
        <w:pStyle w:val="1"/>
        <w:spacing w:before="156" w:after="156"/>
      </w:pPr>
      <w:bookmarkStart w:id="1191" w:name="_Toc6875"/>
      <w:r>
        <w:rPr>
          <w:rFonts w:ascii="Dearest Friend lite" w:hAnsi="Dearest Friend lite" w:cs="Dearest Friend lite"/>
          <w:sz w:val="40"/>
          <w:szCs w:val="22"/>
        </w:rPr>
        <w:lastRenderedPageBreak/>
        <w:t>27</w:t>
      </w:r>
      <w:r>
        <w:t xml:space="preserve"> </w:t>
      </w:r>
      <w:r>
        <w:rPr>
          <w:rFonts w:hint="eastAsia"/>
        </w:rPr>
        <w:t xml:space="preserve"> </w:t>
      </w:r>
      <w:r>
        <w:t xml:space="preserve">Till </w:t>
      </w:r>
      <w:r>
        <w:rPr>
          <w:rFonts w:hint="eastAsia"/>
        </w:rPr>
        <w:t>T</w:t>
      </w:r>
      <w:r>
        <w:t xml:space="preserve">he </w:t>
      </w:r>
      <w:r>
        <w:rPr>
          <w:rFonts w:hint="eastAsia"/>
        </w:rPr>
        <w:t>E</w:t>
      </w:r>
      <w:r>
        <w:t>nd</w:t>
      </w:r>
      <w:r>
        <w:rPr>
          <w:rFonts w:hint="eastAsia"/>
        </w:rPr>
        <w:t xml:space="preserve"> </w:t>
      </w:r>
      <w:r>
        <w:t>of</w:t>
      </w:r>
      <w:r>
        <w:rPr>
          <w:rFonts w:hint="eastAsia"/>
        </w:rPr>
        <w:t xml:space="preserve"> T</w:t>
      </w:r>
      <w:r>
        <w:t>ime</w:t>
      </w:r>
      <w:bookmarkEnd w:id="1191"/>
    </w:p>
    <w:p w14:paraId="1E76FD6E" w14:textId="6124C7C6" w:rsidR="00555047" w:rsidRDefault="009A2A0D">
      <w:pPr>
        <w:ind w:firstLineChars="0" w:firstLine="0"/>
        <w:rPr>
          <w:ins w:id="1192" w:author="Z Richard" w:date="2026-04-23T16:51:00Z" w16du:dateUtc="2026-04-23T08:51:00Z"/>
          <w:rFonts w:ascii="Consolas" w:hAnsi="Consolas"/>
          <w:b/>
          <w:color w:val="215E99" w:themeColor="text2" w:themeTint="BF"/>
        </w:rPr>
      </w:pPr>
      <w:ins w:id="1193" w:author="Z Richard" w:date="2026-04-23T16:50:00Z" w16du:dateUtc="2026-04-23T08:50:00Z">
        <w:r>
          <w:rPr>
            <w:rFonts w:ascii="Consolas" w:hAnsi="Consolas" w:hint="eastAsia"/>
            <w:b/>
            <w:color w:val="215E99" w:themeColor="text2" w:themeTint="BF"/>
          </w:rPr>
          <w:t>前</w:t>
        </w:r>
      </w:ins>
      <w:ins w:id="1194" w:author="Z Richard" w:date="2026-04-23T16:51:00Z" w16du:dateUtc="2026-04-23T08:51:00Z">
        <w:r w:rsidR="00E32469">
          <w:rPr>
            <w:rFonts w:ascii="Consolas" w:hAnsi="Consolas" w:hint="eastAsia"/>
            <w:b/>
            <w:color w:val="215E99" w:themeColor="text2" w:themeTint="BF"/>
          </w:rPr>
          <w:t xml:space="preserve"> </w:t>
        </w:r>
      </w:ins>
      <w:ins w:id="1195" w:author="Z Richard" w:date="2026-04-23T16:49:00Z" w16du:dateUtc="2026-04-23T08:49:00Z">
        <w:r w:rsidR="002F479A">
          <w:rPr>
            <w:rFonts w:ascii="Consolas" w:hAnsi="Consolas" w:hint="eastAsia"/>
            <w:b/>
            <w:color w:val="215E99" w:themeColor="text2" w:themeTint="BF"/>
          </w:rPr>
          <w:t>A</w:t>
        </w:r>
      </w:ins>
      <w:ins w:id="1196" w:author="Z Richard" w:date="2026-04-23T16:50:00Z" w16du:dateUtc="2026-04-23T08:50:00Z">
        <w:r w:rsidR="002F479A">
          <w:rPr>
            <w:rFonts w:ascii="Consolas" w:hAnsi="Consolas" w:hint="eastAsia"/>
            <w:b/>
            <w:color w:val="215E99" w:themeColor="text2" w:themeTint="BF"/>
          </w:rPr>
          <w:t>rthur</w:t>
        </w:r>
      </w:ins>
      <w:ins w:id="1197" w:author="Z Richard" w:date="2026-04-23T16:49:00Z" w16du:dateUtc="2026-04-23T08:49:00Z">
        <w:r w:rsidR="002F479A">
          <w:rPr>
            <w:rFonts w:ascii="Consolas" w:hAnsi="Consolas" w:hint="eastAsia"/>
            <w:b/>
            <w:color w:val="215E99" w:themeColor="text2" w:themeTint="BF"/>
          </w:rPr>
          <w:t xml:space="preserve"> (</w:t>
        </w:r>
      </w:ins>
      <w:ins w:id="1198" w:author="Z Richard" w:date="2026-04-23T16:52:00Z" w16du:dateUtc="2026-04-23T08:52:00Z">
        <w:r w:rsidR="0081117D">
          <w:rPr>
            <w:rFonts w:ascii="Consolas" w:hAnsi="Consolas" w:hint="eastAsia"/>
            <w:b/>
            <w:color w:val="215E99" w:themeColor="text2" w:themeTint="BF"/>
          </w:rPr>
          <w:t>1</w:t>
        </w:r>
      </w:ins>
      <w:ins w:id="1199" w:author="Z Richard" w:date="2026-04-23T16:49:00Z" w16du:dateUtc="2026-04-23T08:49:00Z">
        <w:r w:rsidR="002F479A">
          <w:rPr>
            <w:rFonts w:ascii="Consolas" w:hAnsi="Consolas" w:hint="eastAsia"/>
            <w:b/>
            <w:color w:val="215E99" w:themeColor="text2" w:themeTint="BF"/>
          </w:rPr>
          <w:t>)</w:t>
        </w:r>
      </w:ins>
      <w:ins w:id="1200" w:author="Z Richard" w:date="2026-04-23T16:50:00Z" w16du:dateUtc="2026-04-23T08:50:00Z">
        <w:r>
          <w:rPr>
            <w:rFonts w:ascii="Consolas" w:hAnsi="Consolas" w:hint="eastAsia"/>
            <w:b/>
            <w:color w:val="215E99" w:themeColor="text2" w:themeTint="BF"/>
          </w:rPr>
          <w:t>、</w:t>
        </w:r>
        <w:r w:rsidR="00E347AB">
          <w:rPr>
            <w:rFonts w:ascii="Consolas" w:hAnsi="Consolas" w:hint="eastAsia"/>
            <w:b/>
            <w:color w:val="215E99" w:themeColor="text2" w:themeTint="BF"/>
          </w:rPr>
          <w:t>Guinevere</w:t>
        </w:r>
      </w:ins>
      <w:ins w:id="1201" w:author="Z Richard" w:date="2026-04-23T16:51:00Z" w16du:dateUtc="2026-04-23T08:51:00Z">
        <w:r w:rsidR="00E347AB">
          <w:rPr>
            <w:rFonts w:ascii="Consolas" w:hAnsi="Consolas" w:hint="eastAsia"/>
            <w:b/>
            <w:color w:val="215E99" w:themeColor="text2" w:themeTint="BF"/>
          </w:rPr>
          <w:t xml:space="preserve"> (2)</w:t>
        </w:r>
      </w:ins>
      <w:ins w:id="1202" w:author="Z Richard" w:date="2026-04-23T16:50:00Z" w16du:dateUtc="2026-04-23T08:50:00Z">
        <w:r w:rsidR="00E347AB">
          <w:rPr>
            <w:rFonts w:ascii="Consolas" w:hAnsi="Consolas" w:hint="eastAsia"/>
            <w:b/>
            <w:color w:val="215E99" w:themeColor="text2" w:themeTint="BF"/>
          </w:rPr>
          <w:t>、</w:t>
        </w:r>
      </w:ins>
      <w:ins w:id="1203" w:author="Z Richard" w:date="2026-04-23T16:51:00Z" w16du:dateUtc="2026-04-23T08:51:00Z">
        <w:r w:rsidR="00E347AB">
          <w:rPr>
            <w:rFonts w:ascii="Consolas" w:hAnsi="Consolas" w:hint="eastAsia"/>
            <w:b/>
            <w:color w:val="215E99" w:themeColor="text2" w:themeTint="BF"/>
          </w:rPr>
          <w:t xml:space="preserve">Lancelot (3) </w:t>
        </w:r>
        <w:r w:rsidR="00E347AB">
          <w:rPr>
            <w:rFonts w:ascii="Consolas" w:hAnsi="Consolas" w:hint="eastAsia"/>
            <w:b/>
            <w:color w:val="215E99" w:themeColor="text2" w:themeTint="BF"/>
          </w:rPr>
          <w:t>唱</w:t>
        </w:r>
        <w:r w:rsidR="00B20931">
          <w:rPr>
            <w:rFonts w:ascii="Consolas" w:hAnsi="Consolas" w:hint="eastAsia"/>
            <w:b/>
            <w:color w:val="215E99" w:themeColor="text2" w:themeTint="BF"/>
          </w:rPr>
          <w:t>，部分</w:t>
        </w:r>
        <w:r w:rsidR="00B20931">
          <w:rPr>
            <w:rFonts w:ascii="Consolas" w:hAnsi="Consolas" w:hint="eastAsia"/>
            <w:b/>
            <w:color w:val="215E99" w:themeColor="text2" w:themeTint="BF"/>
          </w:rPr>
          <w:t xml:space="preserve"> Chorus A (8-10)</w:t>
        </w:r>
        <w:r w:rsidR="006350F6">
          <w:rPr>
            <w:rFonts w:ascii="Consolas" w:hAnsi="Consolas" w:hint="eastAsia"/>
            <w:b/>
            <w:color w:val="215E99" w:themeColor="text2" w:themeTint="BF"/>
          </w:rPr>
          <w:t>、</w:t>
        </w:r>
        <w:r w:rsidR="006350F6">
          <w:rPr>
            <w:rFonts w:ascii="Consolas" w:hAnsi="Consolas" w:hint="eastAsia"/>
            <w:b/>
            <w:color w:val="215E99" w:themeColor="text2" w:themeTint="BF"/>
          </w:rPr>
          <w:t>Kay (6)</w:t>
        </w:r>
        <w:r w:rsidR="006350F6">
          <w:rPr>
            <w:rFonts w:ascii="Consolas" w:hAnsi="Consolas" w:hint="eastAsia"/>
            <w:b/>
            <w:color w:val="215E99" w:themeColor="text2" w:themeTint="BF"/>
          </w:rPr>
          <w:t>、</w:t>
        </w:r>
        <w:r w:rsidR="006350F6">
          <w:rPr>
            <w:rFonts w:ascii="Consolas" w:hAnsi="Consolas" w:hint="eastAsia"/>
            <w:b/>
            <w:color w:val="215E99" w:themeColor="text2" w:themeTint="BF"/>
          </w:rPr>
          <w:t xml:space="preserve">Tristan (18) </w:t>
        </w:r>
        <w:r w:rsidR="006350F6">
          <w:rPr>
            <w:rFonts w:ascii="Consolas" w:hAnsi="Consolas" w:hint="eastAsia"/>
            <w:b/>
            <w:color w:val="215E99" w:themeColor="text2" w:themeTint="BF"/>
          </w:rPr>
          <w:t>台词</w:t>
        </w:r>
      </w:ins>
      <w:ins w:id="1204" w:author="Liao Kuo" w:date="2026-04-09T16:28:00Z">
        <w:del w:id="1205" w:author="Z Richard" w:date="2026-04-23T16:49:00Z" w16du:dateUtc="2026-04-23T08:49:00Z">
          <w:r w:rsidR="006B1197" w:rsidDel="00E85AE2">
            <w:rPr>
              <w:rFonts w:ascii="Consolas" w:hAnsi="Consolas"/>
              <w:b/>
              <w:color w:val="000000" w:themeColor="text1"/>
              <w:highlight w:val="green"/>
            </w:rPr>
            <w:delText>1 O</w:delText>
          </w:r>
          <w:r w:rsidR="006B1197" w:rsidDel="00E85AE2">
            <w:rPr>
              <w:rFonts w:ascii="Consolas" w:hAnsi="Consolas" w:hint="eastAsia"/>
              <w:b/>
              <w:color w:val="000000" w:themeColor="text1"/>
              <w:highlight w:val="green"/>
            </w:rPr>
            <w:delText>n</w:delText>
          </w:r>
          <w:r w:rsidR="006B1197" w:rsidDel="00E85AE2">
            <w:rPr>
              <w:rFonts w:ascii="Consolas" w:hAnsi="Consolas"/>
              <w:b/>
              <w:color w:val="000000" w:themeColor="text1"/>
              <w:highlight w:val="green"/>
            </w:rPr>
            <w:delText>, 8-10 On</w:delText>
          </w:r>
        </w:del>
      </w:ins>
    </w:p>
    <w:p w14:paraId="0C6A3872" w14:textId="38460658" w:rsidR="00000FF6" w:rsidRDefault="0081117D">
      <w:pPr>
        <w:ind w:firstLineChars="0" w:firstLine="0"/>
        <w:rPr>
          <w:ins w:id="1206" w:author="Z Richard" w:date="2026-04-23T16:52:00Z" w16du:dateUtc="2026-04-23T08:52:00Z"/>
          <w:rFonts w:ascii="Consolas" w:hAnsi="Consolas"/>
          <w:b/>
          <w:color w:val="215E99" w:themeColor="text2" w:themeTint="BF"/>
        </w:rPr>
      </w:pPr>
      <w:ins w:id="1207" w:author="Z Richard" w:date="2026-04-23T16:52:00Z" w16du:dateUtc="2026-04-23T08:52:00Z">
        <w:r>
          <w:rPr>
            <w:rFonts w:ascii="Consolas" w:hAnsi="Consolas" w:hint="eastAsia"/>
            <w:b/>
            <w:color w:val="215E99" w:themeColor="text2" w:themeTint="BF"/>
          </w:rPr>
          <w:t>中</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r>
          <w:rPr>
            <w:rFonts w:ascii="Consolas" w:hAnsi="Consolas" w:hint="eastAsia"/>
            <w:b/>
            <w:color w:val="215E99" w:themeColor="text2" w:themeTint="BF"/>
          </w:rPr>
          <w:t xml:space="preserve">Lancelot (3) </w:t>
        </w:r>
        <w:r>
          <w:rPr>
            <w:rFonts w:ascii="Consolas" w:hAnsi="Consolas" w:hint="eastAsia"/>
            <w:b/>
            <w:color w:val="215E99" w:themeColor="text2" w:themeTint="BF"/>
          </w:rPr>
          <w:t>台词</w:t>
        </w:r>
      </w:ins>
    </w:p>
    <w:p w14:paraId="73AC928E" w14:textId="30E6C1B3" w:rsidR="0081117D" w:rsidRDefault="00BC6B99">
      <w:pPr>
        <w:ind w:firstLineChars="0" w:firstLine="0"/>
        <w:rPr>
          <w:ins w:id="1208" w:author="Z Richard" w:date="2026-04-23T16:52:00Z" w16du:dateUtc="2026-04-23T08:52:00Z"/>
          <w:rFonts w:ascii="Consolas" w:hAnsi="Consolas"/>
          <w:b/>
          <w:color w:val="215E99" w:themeColor="text2" w:themeTint="BF"/>
        </w:rPr>
      </w:pPr>
      <w:ins w:id="1209" w:author="Z Richard" w:date="2026-04-23T16:52:00Z" w16du:dateUtc="2026-04-23T08:52:00Z">
        <w:r>
          <w:rPr>
            <w:rFonts w:ascii="Consolas" w:hAnsi="Consolas" w:hint="eastAsia"/>
            <w:b/>
            <w:color w:val="215E99" w:themeColor="text2" w:themeTint="BF"/>
          </w:rPr>
          <w:t>后</w:t>
        </w:r>
        <w:r>
          <w:rPr>
            <w:rFonts w:ascii="Consolas" w:hAnsi="Consolas" w:hint="eastAsia"/>
            <w:b/>
            <w:color w:val="215E99" w:themeColor="text2" w:themeTint="BF"/>
          </w:rPr>
          <w:t xml:space="preserve"> Morgana (4) </w:t>
        </w:r>
        <w:r>
          <w:rPr>
            <w:rFonts w:ascii="Consolas" w:hAnsi="Consolas" w:hint="eastAsia"/>
            <w:b/>
            <w:color w:val="215E99" w:themeColor="text2" w:themeTint="BF"/>
          </w:rPr>
          <w:t>唱</w:t>
        </w:r>
      </w:ins>
    </w:p>
    <w:p w14:paraId="5574D79D" w14:textId="77777777" w:rsidR="0081117D" w:rsidRPr="0081117D" w:rsidRDefault="0081117D">
      <w:pPr>
        <w:ind w:firstLineChars="0" w:firstLine="0"/>
        <w:rPr>
          <w:rFonts w:ascii="Consolas" w:hAnsi="Consolas"/>
          <w:b/>
          <w:color w:val="000000" w:themeColor="text1"/>
          <w:highlight w:val="green"/>
          <w:rPrChange w:id="1210" w:author="Z Richard" w:date="2026-04-23T16:52:00Z" w16du:dateUtc="2026-04-23T08:52:00Z">
            <w:rPr/>
          </w:rPrChange>
        </w:rPr>
        <w:pPrChange w:id="1211" w:author="Liao Kuo" w:date="2026-04-09T16:28:00Z">
          <w:pPr>
            <w:ind w:firstLine="440"/>
          </w:pPr>
        </w:pPrChange>
      </w:pPr>
    </w:p>
    <w:p w14:paraId="55E5148A" w14:textId="77777777" w:rsidR="00555047" w:rsidRDefault="002E5D19">
      <w:pPr>
        <w:pStyle w:val="ad"/>
        <w:spacing w:after="62"/>
      </w:pPr>
      <w:r>
        <w:rPr>
          <w:rFonts w:hint="eastAsia"/>
        </w:rPr>
        <w:t>Arthur</w:t>
      </w:r>
    </w:p>
    <w:p w14:paraId="5051D915" w14:textId="77777777" w:rsidR="00555047" w:rsidRDefault="002E5D19">
      <w:pPr>
        <w:pStyle w:val="ae"/>
        <w:ind w:firstLine="440"/>
      </w:pPr>
      <w:r>
        <w:t>The troops are sent for days, that far away</w:t>
      </w:r>
    </w:p>
    <w:p w14:paraId="6F01EA7F" w14:textId="77777777" w:rsidR="00555047" w:rsidRDefault="002E5D19">
      <w:pPr>
        <w:pStyle w:val="ae"/>
        <w:ind w:firstLine="440"/>
      </w:pPr>
      <w:r>
        <w:t>军队已出征多日，远在天边</w:t>
      </w:r>
    </w:p>
    <w:p w14:paraId="378DEB3F" w14:textId="77777777" w:rsidR="00555047" w:rsidRDefault="002E5D19">
      <w:pPr>
        <w:pStyle w:val="ae"/>
        <w:ind w:firstLine="440"/>
      </w:pPr>
      <w:r>
        <w:t>I cannot help but pray.</w:t>
      </w:r>
    </w:p>
    <w:p w14:paraId="5A8692F2" w14:textId="77777777" w:rsidR="00555047" w:rsidRDefault="002E5D19">
      <w:pPr>
        <w:pStyle w:val="ae"/>
        <w:ind w:firstLine="440"/>
      </w:pPr>
      <w:r>
        <w:t>我只能为他们祈祷</w:t>
      </w:r>
    </w:p>
    <w:p w14:paraId="77C03D8E" w14:textId="77777777" w:rsidR="00555047" w:rsidRDefault="002E5D19">
      <w:pPr>
        <w:pStyle w:val="ae"/>
        <w:ind w:firstLine="440"/>
      </w:pPr>
      <w:r>
        <w:t>My tears are often shed, my Guinevere,</w:t>
      </w:r>
    </w:p>
    <w:p w14:paraId="25066327" w14:textId="77777777" w:rsidR="00555047" w:rsidRDefault="002E5D19">
      <w:pPr>
        <w:pStyle w:val="ae"/>
        <w:ind w:firstLine="440"/>
      </w:pPr>
      <w:r>
        <w:t>泪水常湿衣襟，我的桂妮薇儿</w:t>
      </w:r>
    </w:p>
    <w:p w14:paraId="01169EAC" w14:textId="77777777" w:rsidR="00555047" w:rsidRDefault="002E5D19">
      <w:pPr>
        <w:pStyle w:val="ae"/>
        <w:ind w:firstLine="440"/>
      </w:pPr>
      <w:r>
        <w:t>I went against our wed.</w:t>
      </w:r>
    </w:p>
    <w:p w14:paraId="5BD1D53E" w14:textId="77777777" w:rsidR="00555047" w:rsidRDefault="002E5D19">
      <w:pPr>
        <w:pStyle w:val="ae"/>
        <w:ind w:firstLine="440"/>
      </w:pPr>
      <w:r>
        <w:t>我竟违背了我们的婚约誓言</w:t>
      </w:r>
    </w:p>
    <w:p w14:paraId="1BEEA489" w14:textId="77777777" w:rsidR="00555047" w:rsidRDefault="002E5D19">
      <w:pPr>
        <w:pStyle w:val="ae"/>
        <w:ind w:firstLine="440"/>
      </w:pPr>
      <w:r>
        <w:t>As a King, my land’s the prime.</w:t>
      </w:r>
    </w:p>
    <w:p w14:paraId="2D2AE81F" w14:textId="77777777" w:rsidR="00555047" w:rsidRDefault="002E5D19">
      <w:pPr>
        <w:pStyle w:val="ae"/>
        <w:ind w:firstLine="440"/>
      </w:pPr>
      <w:r>
        <w:t>身为国王，国土安危至上</w:t>
      </w:r>
    </w:p>
    <w:p w14:paraId="6217CA9F" w14:textId="77777777" w:rsidR="00555047" w:rsidRDefault="002E5D19">
      <w:pPr>
        <w:pStyle w:val="ae"/>
        <w:ind w:firstLine="440"/>
      </w:pPr>
      <w:r>
        <w:t>My duty cannot bear a grime.</w:t>
      </w:r>
    </w:p>
    <w:p w14:paraId="45C51C0A" w14:textId="77777777" w:rsidR="00555047" w:rsidRDefault="002E5D19">
      <w:pPr>
        <w:pStyle w:val="ae"/>
        <w:ind w:firstLine="440"/>
      </w:pPr>
      <w:r>
        <w:t>我的使命容不得半点污点</w:t>
      </w:r>
    </w:p>
    <w:p w14:paraId="35D18326" w14:textId="77777777" w:rsidR="00555047" w:rsidRDefault="002E5D19">
      <w:pPr>
        <w:pStyle w:val="ae"/>
        <w:ind w:firstLine="440"/>
      </w:pPr>
      <w:r>
        <w:t>Our love helplessly rimed, feebly I pray to be contrite.</w:t>
      </w:r>
    </w:p>
    <w:p w14:paraId="41A128A3" w14:textId="77777777" w:rsidR="00555047" w:rsidRDefault="002E5D19">
      <w:pPr>
        <w:pStyle w:val="ae"/>
        <w:ind w:firstLine="440"/>
      </w:pPr>
      <w:r>
        <w:t>我们纯洁的爱无助地结上冰霜，我只能卑微地祈求宽恕</w:t>
      </w:r>
    </w:p>
    <w:p w14:paraId="5EA0DB44" w14:textId="77777777" w:rsidR="00555047" w:rsidRDefault="002E5D19">
      <w:pPr>
        <w:pStyle w:val="ae"/>
        <w:ind w:firstLine="440"/>
      </w:pPr>
      <w:r>
        <w:t>Till the end of time...</w:t>
      </w:r>
    </w:p>
    <w:p w14:paraId="5C08A8AD" w14:textId="77777777" w:rsidR="00555047" w:rsidRDefault="002E5D19">
      <w:pPr>
        <w:pStyle w:val="ae"/>
        <w:ind w:firstLine="440"/>
      </w:pPr>
      <w:r>
        <w:t>直到时间的尽头</w:t>
      </w:r>
      <w:r>
        <w:t>……</w:t>
      </w:r>
    </w:p>
    <w:p w14:paraId="533BE10B" w14:textId="77777777" w:rsidR="00555047" w:rsidRDefault="00555047">
      <w:pPr>
        <w:ind w:firstLine="440"/>
      </w:pPr>
    </w:p>
    <w:p w14:paraId="3B3547ED" w14:textId="77777777" w:rsidR="00555047" w:rsidRDefault="002E5D19">
      <w:pPr>
        <w:pStyle w:val="ad"/>
        <w:spacing w:after="62"/>
      </w:pPr>
      <w:r>
        <w:rPr>
          <w:rFonts w:hint="eastAsia"/>
        </w:rPr>
        <w:t>Brigid</w:t>
      </w:r>
    </w:p>
    <w:p w14:paraId="06151C47" w14:textId="77777777" w:rsidR="00555047" w:rsidRDefault="002E5D19">
      <w:pPr>
        <w:ind w:firstLine="440"/>
      </w:pPr>
      <w:r>
        <w:t>Oh my God, is that the Queen?</w:t>
      </w:r>
    </w:p>
    <w:p w14:paraId="72EA86B6" w14:textId="77777777" w:rsidR="00555047" w:rsidRDefault="002E5D19">
      <w:pPr>
        <w:ind w:firstLine="440"/>
      </w:pPr>
      <w:r>
        <w:t>天啊，那不是王后吗？</w:t>
      </w:r>
    </w:p>
    <w:p w14:paraId="2A3EF9CA" w14:textId="77777777" w:rsidR="00555047" w:rsidRDefault="00555047">
      <w:pPr>
        <w:ind w:firstLine="440"/>
      </w:pPr>
    </w:p>
    <w:p w14:paraId="4D019605" w14:textId="77777777" w:rsidR="00555047" w:rsidRDefault="002E5D19">
      <w:pPr>
        <w:pStyle w:val="ad"/>
        <w:spacing w:after="62"/>
      </w:pPr>
      <w:r>
        <w:rPr>
          <w:rFonts w:hint="eastAsia"/>
        </w:rPr>
        <w:t>Isolde</w:t>
      </w:r>
    </w:p>
    <w:p w14:paraId="50E51D46" w14:textId="77777777" w:rsidR="00555047" w:rsidRDefault="002E5D19">
      <w:pPr>
        <w:ind w:firstLine="440"/>
      </w:pPr>
      <w:r>
        <w:t xml:space="preserve">The Queen! The Queen </w:t>
      </w:r>
      <w:r>
        <w:rPr>
          <w:rFonts w:hint="eastAsia"/>
        </w:rPr>
        <w:t>has returned</w:t>
      </w:r>
      <w:r>
        <w:t>!</w:t>
      </w:r>
    </w:p>
    <w:p w14:paraId="00A0F002" w14:textId="77777777" w:rsidR="00555047" w:rsidRDefault="002E5D19">
      <w:pPr>
        <w:ind w:firstLine="440"/>
      </w:pPr>
      <w:r>
        <w:t>是王后！王后回来了！</w:t>
      </w:r>
    </w:p>
    <w:p w14:paraId="469D658C" w14:textId="77777777" w:rsidR="008C0DF6" w:rsidDel="00457594" w:rsidRDefault="008C0DF6" w:rsidP="008C0DF6">
      <w:pPr>
        <w:ind w:firstLineChars="0" w:firstLine="0"/>
        <w:rPr>
          <w:del w:id="1212" w:author="Z Richard" w:date="2026-04-24T22:51:00Z" w16du:dateUtc="2026-04-24T14:51:00Z"/>
          <w:moveTo w:id="1213" w:author="Z Richard" w:date="2026-04-24T22:51:00Z" w16du:dateUtc="2026-04-24T14:51:00Z"/>
        </w:rPr>
      </w:pPr>
      <w:moveToRangeStart w:id="1214" w:author="Z Richard" w:date="2026-04-24T22:51:00Z" w:name="move227963494"/>
      <w:moveTo w:id="1215" w:author="Z Richard" w:date="2026-04-24T22:51:00Z" w16du:dateUtc="2026-04-24T14:51:00Z">
        <w:r>
          <w:rPr>
            <w:rFonts w:ascii="Consolas" w:hAnsi="Consolas"/>
            <w:b/>
            <w:color w:val="000000" w:themeColor="text1"/>
            <w:highlight w:val="green"/>
          </w:rPr>
          <w:t>2 6 18 On</w:t>
        </w:r>
      </w:moveTo>
    </w:p>
    <w:moveToRangeEnd w:id="1214"/>
    <w:p w14:paraId="39242D95" w14:textId="77777777" w:rsidR="00555047" w:rsidRDefault="00555047">
      <w:pPr>
        <w:ind w:firstLineChars="0" w:firstLine="0"/>
        <w:pPrChange w:id="1216" w:author="Z Richard" w:date="2026-04-24T22:51:00Z" w16du:dateUtc="2026-04-24T14:51:00Z">
          <w:pPr>
            <w:ind w:firstLine="440"/>
          </w:pPr>
        </w:pPrChange>
      </w:pPr>
    </w:p>
    <w:p w14:paraId="3BF57117" w14:textId="77777777" w:rsidR="00555047" w:rsidRDefault="002E5D19">
      <w:pPr>
        <w:pStyle w:val="ad"/>
        <w:spacing w:after="62"/>
      </w:pPr>
      <w:r>
        <w:rPr>
          <w:rFonts w:hint="eastAsia"/>
        </w:rPr>
        <w:t>Arthur</w:t>
      </w:r>
    </w:p>
    <w:p w14:paraId="52005AFE" w14:textId="77777777" w:rsidR="00555047" w:rsidRDefault="002E5D19">
      <w:pPr>
        <w:pStyle w:val="ae"/>
        <w:ind w:firstLine="440"/>
        <w:pPrChange w:id="1217" w:author="nostalgia" w:date="2026-04-06T02:34:00Z">
          <w:pPr>
            <w:ind w:firstLine="440"/>
          </w:pPr>
        </w:pPrChange>
      </w:pPr>
      <w:r>
        <w:t>Aren't I so contrite...</w:t>
      </w:r>
    </w:p>
    <w:p w14:paraId="72AFA1BB" w14:textId="77777777" w:rsidR="00555047" w:rsidRDefault="002E5D19">
      <w:pPr>
        <w:pStyle w:val="ae"/>
        <w:ind w:firstLine="440"/>
        <w:pPrChange w:id="1218" w:author="nostalgia" w:date="2026-04-06T02:34:00Z">
          <w:pPr>
            <w:ind w:firstLine="440"/>
          </w:pPr>
        </w:pPrChange>
      </w:pPr>
      <w:r>
        <w:t>我多么愧疚</w:t>
      </w:r>
      <w:r>
        <w:t>……</w:t>
      </w:r>
    </w:p>
    <w:p w14:paraId="56DC6C82" w14:textId="2A79E033" w:rsidR="00555047" w:rsidDel="008C0DF6" w:rsidRDefault="006B1197">
      <w:pPr>
        <w:ind w:firstLineChars="0" w:firstLine="0"/>
        <w:rPr>
          <w:moveFrom w:id="1219" w:author="Z Richard" w:date="2026-04-24T22:51:00Z" w16du:dateUtc="2026-04-24T14:51:00Z"/>
        </w:rPr>
        <w:pPrChange w:id="1220" w:author="Liao Kuo" w:date="2026-04-09T16:25:00Z">
          <w:pPr>
            <w:ind w:firstLine="442"/>
          </w:pPr>
        </w:pPrChange>
      </w:pPr>
      <w:moveFromRangeStart w:id="1221" w:author="Z Richard" w:date="2026-04-24T22:51:00Z" w:name="move227963494"/>
      <w:moveFrom w:id="1222" w:author="Z Richard" w:date="2026-04-24T22:51:00Z" w16du:dateUtc="2026-04-24T14:51:00Z">
        <w:ins w:id="1223" w:author="Liao Kuo" w:date="2026-04-09T16:27:00Z">
          <w:r w:rsidDel="008C0DF6">
            <w:rPr>
              <w:rFonts w:ascii="Consolas" w:hAnsi="Consolas"/>
              <w:b/>
              <w:color w:val="000000" w:themeColor="text1"/>
              <w:highlight w:val="green"/>
            </w:rPr>
            <w:t xml:space="preserve">2 </w:t>
          </w:r>
        </w:ins>
        <w:ins w:id="1224" w:author="Liao Kuo" w:date="2026-04-09T16:25:00Z">
          <w:r w:rsidDel="008C0DF6">
            <w:rPr>
              <w:rFonts w:ascii="Consolas" w:hAnsi="Consolas"/>
              <w:b/>
              <w:color w:val="000000" w:themeColor="text1"/>
              <w:highlight w:val="green"/>
            </w:rPr>
            <w:t xml:space="preserve">6 </w:t>
          </w:r>
        </w:ins>
        <w:ins w:id="1225" w:author="Liao Kuo" w:date="2026-04-09T16:26:00Z">
          <w:r w:rsidDel="008C0DF6">
            <w:rPr>
              <w:rFonts w:ascii="Consolas" w:hAnsi="Consolas"/>
              <w:b/>
              <w:color w:val="000000" w:themeColor="text1"/>
              <w:highlight w:val="green"/>
            </w:rPr>
            <w:t xml:space="preserve">18 </w:t>
          </w:r>
        </w:ins>
        <w:ins w:id="1226" w:author="Liao Kuo" w:date="2026-04-09T16:25:00Z">
          <w:r w:rsidDel="008C0DF6">
            <w:rPr>
              <w:rFonts w:ascii="Consolas" w:hAnsi="Consolas"/>
              <w:b/>
              <w:color w:val="000000" w:themeColor="text1"/>
              <w:highlight w:val="green"/>
            </w:rPr>
            <w:t>On</w:t>
          </w:r>
        </w:ins>
      </w:moveFrom>
    </w:p>
    <w:moveFromRangeEnd w:id="1221"/>
    <w:p w14:paraId="613B8E84" w14:textId="77777777" w:rsidR="00555047" w:rsidRDefault="002E5D19">
      <w:pPr>
        <w:pStyle w:val="ad"/>
        <w:spacing w:after="62"/>
      </w:pPr>
      <w:r>
        <w:rPr>
          <w:rFonts w:hint="eastAsia"/>
        </w:rPr>
        <w:t>Tristan</w:t>
      </w:r>
    </w:p>
    <w:p w14:paraId="44D74F3F" w14:textId="77777777" w:rsidR="00555047" w:rsidRDefault="002E5D19">
      <w:pPr>
        <w:ind w:firstLine="440"/>
      </w:pPr>
      <w:proofErr w:type="spellStart"/>
      <w:r>
        <w:t>Wait</w:t>
      </w:r>
      <w:proofErr w:type="spellEnd"/>
      <w:r>
        <w:t>...is that Lancelot?</w:t>
      </w:r>
    </w:p>
    <w:p w14:paraId="1307EFF1" w14:textId="77777777" w:rsidR="00555047" w:rsidRDefault="002E5D19">
      <w:pPr>
        <w:ind w:firstLine="440"/>
      </w:pPr>
      <w:r>
        <w:t>等等</w:t>
      </w:r>
      <w:r>
        <w:t>……</w:t>
      </w:r>
      <w:r>
        <w:t>那是兰斯洛特？</w:t>
      </w:r>
    </w:p>
    <w:p w14:paraId="328CB20A" w14:textId="77777777" w:rsidR="00555047" w:rsidRDefault="00555047">
      <w:pPr>
        <w:ind w:firstLine="440"/>
      </w:pPr>
    </w:p>
    <w:p w14:paraId="5A96FA08" w14:textId="77777777" w:rsidR="00555047" w:rsidRDefault="002E5D19">
      <w:pPr>
        <w:pStyle w:val="ad"/>
        <w:spacing w:after="62"/>
      </w:pPr>
      <w:r>
        <w:rPr>
          <w:rFonts w:hint="eastAsia"/>
        </w:rPr>
        <w:t>Kay</w:t>
      </w:r>
    </w:p>
    <w:p w14:paraId="6D02DAEC" w14:textId="77777777" w:rsidR="00555047" w:rsidRDefault="002E5D19">
      <w:pPr>
        <w:ind w:firstLine="440"/>
      </w:pPr>
      <w:r>
        <w:t>What? Why is he here...What about the Grail?</w:t>
      </w:r>
    </w:p>
    <w:p w14:paraId="21957DA8" w14:textId="77777777" w:rsidR="00555047" w:rsidRDefault="002E5D19">
      <w:pPr>
        <w:ind w:firstLine="440"/>
      </w:pPr>
      <w:r>
        <w:t>什么？他怎么会在这儿</w:t>
      </w:r>
      <w:r>
        <w:t xml:space="preserve">…… </w:t>
      </w:r>
      <w:r>
        <w:t>那圣杯呢？</w:t>
      </w:r>
    </w:p>
    <w:p w14:paraId="7F025B7C" w14:textId="77777777" w:rsidR="00555047" w:rsidDel="00E6623F" w:rsidRDefault="00555047">
      <w:pPr>
        <w:ind w:firstLine="440"/>
        <w:rPr>
          <w:del w:id="1227" w:author="Z Richard" w:date="2026-04-23T16:51:00Z" w16du:dateUtc="2026-04-23T08:51:00Z"/>
        </w:rPr>
      </w:pPr>
    </w:p>
    <w:p w14:paraId="187CB2DD" w14:textId="77777777" w:rsidR="00555047" w:rsidRDefault="002E5D19">
      <w:pPr>
        <w:ind w:firstLineChars="0" w:firstLine="0"/>
        <w:pPrChange w:id="1228" w:author="Z Richard" w:date="2026-04-23T16:51:00Z" w16du:dateUtc="2026-04-23T08:51:00Z">
          <w:pPr>
            <w:ind w:firstLine="440"/>
          </w:pPr>
        </w:pPrChange>
      </w:pPr>
      <w:del w:id="1229" w:author="Z Richard" w:date="2026-04-23T16:51:00Z" w16du:dateUtc="2026-04-23T08:51:00Z">
        <w:r w:rsidDel="00E6623F">
          <w:rPr>
            <w:rFonts w:hint="eastAsia"/>
          </w:rPr>
          <w:br w:type="page"/>
        </w:r>
      </w:del>
    </w:p>
    <w:p w14:paraId="02E683DB" w14:textId="77777777" w:rsidR="00555047" w:rsidRDefault="002E5D19">
      <w:pPr>
        <w:pStyle w:val="ad"/>
        <w:spacing w:after="62"/>
      </w:pPr>
      <w:r>
        <w:rPr>
          <w:rFonts w:hint="eastAsia"/>
        </w:rPr>
        <w:t>Arthur</w:t>
      </w:r>
    </w:p>
    <w:p w14:paraId="605D2B8B" w14:textId="77777777" w:rsidR="00555047" w:rsidRDefault="002E5D19">
      <w:pPr>
        <w:pStyle w:val="ae"/>
        <w:ind w:firstLine="440"/>
        <w:pPrChange w:id="1230" w:author="nostalgia" w:date="2026-04-06T02:34:00Z">
          <w:pPr>
            <w:ind w:firstLine="440"/>
          </w:pPr>
        </w:pPrChange>
      </w:pPr>
      <w:r>
        <w:t>Till the end of time...</w:t>
      </w:r>
    </w:p>
    <w:p w14:paraId="715C5C2C" w14:textId="77777777" w:rsidR="00555047" w:rsidRDefault="002E5D19">
      <w:pPr>
        <w:pStyle w:val="ae"/>
        <w:ind w:firstLine="440"/>
        <w:pPrChange w:id="1231" w:author="nostalgia" w:date="2026-04-06T02:35:00Z">
          <w:pPr>
            <w:ind w:firstLine="440"/>
          </w:pPr>
        </w:pPrChange>
      </w:pPr>
      <w:r>
        <w:t>直到时间的尽头</w:t>
      </w:r>
      <w:r>
        <w:t>……</w:t>
      </w:r>
    </w:p>
    <w:p w14:paraId="7F48EB4F" w14:textId="77777777" w:rsidR="00555047" w:rsidRDefault="00555047">
      <w:pPr>
        <w:ind w:firstLine="440"/>
      </w:pPr>
    </w:p>
    <w:p w14:paraId="2B78221F" w14:textId="77777777" w:rsidR="00555047" w:rsidRDefault="002E5D19">
      <w:pPr>
        <w:pStyle w:val="ad"/>
        <w:spacing w:after="62"/>
      </w:pPr>
      <w:r>
        <w:rPr>
          <w:rFonts w:hint="eastAsia"/>
        </w:rPr>
        <w:t>Guinevere</w:t>
      </w:r>
    </w:p>
    <w:p w14:paraId="3AC1D2CF" w14:textId="77777777" w:rsidR="00555047" w:rsidRDefault="002E5D19">
      <w:pPr>
        <w:ind w:firstLine="440"/>
      </w:pPr>
      <w:r>
        <w:t>Arthur...</w:t>
      </w:r>
    </w:p>
    <w:p w14:paraId="38C116FB" w14:textId="77777777" w:rsidR="00555047" w:rsidRDefault="002E5D19">
      <w:pPr>
        <w:ind w:firstLine="440"/>
      </w:pPr>
      <w:r>
        <w:t>亚瑟</w:t>
      </w:r>
      <w:r>
        <w:t>……</w:t>
      </w:r>
    </w:p>
    <w:p w14:paraId="629B7578" w14:textId="77777777" w:rsidR="00555047" w:rsidRDefault="00555047">
      <w:pPr>
        <w:ind w:firstLine="440"/>
      </w:pPr>
    </w:p>
    <w:p w14:paraId="00F67814" w14:textId="77777777" w:rsidR="00555047" w:rsidRDefault="002E5D19">
      <w:pPr>
        <w:pStyle w:val="ad"/>
        <w:spacing w:after="62"/>
      </w:pPr>
      <w:r>
        <w:rPr>
          <w:rFonts w:hint="eastAsia"/>
        </w:rPr>
        <w:t>Arthur</w:t>
      </w:r>
    </w:p>
    <w:p w14:paraId="0A6957EF" w14:textId="77777777" w:rsidR="00555047" w:rsidRDefault="002E5D19">
      <w:pPr>
        <w:ind w:firstLine="440"/>
      </w:pPr>
      <w:r>
        <w:t>I hear the voice I dream of every night...</w:t>
      </w:r>
    </w:p>
    <w:p w14:paraId="065F15F0" w14:textId="77777777" w:rsidR="00555047" w:rsidRDefault="002E5D19">
      <w:pPr>
        <w:ind w:firstLine="440"/>
      </w:pPr>
      <w:r>
        <w:t>我竟听到了那魂牵梦绕的声音</w:t>
      </w:r>
      <w:r>
        <w:t>……</w:t>
      </w:r>
    </w:p>
    <w:p w14:paraId="08D95A51" w14:textId="77777777" w:rsidR="00555047" w:rsidRDefault="00555047">
      <w:pPr>
        <w:ind w:firstLine="440"/>
      </w:pPr>
    </w:p>
    <w:p w14:paraId="156A8126" w14:textId="77777777" w:rsidR="00555047" w:rsidRDefault="002E5D19">
      <w:pPr>
        <w:pStyle w:val="ad"/>
        <w:spacing w:after="62"/>
      </w:pPr>
      <w:r>
        <w:rPr>
          <w:rFonts w:hint="eastAsia"/>
        </w:rPr>
        <w:t>Elaine</w:t>
      </w:r>
    </w:p>
    <w:p w14:paraId="31E954FA" w14:textId="77777777" w:rsidR="00555047" w:rsidRDefault="002E5D19">
      <w:pPr>
        <w:ind w:firstLine="440"/>
      </w:pPr>
      <w:r>
        <w:t xml:space="preserve">My liege! The Queen </w:t>
      </w:r>
      <w:r>
        <w:rPr>
          <w:rFonts w:hint="eastAsia"/>
        </w:rPr>
        <w:t>has returned</w:t>
      </w:r>
      <w:r>
        <w:t xml:space="preserve">! Knight Lancelot </w:t>
      </w:r>
      <w:r>
        <w:rPr>
          <w:rFonts w:hint="eastAsia"/>
        </w:rPr>
        <w:t xml:space="preserve">has </w:t>
      </w:r>
      <w:r>
        <w:t>rescued her!</w:t>
      </w:r>
    </w:p>
    <w:p w14:paraId="5F6DC58F" w14:textId="77777777" w:rsidR="00555047" w:rsidRDefault="002E5D19">
      <w:pPr>
        <w:ind w:firstLine="440"/>
      </w:pPr>
      <w:r>
        <w:t>陛下！王后回来了！是兰斯洛特骑士救了她！</w:t>
      </w:r>
    </w:p>
    <w:p w14:paraId="1140F321" w14:textId="77777777" w:rsidR="00555047" w:rsidRDefault="00555047">
      <w:pPr>
        <w:ind w:firstLine="440"/>
      </w:pPr>
    </w:p>
    <w:p w14:paraId="03BBF1A3" w14:textId="77777777" w:rsidR="00555047" w:rsidRDefault="002E5D19">
      <w:pPr>
        <w:pStyle w:val="ad"/>
        <w:spacing w:after="62"/>
      </w:pPr>
      <w:r>
        <w:rPr>
          <w:rFonts w:hint="eastAsia"/>
        </w:rPr>
        <w:t>Arthur</w:t>
      </w:r>
    </w:p>
    <w:p w14:paraId="5C31B9FA" w14:textId="77777777" w:rsidR="00555047" w:rsidRDefault="002E5D19">
      <w:pPr>
        <w:ind w:firstLine="440"/>
      </w:pPr>
      <w:r>
        <w:t>Knight Lancelot!...rescued her...</w:t>
      </w:r>
    </w:p>
    <w:p w14:paraId="7AB89BC3" w14:textId="77777777" w:rsidR="00555047" w:rsidRDefault="002E5D19">
      <w:pPr>
        <w:ind w:firstLine="440"/>
      </w:pPr>
      <w:r>
        <w:t>兰斯洛特骑士！救了她</w:t>
      </w:r>
      <w:r>
        <w:t>……</w:t>
      </w:r>
    </w:p>
    <w:p w14:paraId="173C6FEB" w14:textId="77777777" w:rsidR="00555047" w:rsidRDefault="00555047">
      <w:pPr>
        <w:ind w:firstLine="440"/>
      </w:pPr>
    </w:p>
    <w:p w14:paraId="049E4964" w14:textId="77777777" w:rsidR="00555047" w:rsidRDefault="002E5D19">
      <w:pPr>
        <w:pStyle w:val="a3"/>
      </w:pPr>
      <w:r>
        <w:rPr>
          <w:rFonts w:hint="eastAsia"/>
        </w:rPr>
        <w:t xml:space="preserve">[ </w:t>
      </w:r>
      <w:r>
        <w:rPr>
          <w:rFonts w:hint="eastAsia"/>
        </w:rPr>
        <w:t>完全不知情的侍女们欢快地围住了</w:t>
      </w:r>
      <w:r>
        <w:rPr>
          <w:rFonts w:hint="eastAsia"/>
        </w:rPr>
        <w:t>Guinevere</w:t>
      </w:r>
      <w:r>
        <w:rPr>
          <w:rFonts w:hint="eastAsia"/>
        </w:rPr>
        <w:t>和</w:t>
      </w:r>
      <w:r>
        <w:rPr>
          <w:rFonts w:hint="eastAsia"/>
        </w:rPr>
        <w:t>Lancelot</w:t>
      </w:r>
      <w:r>
        <w:rPr>
          <w:rFonts w:hint="eastAsia"/>
        </w:rPr>
        <w:t>，而他们和</w:t>
      </w:r>
      <w:r>
        <w:rPr>
          <w:rFonts w:hint="eastAsia"/>
        </w:rPr>
        <w:t>Arthur</w:t>
      </w:r>
      <w:r>
        <w:rPr>
          <w:rFonts w:hint="eastAsia"/>
        </w:rPr>
        <w:t>隔着人群遥遥相望。</w:t>
      </w:r>
      <w:r>
        <w:rPr>
          <w:rFonts w:hint="eastAsia"/>
        </w:rPr>
        <w:t>Arthur</w:t>
      </w:r>
      <w:r>
        <w:rPr>
          <w:rFonts w:hint="eastAsia"/>
        </w:rPr>
        <w:t>在一瞬间几乎失了神——</w:t>
      </w:r>
      <w:r>
        <w:rPr>
          <w:rFonts w:hint="eastAsia"/>
        </w:rPr>
        <w:t>Guinevere</w:t>
      </w:r>
      <w:r>
        <w:rPr>
          <w:rFonts w:hint="eastAsia"/>
        </w:rPr>
        <w:t>能够回来他当然很高兴，但他已经一瞬间明白：</w:t>
      </w:r>
      <w:r>
        <w:rPr>
          <w:rFonts w:hint="eastAsia"/>
        </w:rPr>
        <w:t>Lancelot</w:t>
      </w:r>
      <w:r>
        <w:rPr>
          <w:rFonts w:hint="eastAsia"/>
        </w:rPr>
        <w:t>在圣杯和</w:t>
      </w:r>
      <w:r>
        <w:rPr>
          <w:rFonts w:hint="eastAsia"/>
        </w:rPr>
        <w:t>Guinevere</w:t>
      </w:r>
      <w:r>
        <w:rPr>
          <w:rFonts w:hint="eastAsia"/>
        </w:rPr>
        <w:t>之间做了和他相反的选择</w:t>
      </w:r>
      <w:r>
        <w:rPr>
          <w:rFonts w:hint="eastAsia"/>
        </w:rPr>
        <w:t xml:space="preserve"> ]</w:t>
      </w:r>
    </w:p>
    <w:p w14:paraId="47722B96" w14:textId="77777777" w:rsidR="00555047" w:rsidRDefault="00555047">
      <w:pPr>
        <w:ind w:firstLine="400"/>
        <w:rPr>
          <w:sz w:val="20"/>
        </w:rPr>
      </w:pPr>
    </w:p>
    <w:p w14:paraId="01FF046B" w14:textId="77777777" w:rsidR="00555047" w:rsidRDefault="002E5D19">
      <w:pPr>
        <w:pStyle w:val="a3"/>
      </w:pPr>
      <w:r>
        <w:rPr>
          <w:rFonts w:hint="eastAsia"/>
        </w:rPr>
        <w:t xml:space="preserve">[ </w:t>
      </w:r>
      <w:r>
        <w:rPr>
          <w:rFonts w:hint="eastAsia"/>
        </w:rPr>
        <w:t>欢快的音乐声响起，王城众人对</w:t>
      </w:r>
      <w:r>
        <w:rPr>
          <w:rFonts w:hint="eastAsia"/>
        </w:rPr>
        <w:t>Guinevere</w:t>
      </w:r>
      <w:r>
        <w:rPr>
          <w:rFonts w:hint="eastAsia"/>
        </w:rPr>
        <w:t>的欢迎盖过了</w:t>
      </w:r>
      <w:r>
        <w:rPr>
          <w:rFonts w:hint="eastAsia"/>
        </w:rPr>
        <w:t>Arthur</w:t>
      </w:r>
      <w:r>
        <w:rPr>
          <w:rFonts w:hint="eastAsia"/>
        </w:rPr>
        <w:t>的怔愣</w:t>
      </w:r>
      <w:r>
        <w:rPr>
          <w:rFonts w:hint="eastAsia"/>
        </w:rPr>
        <w:t xml:space="preserve"> ]</w:t>
      </w:r>
    </w:p>
    <w:p w14:paraId="2F593811" w14:textId="77777777" w:rsidR="00555047" w:rsidRDefault="00555047">
      <w:pPr>
        <w:ind w:firstLine="440"/>
      </w:pPr>
    </w:p>
    <w:p w14:paraId="0CC8AAB0" w14:textId="77777777" w:rsidR="00555047" w:rsidRDefault="002E5D19">
      <w:pPr>
        <w:pStyle w:val="ad"/>
        <w:spacing w:after="62"/>
      </w:pPr>
      <w:r>
        <w:t xml:space="preserve">Chorus </w:t>
      </w:r>
      <w:r>
        <w:t>【</w:t>
      </w:r>
      <w:r>
        <w:t>A+C</w:t>
      </w:r>
      <w:r>
        <w:t>】</w:t>
      </w:r>
    </w:p>
    <w:p w14:paraId="0948E97F" w14:textId="77777777" w:rsidR="00555047" w:rsidRDefault="002E5D19">
      <w:pPr>
        <w:ind w:firstLine="440"/>
      </w:pPr>
      <w:r>
        <w:t xml:space="preserve">Our Queen </w:t>
      </w:r>
      <w:r>
        <w:rPr>
          <w:rFonts w:hint="eastAsia"/>
        </w:rPr>
        <w:t>has returned</w:t>
      </w:r>
      <w:r>
        <w:t>!!</w:t>
      </w:r>
    </w:p>
    <w:p w14:paraId="4D327285" w14:textId="77777777" w:rsidR="00555047" w:rsidRDefault="002E5D19">
      <w:pPr>
        <w:ind w:firstLine="440"/>
      </w:pPr>
      <w:r>
        <w:t>我们的王后回来了！</w:t>
      </w:r>
    </w:p>
    <w:p w14:paraId="236039CD" w14:textId="77777777" w:rsidR="00555047" w:rsidRPr="006B1197" w:rsidRDefault="006B1197">
      <w:pPr>
        <w:ind w:firstLineChars="0" w:firstLine="0"/>
        <w:rPr>
          <w:color w:val="FFFFFF" w:themeColor="background1"/>
          <w:rPrChange w:id="1232" w:author="Liao Kuo" w:date="2026-04-09T16:27:00Z">
            <w:rPr/>
          </w:rPrChange>
        </w:rPr>
        <w:pPrChange w:id="1233" w:author="Liao Kuo" w:date="2026-04-09T16:26:00Z">
          <w:pPr>
            <w:ind w:firstLine="442"/>
          </w:pPr>
        </w:pPrChange>
      </w:pPr>
      <w:ins w:id="1234" w:author="Liao Kuo" w:date="2026-04-09T16:27:00Z">
        <w:r>
          <w:rPr>
            <w:rFonts w:ascii="Consolas" w:hAnsi="Consolas"/>
            <w:b/>
            <w:color w:val="000000" w:themeColor="text1"/>
            <w:highlight w:val="green"/>
          </w:rPr>
          <w:t xml:space="preserve">3 On, </w:t>
        </w:r>
        <w:r w:rsidRPr="006B1197">
          <w:rPr>
            <w:rFonts w:ascii="Consolas" w:hAnsi="Consolas"/>
            <w:b/>
            <w:color w:val="FFFFFF" w:themeColor="background1"/>
            <w:highlight w:val="red"/>
          </w:rPr>
          <w:t xml:space="preserve"> </w:t>
        </w:r>
      </w:ins>
      <w:ins w:id="1235" w:author="Liao Kuo" w:date="2026-04-09T16:28:00Z">
        <w:r>
          <w:rPr>
            <w:rFonts w:ascii="Consolas" w:hAnsi="Consolas"/>
            <w:b/>
            <w:color w:val="FFFFFF" w:themeColor="background1"/>
            <w:highlight w:val="red"/>
          </w:rPr>
          <w:t xml:space="preserve">6 </w:t>
        </w:r>
      </w:ins>
      <w:ins w:id="1236" w:author="Liao Kuo" w:date="2026-04-09T16:26:00Z">
        <w:r w:rsidRPr="006B1197">
          <w:rPr>
            <w:rFonts w:ascii="Consolas" w:hAnsi="Consolas"/>
            <w:b/>
            <w:color w:val="FFFFFF" w:themeColor="background1"/>
            <w:highlight w:val="red"/>
            <w:rPrChange w:id="1237" w:author="Liao Kuo" w:date="2026-04-09T16:27:00Z">
              <w:rPr>
                <w:rFonts w:ascii="Consolas" w:hAnsi="Consolas"/>
                <w:b/>
                <w:color w:val="000000" w:themeColor="text1"/>
                <w:highlight w:val="green"/>
              </w:rPr>
            </w:rPrChange>
          </w:rPr>
          <w:t>8 9 10 18 Off</w:t>
        </w:r>
      </w:ins>
    </w:p>
    <w:p w14:paraId="3D962D03" w14:textId="77777777" w:rsidR="00555047" w:rsidRDefault="002E5D19">
      <w:pPr>
        <w:pStyle w:val="ad"/>
        <w:spacing w:after="62"/>
      </w:pPr>
      <w:r>
        <w:rPr>
          <w:rFonts w:hint="eastAsia"/>
        </w:rPr>
        <w:t>Guinevere</w:t>
      </w:r>
    </w:p>
    <w:p w14:paraId="4549A721" w14:textId="77777777" w:rsidR="00555047" w:rsidRDefault="002E5D19">
      <w:pPr>
        <w:pStyle w:val="ae"/>
        <w:ind w:firstLine="440"/>
      </w:pPr>
      <w:r>
        <w:t>The first time in my life, to my surprise, for me he crossed the line.</w:t>
      </w:r>
    </w:p>
    <w:p w14:paraId="359D6B11" w14:textId="77777777" w:rsidR="00555047" w:rsidRDefault="002E5D19">
      <w:pPr>
        <w:pStyle w:val="ae"/>
        <w:ind w:firstLine="440"/>
      </w:pPr>
      <w:r>
        <w:t>人生中唯一一次，我竟如此意外</w:t>
      </w:r>
      <w:r>
        <w:t xml:space="preserve"> </w:t>
      </w:r>
      <w:r>
        <w:rPr>
          <w:rFonts w:hint="eastAsia"/>
        </w:rPr>
        <w:t>——</w:t>
      </w:r>
      <w:r>
        <w:t xml:space="preserve"> </w:t>
      </w:r>
      <w:r>
        <w:t>他为我跨越雷池</w:t>
      </w:r>
    </w:p>
    <w:p w14:paraId="732128FD" w14:textId="77777777" w:rsidR="00555047" w:rsidRDefault="00555047">
      <w:pPr>
        <w:ind w:firstLine="440"/>
      </w:pPr>
    </w:p>
    <w:p w14:paraId="5A2E6C7E" w14:textId="77777777" w:rsidR="00555047" w:rsidRDefault="002E5D19">
      <w:pPr>
        <w:pStyle w:val="ad"/>
        <w:spacing w:after="62"/>
      </w:pPr>
      <w:r>
        <w:rPr>
          <w:rFonts w:hint="eastAsia"/>
        </w:rPr>
        <w:t>Lancelot</w:t>
      </w:r>
    </w:p>
    <w:p w14:paraId="4204FDE8" w14:textId="77777777" w:rsidR="00555047" w:rsidRDefault="002E5D19">
      <w:pPr>
        <w:pStyle w:val="ae"/>
        <w:ind w:firstLine="440"/>
      </w:pPr>
      <w:r>
        <w:t>Well, it barely takes the strife, not knowing why, for her I crossed the line.</w:t>
      </w:r>
    </w:p>
    <w:p w14:paraId="548D88D8" w14:textId="77777777" w:rsidR="00555047" w:rsidRDefault="002E5D19">
      <w:pPr>
        <w:pStyle w:val="ae"/>
        <w:ind w:firstLine="440"/>
      </w:pPr>
      <w:r>
        <w:t>其实，这也无需太多挣扎，不知为何</w:t>
      </w:r>
      <w:r>
        <w:t xml:space="preserve"> </w:t>
      </w:r>
      <w:r>
        <w:rPr>
          <w:rFonts w:hint="eastAsia"/>
        </w:rPr>
        <w:t>——</w:t>
      </w:r>
      <w:r>
        <w:t xml:space="preserve"> </w:t>
      </w:r>
      <w:r>
        <w:t>为她，我甘愿跨越雷池</w:t>
      </w:r>
    </w:p>
    <w:p w14:paraId="54C79EF5" w14:textId="77777777" w:rsidR="00555047" w:rsidRDefault="00555047">
      <w:pPr>
        <w:ind w:firstLine="440"/>
      </w:pPr>
    </w:p>
    <w:p w14:paraId="092A0AB4" w14:textId="77777777" w:rsidR="00555047" w:rsidRDefault="002E5D19">
      <w:pPr>
        <w:pStyle w:val="ad"/>
        <w:spacing w:after="62"/>
      </w:pPr>
      <w:r>
        <w:t>Guinevere/</w:t>
      </w:r>
      <w:r>
        <w:rPr>
          <w:rFonts w:hint="eastAsia"/>
        </w:rPr>
        <w:t>Lancelot</w:t>
      </w:r>
    </w:p>
    <w:p w14:paraId="2CE94BDF" w14:textId="77777777" w:rsidR="00555047" w:rsidRDefault="002E5D19">
      <w:pPr>
        <w:pStyle w:val="ae"/>
        <w:ind w:firstLine="440"/>
      </w:pPr>
      <w:r>
        <w:t>Oh, I used to know what to find, but right now made so blind.</w:t>
      </w:r>
    </w:p>
    <w:p w14:paraId="0D10717F" w14:textId="77777777" w:rsidR="00555047" w:rsidRDefault="002E5D19">
      <w:pPr>
        <w:pStyle w:val="ae"/>
        <w:ind w:firstLine="440"/>
      </w:pPr>
      <w:r>
        <w:t>从前我清楚自己要追寻什么，如今却彻底迷失了方向</w:t>
      </w:r>
    </w:p>
    <w:p w14:paraId="4ADED38D" w14:textId="77777777" w:rsidR="00555047" w:rsidRDefault="002E5D19">
      <w:pPr>
        <w:ind w:firstLineChars="0" w:firstLine="0"/>
        <w:pPrChange w:id="1238" w:author="Z Richard" w:date="2026-04-23T16:52:00Z" w16du:dateUtc="2026-04-23T08:52:00Z">
          <w:pPr>
            <w:ind w:firstLine="440"/>
          </w:pPr>
        </w:pPrChange>
      </w:pPr>
      <w:del w:id="1239" w:author="Z Richard" w:date="2026-04-23T16:52:00Z" w16du:dateUtc="2026-04-23T08:52:00Z">
        <w:r w:rsidDel="00E532AC">
          <w:br w:type="page"/>
        </w:r>
      </w:del>
    </w:p>
    <w:p w14:paraId="6166ADD3" w14:textId="77777777" w:rsidR="00555047" w:rsidRDefault="002E5D19">
      <w:pPr>
        <w:pStyle w:val="ae"/>
        <w:ind w:firstLine="440"/>
      </w:pPr>
      <w:r>
        <w:lastRenderedPageBreak/>
        <w:t>With r</w:t>
      </w:r>
      <w:r>
        <w:rPr>
          <w:rFonts w:hint="eastAsia"/>
        </w:rPr>
        <w:t>easons</w:t>
      </w:r>
      <w:r>
        <w:t xml:space="preserve"> thrown far behind, passions no longer confined.</w:t>
      </w:r>
    </w:p>
    <w:p w14:paraId="3B275D2E" w14:textId="77777777" w:rsidR="00555047" w:rsidRDefault="002E5D19">
      <w:pPr>
        <w:pStyle w:val="ae"/>
        <w:ind w:firstLine="440"/>
      </w:pPr>
      <w:r>
        <w:t>理智早已抛诸脑后，情感再也无法禁锢</w:t>
      </w:r>
    </w:p>
    <w:p w14:paraId="702E8C45" w14:textId="5BCBF26B" w:rsidR="006B1197" w:rsidRDefault="006B1197">
      <w:pPr>
        <w:ind w:firstLineChars="0" w:firstLine="0"/>
        <w:rPr>
          <w:ins w:id="1240" w:author="Z Richard" w:date="2026-04-23T16:52:00Z" w16du:dateUtc="2026-04-23T08:52:00Z"/>
          <w:rFonts w:ascii="Consolas" w:hAnsi="Consolas"/>
          <w:b/>
          <w:color w:val="FFFFFF" w:themeColor="background1"/>
        </w:rPr>
      </w:pPr>
      <w:ins w:id="1241" w:author="Liao Kuo" w:date="2026-04-09T16:27:00Z">
        <w:r w:rsidRPr="006B1197">
          <w:rPr>
            <w:rFonts w:ascii="Consolas" w:hAnsi="Consolas"/>
            <w:b/>
            <w:color w:val="FFFFFF" w:themeColor="background1"/>
            <w:highlight w:val="red"/>
            <w:rPrChange w:id="1242" w:author="Liao Kuo" w:date="2026-04-09T16:27:00Z">
              <w:rPr>
                <w:rFonts w:ascii="Consolas" w:hAnsi="Consolas"/>
                <w:b/>
                <w:color w:val="000000" w:themeColor="text1"/>
                <w:highlight w:val="green"/>
              </w:rPr>
            </w:rPrChange>
          </w:rPr>
          <w:t>2 Off</w:t>
        </w:r>
      </w:ins>
      <w:ins w:id="1243" w:author="Z Richard" w:date="2026-04-23T16:52:00Z" w16du:dateUtc="2026-04-23T08:52:00Z">
        <w:r w:rsidR="00DE60FB" w:rsidRPr="00DE60FB">
          <w:rPr>
            <w:rFonts w:ascii="Consolas" w:hAnsi="Consolas"/>
            <w:b/>
            <w:color w:val="FFFFFF" w:themeColor="background1"/>
            <w:highlight w:val="red"/>
            <w:rPrChange w:id="1244" w:author="Z Richard" w:date="2026-04-23T16:52:00Z" w16du:dateUtc="2026-04-23T08:52:00Z">
              <w:rPr>
                <w:rFonts w:ascii="Consolas" w:hAnsi="Consolas"/>
                <w:b/>
                <w:color w:val="FFFFFF" w:themeColor="background1"/>
              </w:rPr>
            </w:rPrChange>
          </w:rPr>
          <w:t xml:space="preserve">, </w:t>
        </w:r>
      </w:ins>
      <w:ins w:id="1245" w:author="Z Richard" w:date="2026-04-23T22:38:00Z" w16du:dateUtc="2026-04-23T14:38:00Z">
        <w:r w:rsidR="00C21B84">
          <w:rPr>
            <w:rFonts w:ascii="Consolas" w:hAnsi="Consolas"/>
            <w:b/>
            <w:color w:val="FFFFFF" w:themeColor="background1"/>
            <w:highlight w:val="red"/>
          </w:rPr>
          <w:t>伴奏</w:t>
        </w:r>
        <w:r w:rsidR="00C21B84">
          <w:rPr>
            <w:rFonts w:ascii="Consolas" w:hAnsi="Consolas"/>
            <w:b/>
            <w:color w:val="FFFFFF" w:themeColor="background1"/>
            <w:highlight w:val="red"/>
          </w:rPr>
          <w:t xml:space="preserve"> </w:t>
        </w:r>
      </w:ins>
      <w:ins w:id="1246" w:author="Z Richard" w:date="2026-04-23T16:52:00Z" w16du:dateUtc="2026-04-23T08:52:00Z">
        <w:r w:rsidR="00DE60FB" w:rsidRPr="00DE60FB">
          <w:rPr>
            <w:rFonts w:ascii="Consolas" w:hAnsi="Consolas"/>
            <w:b/>
            <w:color w:val="FFFFFF" w:themeColor="background1"/>
            <w:highlight w:val="red"/>
            <w:rPrChange w:id="1247" w:author="Z Richard" w:date="2026-04-23T16:52:00Z" w16du:dateUtc="2026-04-23T08:52:00Z">
              <w:rPr>
                <w:rFonts w:ascii="Consolas" w:hAnsi="Consolas"/>
                <w:b/>
                <w:color w:val="FFFFFF" w:themeColor="background1"/>
              </w:rPr>
            </w:rPrChange>
          </w:rPr>
          <w:t>Down</w:t>
        </w:r>
      </w:ins>
    </w:p>
    <w:p w14:paraId="51AB104D" w14:textId="77777777" w:rsidR="00DE60FB" w:rsidRPr="006B1197" w:rsidRDefault="00DE60FB">
      <w:pPr>
        <w:ind w:firstLineChars="0" w:firstLine="0"/>
        <w:rPr>
          <w:color w:val="FFFFFF" w:themeColor="background1"/>
          <w:rPrChange w:id="1248" w:author="Liao Kuo" w:date="2026-04-09T16:27:00Z">
            <w:rPr/>
          </w:rPrChange>
        </w:rPr>
        <w:pPrChange w:id="1249" w:author="Liao Kuo" w:date="2026-04-09T16:27:00Z">
          <w:pPr>
            <w:ind w:firstLine="440"/>
          </w:pPr>
        </w:pPrChange>
      </w:pPr>
    </w:p>
    <w:p w14:paraId="44C815BF" w14:textId="77777777" w:rsidR="00555047" w:rsidRDefault="002E5D19">
      <w:pPr>
        <w:pStyle w:val="ad"/>
        <w:spacing w:after="62"/>
      </w:pPr>
      <w:r>
        <w:rPr>
          <w:rFonts w:hint="eastAsia"/>
        </w:rPr>
        <w:t>Arthur</w:t>
      </w:r>
    </w:p>
    <w:p w14:paraId="4AF722C4" w14:textId="77777777" w:rsidR="00555047" w:rsidRDefault="002E5D19">
      <w:pPr>
        <w:ind w:firstLine="440"/>
      </w:pPr>
      <w:r>
        <w:t>Lancelot...</w:t>
      </w:r>
    </w:p>
    <w:p w14:paraId="05FDA601" w14:textId="77777777" w:rsidR="00555047" w:rsidRDefault="002E5D19">
      <w:pPr>
        <w:ind w:firstLine="440"/>
      </w:pPr>
      <w:r>
        <w:t>兰斯洛特</w:t>
      </w:r>
      <w:r>
        <w:t>……</w:t>
      </w:r>
    </w:p>
    <w:p w14:paraId="6ED61DF2" w14:textId="77777777" w:rsidR="00555047" w:rsidRDefault="00555047">
      <w:pPr>
        <w:ind w:firstLine="440"/>
      </w:pPr>
    </w:p>
    <w:p w14:paraId="2747C5DA" w14:textId="77777777" w:rsidR="00555047" w:rsidRDefault="002E5D19">
      <w:pPr>
        <w:pStyle w:val="ad"/>
        <w:spacing w:after="62"/>
      </w:pPr>
      <w:r>
        <w:rPr>
          <w:rFonts w:hint="eastAsia"/>
        </w:rPr>
        <w:t>Lancelot</w:t>
      </w:r>
    </w:p>
    <w:p w14:paraId="077DF645" w14:textId="77777777" w:rsidR="00555047" w:rsidRDefault="002E5D19">
      <w:pPr>
        <w:ind w:firstLine="440"/>
      </w:pPr>
      <w:r>
        <w:t>My liege...I...</w:t>
      </w:r>
    </w:p>
    <w:p w14:paraId="065D5FC8" w14:textId="77777777" w:rsidR="00555047" w:rsidRDefault="002E5D19">
      <w:pPr>
        <w:ind w:firstLine="440"/>
      </w:pPr>
      <w:r>
        <w:t>陛下</w:t>
      </w:r>
      <w:r>
        <w:t>……</w:t>
      </w:r>
      <w:r>
        <w:t>我</w:t>
      </w:r>
      <w:r>
        <w:t>……</w:t>
      </w:r>
    </w:p>
    <w:p w14:paraId="47301D4D" w14:textId="77777777" w:rsidR="00555047" w:rsidRDefault="00555047">
      <w:pPr>
        <w:ind w:firstLine="440"/>
      </w:pPr>
    </w:p>
    <w:p w14:paraId="1BE0DBCE" w14:textId="77777777" w:rsidR="00555047" w:rsidRDefault="002E5D19">
      <w:pPr>
        <w:pStyle w:val="ad"/>
        <w:spacing w:after="62"/>
      </w:pPr>
      <w:r>
        <w:rPr>
          <w:rFonts w:hint="eastAsia"/>
        </w:rPr>
        <w:t>Arthur</w:t>
      </w:r>
    </w:p>
    <w:p w14:paraId="1C5D3698" w14:textId="77777777" w:rsidR="00555047" w:rsidRDefault="002E5D19">
      <w:pPr>
        <w:ind w:firstLine="440"/>
      </w:pPr>
      <w:r>
        <w:rPr>
          <w:rFonts w:hint="eastAsia"/>
        </w:rPr>
        <w:t>Be at e</w:t>
      </w:r>
      <w:r>
        <w:t>ase. I know exactly what you have done...</w:t>
      </w:r>
    </w:p>
    <w:p w14:paraId="3F042702" w14:textId="77777777" w:rsidR="00555047" w:rsidRDefault="002E5D19">
      <w:pPr>
        <w:ind w:firstLine="440"/>
      </w:pPr>
      <w:r>
        <w:t>别紧张。我很清楚你都做了什么</w:t>
      </w:r>
      <w:r>
        <w:t>……</w:t>
      </w:r>
    </w:p>
    <w:p w14:paraId="1D593DA3" w14:textId="77777777" w:rsidR="00555047" w:rsidRDefault="00555047">
      <w:pPr>
        <w:ind w:firstLine="440"/>
      </w:pPr>
    </w:p>
    <w:p w14:paraId="039E5BC1" w14:textId="77777777" w:rsidR="00555047" w:rsidRDefault="002E5D19">
      <w:pPr>
        <w:pStyle w:val="ad"/>
        <w:spacing w:after="62"/>
      </w:pPr>
      <w:r>
        <w:rPr>
          <w:rFonts w:hint="eastAsia"/>
        </w:rPr>
        <w:t>Lancelot</w:t>
      </w:r>
    </w:p>
    <w:p w14:paraId="6D329DCD" w14:textId="77777777" w:rsidR="00555047" w:rsidRDefault="002E5D19">
      <w:pPr>
        <w:ind w:firstLine="440"/>
      </w:pPr>
      <w:r>
        <w:t xml:space="preserve">My liege...I </w:t>
      </w:r>
      <w:r>
        <w:rPr>
          <w:rFonts w:hint="eastAsia"/>
        </w:rPr>
        <w:t>willingly bear any</w:t>
      </w:r>
      <w:r>
        <w:t xml:space="preserve"> blame...</w:t>
      </w:r>
    </w:p>
    <w:p w14:paraId="49DCC57F" w14:textId="77777777" w:rsidR="00555047" w:rsidRDefault="002E5D19">
      <w:pPr>
        <w:ind w:firstLine="440"/>
      </w:pPr>
      <w:r>
        <w:t>陛下</w:t>
      </w:r>
      <w:r>
        <w:t xml:space="preserve">…… </w:t>
      </w:r>
      <w:r>
        <w:t>所有罪责，我愿一力承担</w:t>
      </w:r>
    </w:p>
    <w:p w14:paraId="35917513" w14:textId="77777777" w:rsidR="00555047" w:rsidRDefault="00555047">
      <w:pPr>
        <w:ind w:firstLine="440"/>
      </w:pPr>
    </w:p>
    <w:p w14:paraId="28452EDF" w14:textId="77777777" w:rsidR="00555047" w:rsidRDefault="002E5D19">
      <w:pPr>
        <w:pStyle w:val="ad"/>
        <w:spacing w:after="62"/>
      </w:pPr>
      <w:r>
        <w:rPr>
          <w:rFonts w:hint="eastAsia"/>
        </w:rPr>
        <w:t>Arthur</w:t>
      </w:r>
    </w:p>
    <w:p w14:paraId="0123FA1B" w14:textId="77777777" w:rsidR="00555047" w:rsidRDefault="002E5D19">
      <w:pPr>
        <w:ind w:firstLine="440"/>
      </w:pPr>
      <w:r>
        <w:t xml:space="preserve">And </w:t>
      </w:r>
      <w:r>
        <w:rPr>
          <w:rFonts w:hint="eastAsia"/>
        </w:rPr>
        <w:t>I</w:t>
      </w:r>
      <w:r>
        <w:t xml:space="preserve"> have decided</w:t>
      </w:r>
      <w:r>
        <w:rPr>
          <w:rFonts w:hint="eastAsia"/>
        </w:rPr>
        <w:t xml:space="preserve"> not blame you</w:t>
      </w:r>
      <w:r>
        <w:t>.</w:t>
      </w:r>
    </w:p>
    <w:p w14:paraId="5C3E9029" w14:textId="77777777" w:rsidR="00555047" w:rsidRDefault="002E5D19">
      <w:pPr>
        <w:ind w:firstLine="440"/>
      </w:pPr>
      <w:r>
        <w:t>而我决定，一概不予追究</w:t>
      </w:r>
    </w:p>
    <w:p w14:paraId="672D5121" w14:textId="77777777" w:rsidR="00555047" w:rsidRDefault="00555047">
      <w:pPr>
        <w:ind w:firstLine="440"/>
      </w:pPr>
    </w:p>
    <w:p w14:paraId="508E5B4B" w14:textId="77777777" w:rsidR="00555047" w:rsidRDefault="002E5D19">
      <w:pPr>
        <w:pStyle w:val="ad"/>
        <w:spacing w:after="62"/>
      </w:pPr>
      <w:r>
        <w:rPr>
          <w:rFonts w:hint="eastAsia"/>
        </w:rPr>
        <w:t>Lancelot</w:t>
      </w:r>
    </w:p>
    <w:p w14:paraId="00513334" w14:textId="77777777" w:rsidR="00555047" w:rsidRDefault="002E5D19">
      <w:pPr>
        <w:ind w:firstLine="440"/>
      </w:pPr>
      <w:r>
        <w:t>...Sire?</w:t>
      </w:r>
    </w:p>
    <w:p w14:paraId="4625F508" w14:textId="77777777" w:rsidR="00555047" w:rsidRDefault="002E5D19">
      <w:pPr>
        <w:ind w:firstLine="440"/>
      </w:pPr>
      <w:r>
        <w:t>……</w:t>
      </w:r>
      <w:r>
        <w:t>陛下？</w:t>
      </w:r>
    </w:p>
    <w:p w14:paraId="39361504" w14:textId="77777777" w:rsidR="00555047" w:rsidRDefault="00555047">
      <w:pPr>
        <w:ind w:firstLine="440"/>
      </w:pPr>
    </w:p>
    <w:p w14:paraId="6AD10BE6" w14:textId="77777777" w:rsidR="00555047" w:rsidRDefault="002E5D19">
      <w:pPr>
        <w:pStyle w:val="ad"/>
        <w:spacing w:after="62"/>
      </w:pPr>
      <w:r>
        <w:rPr>
          <w:rFonts w:hint="eastAsia"/>
        </w:rPr>
        <w:t>Arthur</w:t>
      </w:r>
    </w:p>
    <w:p w14:paraId="70C26166" w14:textId="77777777" w:rsidR="00555047" w:rsidRDefault="002E5D19">
      <w:pPr>
        <w:spacing w:afterLines="20" w:after="62"/>
        <w:ind w:firstLine="440"/>
      </w:pPr>
      <w:r>
        <w:t xml:space="preserve">From the bottom of my heart, Lancelot, I thank you for saving Guinevere. As for the Grail, I made a hard decision, but I should not suppose that everyone </w:t>
      </w:r>
      <w:r>
        <w:rPr>
          <w:rFonts w:hint="eastAsia"/>
        </w:rPr>
        <w:t>might</w:t>
      </w:r>
      <w:r>
        <w:t xml:space="preserve"> do the same.</w:t>
      </w:r>
    </w:p>
    <w:p w14:paraId="6C1F8727" w14:textId="77777777" w:rsidR="00555047" w:rsidRDefault="002E5D19">
      <w:pPr>
        <w:ind w:firstLine="440"/>
      </w:pPr>
      <w:r>
        <w:t>兰斯洛特，我打心底里感谢你救了桂妮薇儿的命。至于圣杯，我当初做了艰难的选择，但我不能强求所有人都和我一样。</w:t>
      </w:r>
    </w:p>
    <w:p w14:paraId="1090E22D" w14:textId="77777777" w:rsidR="00555047" w:rsidRDefault="00555047">
      <w:pPr>
        <w:ind w:firstLine="440"/>
      </w:pPr>
    </w:p>
    <w:p w14:paraId="21418754" w14:textId="77777777" w:rsidR="00555047" w:rsidRDefault="002E5D19">
      <w:pPr>
        <w:pStyle w:val="ad"/>
        <w:spacing w:after="62"/>
      </w:pPr>
      <w:r>
        <w:rPr>
          <w:rFonts w:hint="eastAsia"/>
        </w:rPr>
        <w:t>Lancelot</w:t>
      </w:r>
    </w:p>
    <w:p w14:paraId="69F17715" w14:textId="77777777" w:rsidR="00555047" w:rsidRDefault="002E5D19">
      <w:pPr>
        <w:ind w:firstLine="440"/>
      </w:pPr>
      <w:r>
        <w:t xml:space="preserve">...But I </w:t>
      </w:r>
      <w:r>
        <w:rPr>
          <w:rFonts w:hint="eastAsia"/>
        </w:rPr>
        <w:t>made a promise</w:t>
      </w:r>
      <w:r>
        <w:t>, Sire, and I broke my promise.</w:t>
      </w:r>
    </w:p>
    <w:p w14:paraId="6F724B19" w14:textId="77777777" w:rsidR="00555047" w:rsidRDefault="002E5D19">
      <w:pPr>
        <w:ind w:firstLine="440"/>
      </w:pPr>
      <w:r>
        <w:t xml:space="preserve">…… </w:t>
      </w:r>
      <w:r>
        <w:t>可我向您发过誓，陛下，我违背了誓言。</w:t>
      </w:r>
    </w:p>
    <w:p w14:paraId="0EB8028F" w14:textId="77777777" w:rsidR="00555047" w:rsidRDefault="00555047">
      <w:pPr>
        <w:ind w:firstLine="440"/>
      </w:pPr>
    </w:p>
    <w:p w14:paraId="4446E0D2" w14:textId="77777777" w:rsidR="00555047" w:rsidRDefault="002E5D19">
      <w:pPr>
        <w:pStyle w:val="ad"/>
        <w:spacing w:after="62"/>
      </w:pPr>
      <w:r>
        <w:rPr>
          <w:rFonts w:hint="eastAsia"/>
        </w:rPr>
        <w:t>Arthur</w:t>
      </w:r>
    </w:p>
    <w:p w14:paraId="6E2BACF5" w14:textId="77777777" w:rsidR="00555047" w:rsidRDefault="002E5D19">
      <w:pPr>
        <w:spacing w:afterLines="20" w:after="62" w:line="300" w:lineRule="exact"/>
        <w:ind w:firstLine="440"/>
      </w:pPr>
      <w:r>
        <w:rPr>
          <w:rStyle w:val="a4"/>
        </w:rPr>
        <w:t>（无奈的笑）</w:t>
      </w:r>
      <w:r>
        <w:t xml:space="preserve">It was a </w:t>
      </w:r>
      <w:r>
        <w:rPr>
          <w:rFonts w:hint="eastAsia"/>
        </w:rPr>
        <w:t>false</w:t>
      </w:r>
      <w:r>
        <w:t xml:space="preserve"> promise</w:t>
      </w:r>
      <w:r>
        <w:rPr>
          <w:rFonts w:hint="eastAsia"/>
        </w:rPr>
        <w:t>,</w:t>
      </w:r>
      <w:r>
        <w:t xml:space="preserve"> </w:t>
      </w:r>
      <w:r>
        <w:rPr>
          <w:rFonts w:hint="eastAsia"/>
        </w:rPr>
        <w:t>in truth</w:t>
      </w:r>
      <w:r>
        <w:t xml:space="preserve"> you </w:t>
      </w:r>
      <w:r>
        <w:rPr>
          <w:rFonts w:hint="eastAsia"/>
        </w:rPr>
        <w:t>have always been</w:t>
      </w:r>
      <w:r>
        <w:t xml:space="preserve"> </w:t>
      </w:r>
      <w:r>
        <w:rPr>
          <w:rFonts w:hint="eastAsia"/>
        </w:rPr>
        <w:t>loyal to</w:t>
      </w:r>
      <w:r>
        <w:t xml:space="preserve"> Guinevere and not </w:t>
      </w:r>
      <w:r>
        <w:rPr>
          <w:rFonts w:hint="eastAsia"/>
        </w:rPr>
        <w:t>me</w:t>
      </w:r>
      <w:r>
        <w:t xml:space="preserve">, </w:t>
      </w:r>
      <w:r>
        <w:rPr>
          <w:rFonts w:hint="eastAsia"/>
        </w:rPr>
        <w:t xml:space="preserve">am I </w:t>
      </w:r>
      <w:r>
        <w:t xml:space="preserve">right? </w:t>
      </w:r>
      <w:r>
        <w:rPr>
          <w:rFonts w:hint="eastAsia"/>
        </w:rPr>
        <w:t>It is s</w:t>
      </w:r>
      <w:r>
        <w:t xml:space="preserve">he </w:t>
      </w:r>
      <w:r>
        <w:rPr>
          <w:rFonts w:hint="eastAsia"/>
        </w:rPr>
        <w:t xml:space="preserve">who has </w:t>
      </w:r>
      <w:r>
        <w:t>your loyalty, and your heart.</w:t>
      </w:r>
    </w:p>
    <w:p w14:paraId="1C971696" w14:textId="77777777" w:rsidR="00555047" w:rsidRDefault="002E5D19">
      <w:pPr>
        <w:ind w:firstLine="440"/>
      </w:pPr>
      <w:r>
        <w:lastRenderedPageBreak/>
        <w:t>这誓言本就错了</w:t>
      </w:r>
      <w:r>
        <w:t xml:space="preserve"> </w:t>
      </w:r>
      <w:r>
        <w:rPr>
          <w:rFonts w:hint="eastAsia"/>
        </w:rPr>
        <w:t>——</w:t>
      </w:r>
      <w:r>
        <w:t xml:space="preserve"> </w:t>
      </w:r>
      <w:r>
        <w:t>因为你其实是桂妮薇儿的骑士，而非我的，不是吗？她本就该得到你的忠诚，还有你的心。</w:t>
      </w:r>
    </w:p>
    <w:p w14:paraId="6B4A3B67" w14:textId="77777777" w:rsidR="00555047" w:rsidRDefault="00555047">
      <w:pPr>
        <w:ind w:firstLine="440"/>
      </w:pPr>
    </w:p>
    <w:p w14:paraId="19D5C021" w14:textId="77777777" w:rsidR="00555047" w:rsidRDefault="002E5D19">
      <w:pPr>
        <w:pStyle w:val="ad"/>
        <w:spacing w:after="62"/>
      </w:pPr>
      <w:r>
        <w:rPr>
          <w:rFonts w:hint="eastAsia"/>
        </w:rPr>
        <w:t>Lancelot</w:t>
      </w:r>
    </w:p>
    <w:p w14:paraId="38386012" w14:textId="77777777" w:rsidR="00555047" w:rsidRDefault="002E5D19">
      <w:pPr>
        <w:ind w:firstLine="440"/>
      </w:pPr>
      <w:r>
        <w:t xml:space="preserve">I...I </w:t>
      </w:r>
      <w:r>
        <w:rPr>
          <w:rFonts w:hint="eastAsia"/>
        </w:rPr>
        <w:t>could not</w:t>
      </w:r>
      <w:r>
        <w:t xml:space="preserve"> stand by and let her </w:t>
      </w:r>
      <w:r>
        <w:rPr>
          <w:rFonts w:hint="eastAsia"/>
        </w:rPr>
        <w:t>face</w:t>
      </w:r>
      <w:r>
        <w:t xml:space="preserve"> danger</w:t>
      </w:r>
      <w:r>
        <w:rPr>
          <w:rFonts w:hint="eastAsia"/>
        </w:rPr>
        <w:t xml:space="preserve"> alone</w:t>
      </w:r>
      <w:r>
        <w:t>...</w:t>
      </w:r>
    </w:p>
    <w:p w14:paraId="65CA6136" w14:textId="77777777" w:rsidR="00555047" w:rsidRDefault="002E5D19">
      <w:pPr>
        <w:ind w:firstLine="440"/>
      </w:pPr>
      <w:r>
        <w:t>我</w:t>
      </w:r>
      <w:r>
        <w:t xml:space="preserve">…… </w:t>
      </w:r>
      <w:r>
        <w:t>我实在无法眼睁睁看着她身陷险境，独自承受。</w:t>
      </w:r>
    </w:p>
    <w:p w14:paraId="20004A2F" w14:textId="77777777" w:rsidR="00555047" w:rsidRDefault="00555047">
      <w:pPr>
        <w:ind w:firstLine="440"/>
      </w:pPr>
    </w:p>
    <w:p w14:paraId="462AA053" w14:textId="77777777" w:rsidR="00555047" w:rsidRDefault="002E5D19">
      <w:pPr>
        <w:pStyle w:val="ad"/>
        <w:spacing w:after="62"/>
      </w:pPr>
      <w:r>
        <w:rPr>
          <w:rFonts w:hint="eastAsia"/>
        </w:rPr>
        <w:t>Arthur</w:t>
      </w:r>
    </w:p>
    <w:p w14:paraId="6C557348" w14:textId="77777777" w:rsidR="00555047" w:rsidRDefault="002E5D19">
      <w:pPr>
        <w:spacing w:afterLines="20" w:after="62"/>
        <w:ind w:firstLine="440"/>
      </w:pPr>
      <w:r>
        <w:t xml:space="preserve">I understand...I really do. Go back to her, Lancelot, and be </w:t>
      </w:r>
      <w:r>
        <w:rPr>
          <w:rFonts w:hint="eastAsia"/>
        </w:rPr>
        <w:t>her</w:t>
      </w:r>
      <w:r>
        <w:t xml:space="preserve"> knight. </w:t>
      </w:r>
      <w:r>
        <w:rPr>
          <w:rFonts w:hint="eastAsia"/>
        </w:rPr>
        <w:t>But s</w:t>
      </w:r>
      <w:r>
        <w:t xml:space="preserve">till, we owe Camelot a future </w:t>
      </w:r>
      <w:r>
        <w:rPr>
          <w:rFonts w:hint="eastAsia"/>
        </w:rPr>
        <w:t>of</w:t>
      </w:r>
      <w:r>
        <w:t xml:space="preserve"> peace.</w:t>
      </w:r>
    </w:p>
    <w:p w14:paraId="253476E9" w14:textId="77777777" w:rsidR="00555047" w:rsidRDefault="002E5D19">
      <w:pPr>
        <w:ind w:firstLine="440"/>
      </w:pPr>
      <w:r>
        <w:t>我懂</w:t>
      </w:r>
      <w:r>
        <w:t xml:space="preserve">…… </w:t>
      </w:r>
      <w:r>
        <w:t>我真的明白。回到她身边吧，兰斯洛特，一如既往地做她的骑士。只是别忘了，我们还欠王国一个和平光明的未来。</w:t>
      </w:r>
    </w:p>
    <w:p w14:paraId="68C295E5" w14:textId="2F5C3B1C" w:rsidR="00555047" w:rsidRPr="006B1197" w:rsidRDefault="006B1197">
      <w:pPr>
        <w:ind w:firstLineChars="0" w:firstLine="0"/>
        <w:rPr>
          <w:color w:val="FFFFFF" w:themeColor="background1"/>
          <w:rPrChange w:id="1250" w:author="Liao Kuo" w:date="2026-04-09T16:29:00Z">
            <w:rPr/>
          </w:rPrChange>
        </w:rPr>
        <w:pPrChange w:id="1251" w:author="Liao Kuo" w:date="2026-04-09T16:29:00Z">
          <w:pPr>
            <w:ind w:firstLine="442"/>
          </w:pPr>
        </w:pPrChange>
      </w:pPr>
      <w:ins w:id="1252" w:author="Liao Kuo" w:date="2026-04-09T16:29:00Z">
        <w:r>
          <w:rPr>
            <w:rFonts w:ascii="Consolas" w:hAnsi="Consolas"/>
            <w:b/>
            <w:color w:val="000000" w:themeColor="text1"/>
            <w:highlight w:val="green"/>
          </w:rPr>
          <w:t>4 O</w:t>
        </w:r>
        <w:r>
          <w:rPr>
            <w:rFonts w:ascii="Consolas" w:hAnsi="Consolas" w:hint="eastAsia"/>
            <w:b/>
            <w:color w:val="000000" w:themeColor="text1"/>
            <w:highlight w:val="green"/>
          </w:rPr>
          <w:t>n</w:t>
        </w:r>
        <w:r>
          <w:rPr>
            <w:rFonts w:ascii="Consolas" w:hAnsi="Consolas"/>
            <w:b/>
            <w:color w:val="000000" w:themeColor="text1"/>
            <w:highlight w:val="green"/>
          </w:rPr>
          <w:t>,</w:t>
        </w:r>
      </w:ins>
      <w:ins w:id="1253" w:author="Z Richard" w:date="2026-04-23T16:53:00Z" w16du:dateUtc="2026-04-23T08:53:00Z">
        <w:r w:rsidR="00CF60FC">
          <w:rPr>
            <w:rFonts w:ascii="Consolas" w:hAnsi="Consolas" w:hint="eastAsia"/>
            <w:b/>
            <w:color w:val="000000" w:themeColor="text1"/>
            <w:highlight w:val="green"/>
          </w:rPr>
          <w:t xml:space="preserve"> </w:t>
        </w:r>
      </w:ins>
      <w:ins w:id="1254" w:author="Z Richard" w:date="2026-04-24T02:14:00Z" w16du:dateUtc="2026-04-23T18:14:00Z">
        <w:r w:rsidR="00565801">
          <w:rPr>
            <w:rFonts w:ascii="Consolas" w:hAnsi="Consolas" w:hint="eastAsia"/>
            <w:b/>
            <w:color w:val="000000" w:themeColor="text1"/>
            <w:highlight w:val="green"/>
          </w:rPr>
          <w:t>伴奏</w:t>
        </w:r>
        <w:r w:rsidR="00565801">
          <w:rPr>
            <w:rFonts w:ascii="Consolas" w:hAnsi="Consolas" w:hint="eastAsia"/>
            <w:b/>
            <w:color w:val="000000" w:themeColor="text1"/>
            <w:highlight w:val="green"/>
          </w:rPr>
          <w:t>Up</w:t>
        </w:r>
      </w:ins>
      <w:ins w:id="1255" w:author="Z Richard" w:date="2026-04-23T16:53:00Z" w16du:dateUtc="2026-04-23T08:53:00Z">
        <w:r w:rsidR="00CF60FC">
          <w:rPr>
            <w:rFonts w:ascii="Consolas" w:hAnsi="Consolas" w:hint="eastAsia"/>
            <w:b/>
            <w:color w:val="000000" w:themeColor="text1"/>
            <w:highlight w:val="green"/>
          </w:rPr>
          <w:t>,</w:t>
        </w:r>
      </w:ins>
      <w:ins w:id="1256" w:author="Liao Kuo" w:date="2026-04-09T16:29:00Z">
        <w:r w:rsidRPr="006B1197">
          <w:rPr>
            <w:rFonts w:ascii="Consolas" w:hAnsi="Consolas"/>
            <w:b/>
            <w:color w:val="FFFFFF" w:themeColor="background1"/>
            <w:highlight w:val="red"/>
            <w:rPrChange w:id="1257" w:author="Liao Kuo" w:date="2026-04-09T16:29:00Z">
              <w:rPr>
                <w:rFonts w:ascii="Consolas" w:hAnsi="Consolas"/>
                <w:b/>
                <w:color w:val="000000" w:themeColor="text1"/>
                <w:highlight w:val="green"/>
              </w:rPr>
            </w:rPrChange>
          </w:rPr>
          <w:t xml:space="preserve"> 1 2 Off</w:t>
        </w:r>
      </w:ins>
    </w:p>
    <w:p w14:paraId="0BFD5673" w14:textId="77777777" w:rsidR="00555047" w:rsidRDefault="002E5D19">
      <w:pPr>
        <w:pStyle w:val="a3"/>
      </w:pPr>
      <w:r>
        <w:t>[</w:t>
      </w:r>
      <w:r>
        <w:rPr>
          <w:rFonts w:hint="eastAsia"/>
        </w:rPr>
        <w:t xml:space="preserve"> </w:t>
      </w:r>
      <w:r>
        <w:t>Lancelot</w:t>
      </w:r>
      <w:r>
        <w:t>明白了</w:t>
      </w:r>
      <w:r>
        <w:t>Arthur</w:t>
      </w:r>
      <w:r>
        <w:t>的意思，他朝这位令他无比敬佩的君王深深行礼，迈着五味杂陈的步伐离去</w:t>
      </w:r>
      <w:r>
        <w:rPr>
          <w:rFonts w:hint="eastAsia"/>
        </w:rPr>
        <w:t>。</w:t>
      </w:r>
      <w:r>
        <w:t>一段心照不宣的对话让这场庆典笼罩上无比的阴云</w:t>
      </w:r>
      <w:r>
        <w:t xml:space="preserve"> </w:t>
      </w:r>
      <w:r>
        <w:rPr>
          <w:rFonts w:hint="eastAsia"/>
        </w:rPr>
        <w:t>]</w:t>
      </w:r>
    </w:p>
    <w:p w14:paraId="10EA2E9B" w14:textId="77777777" w:rsidR="00555047" w:rsidRDefault="00555047">
      <w:pPr>
        <w:ind w:firstLineChars="0" w:firstLine="0"/>
      </w:pPr>
    </w:p>
    <w:p w14:paraId="030AA5F6" w14:textId="77777777" w:rsidR="00555047" w:rsidRDefault="002E5D19">
      <w:pPr>
        <w:pStyle w:val="ad"/>
        <w:spacing w:after="62"/>
      </w:pPr>
      <w:r>
        <w:t>【</w:t>
      </w:r>
      <w:r>
        <w:t>the Evil dance break</w:t>
      </w:r>
      <w:r>
        <w:t>】</w:t>
      </w:r>
    </w:p>
    <w:p w14:paraId="4A8D83F1" w14:textId="77777777" w:rsidR="00555047" w:rsidRDefault="00555047">
      <w:pPr>
        <w:ind w:firstLineChars="0" w:firstLine="0"/>
      </w:pPr>
    </w:p>
    <w:p w14:paraId="320B8986" w14:textId="77777777" w:rsidR="00555047" w:rsidRDefault="002E5D19">
      <w:pPr>
        <w:pStyle w:val="a3"/>
      </w:pPr>
      <w:r>
        <w:rPr>
          <w:rFonts w:hint="eastAsia"/>
        </w:rPr>
        <w:t xml:space="preserve">[ </w:t>
      </w:r>
      <w:r>
        <w:t>也正是这时，期待这一切很久的</w:t>
      </w:r>
      <w:r>
        <w:t>Morgana</w:t>
      </w:r>
      <w:r>
        <w:t>悄然而至</w:t>
      </w:r>
      <w:r>
        <w:rPr>
          <w:rFonts w:hint="eastAsia"/>
        </w:rPr>
        <w:t xml:space="preserve"> </w:t>
      </w:r>
      <w:r>
        <w:t>]</w:t>
      </w:r>
    </w:p>
    <w:p w14:paraId="7FA7A368" w14:textId="77777777" w:rsidR="00555047" w:rsidRDefault="00555047">
      <w:pPr>
        <w:ind w:firstLine="440"/>
        <w:rPr>
          <w:highlight w:val="cyan"/>
        </w:rPr>
      </w:pPr>
    </w:p>
    <w:p w14:paraId="5D34C2CB" w14:textId="77777777" w:rsidR="00555047" w:rsidRPr="00FA7F6C" w:rsidRDefault="002E5D19">
      <w:pPr>
        <w:pStyle w:val="ad"/>
        <w:spacing w:after="62"/>
        <w:rPr>
          <w:rPrChange w:id="1258" w:author="Z Richard" w:date="2026-04-23T16:52:00Z" w16du:dateUtc="2026-04-23T08:52:00Z">
            <w:rPr>
              <w:highlight w:val="cyan"/>
            </w:rPr>
          </w:rPrChange>
        </w:rPr>
      </w:pPr>
      <w:r w:rsidRPr="00FA7F6C">
        <w:rPr>
          <w:rPrChange w:id="1259" w:author="Z Richard" w:date="2026-04-23T16:52:00Z" w16du:dateUtc="2026-04-23T08:52:00Z">
            <w:rPr>
              <w:highlight w:val="cyan"/>
            </w:rPr>
          </w:rPrChange>
        </w:rPr>
        <w:t>Morgana</w:t>
      </w:r>
    </w:p>
    <w:p w14:paraId="4C21C2E2" w14:textId="77777777" w:rsidR="00555047" w:rsidRPr="00FA7F6C" w:rsidRDefault="002E5D19">
      <w:pPr>
        <w:pStyle w:val="ae"/>
        <w:ind w:firstLine="440"/>
        <w:rPr>
          <w:rPrChange w:id="1260" w:author="Z Richard" w:date="2026-04-23T16:52:00Z" w16du:dateUtc="2026-04-23T08:52:00Z">
            <w:rPr>
              <w:highlight w:val="cyan"/>
            </w:rPr>
          </w:rPrChange>
        </w:rPr>
      </w:pPr>
      <w:r w:rsidRPr="00FA7F6C">
        <w:rPr>
          <w:rPrChange w:id="1261" w:author="Z Richard" w:date="2026-04-23T16:52:00Z" w16du:dateUtc="2026-04-23T08:52:00Z">
            <w:rPr>
              <w:highlight w:val="cyan"/>
            </w:rPr>
          </w:rPrChange>
        </w:rPr>
        <w:t>I say all the hate won abate.</w:t>
      </w:r>
    </w:p>
    <w:p w14:paraId="463E2979" w14:textId="77777777" w:rsidR="00555047" w:rsidRPr="00FA7F6C" w:rsidRDefault="002E5D19">
      <w:pPr>
        <w:pStyle w:val="ae"/>
        <w:ind w:firstLine="440"/>
        <w:rPr>
          <w:rPrChange w:id="1262" w:author="Z Richard" w:date="2026-04-23T16:52:00Z" w16du:dateUtc="2026-04-23T08:52:00Z">
            <w:rPr>
              <w:highlight w:val="cyan"/>
            </w:rPr>
          </w:rPrChange>
        </w:rPr>
      </w:pPr>
      <w:r w:rsidRPr="00FA7F6C">
        <w:rPr>
          <w:rFonts w:hint="eastAsia"/>
          <w:rPrChange w:id="1263" w:author="Z Richard" w:date="2026-04-23T16:52:00Z" w16du:dateUtc="2026-04-23T08:52:00Z">
            <w:rPr>
              <w:rFonts w:hint="eastAsia"/>
              <w:highlight w:val="cyan"/>
            </w:rPr>
          </w:rPrChange>
        </w:rPr>
        <w:t>都说仇恨终会消散</w:t>
      </w:r>
    </w:p>
    <w:p w14:paraId="59C9EAD6" w14:textId="77777777" w:rsidR="00555047" w:rsidRPr="00FA7F6C" w:rsidRDefault="002E5D19">
      <w:pPr>
        <w:pStyle w:val="ae"/>
        <w:ind w:firstLine="440"/>
        <w:rPr>
          <w:rPrChange w:id="1264" w:author="Z Richard" w:date="2026-04-23T16:52:00Z" w16du:dateUtc="2026-04-23T08:52:00Z">
            <w:rPr>
              <w:highlight w:val="cyan"/>
            </w:rPr>
          </w:rPrChange>
        </w:rPr>
      </w:pPr>
      <w:r w:rsidRPr="00FA7F6C">
        <w:rPr>
          <w:rPrChange w:id="1265" w:author="Z Richard" w:date="2026-04-23T16:52:00Z" w16du:dateUtc="2026-04-23T08:52:00Z">
            <w:rPr>
              <w:highlight w:val="cyan"/>
            </w:rPr>
          </w:rPrChange>
        </w:rPr>
        <w:t>But don't you see I got so elated.</w:t>
      </w:r>
    </w:p>
    <w:p w14:paraId="3242F274" w14:textId="77777777" w:rsidR="00555047" w:rsidRPr="00FA7F6C" w:rsidRDefault="002E5D19">
      <w:pPr>
        <w:pStyle w:val="ae"/>
        <w:ind w:firstLine="440"/>
        <w:rPr>
          <w:rPrChange w:id="1266" w:author="Z Richard" w:date="2026-04-23T16:52:00Z" w16du:dateUtc="2026-04-23T08:52:00Z">
            <w:rPr>
              <w:highlight w:val="cyan"/>
            </w:rPr>
          </w:rPrChange>
        </w:rPr>
      </w:pPr>
      <w:r w:rsidRPr="00FA7F6C">
        <w:rPr>
          <w:rFonts w:hint="eastAsia"/>
          <w:rPrChange w:id="1267" w:author="Z Richard" w:date="2026-04-23T16:52:00Z" w16du:dateUtc="2026-04-23T08:52:00Z">
            <w:rPr>
              <w:rFonts w:hint="eastAsia"/>
              <w:highlight w:val="cyan"/>
            </w:rPr>
          </w:rPrChange>
        </w:rPr>
        <w:t>可你们没看见吗？我满心狂喜</w:t>
      </w:r>
    </w:p>
    <w:p w14:paraId="4D5C1665" w14:textId="77777777" w:rsidR="00555047" w:rsidRPr="00FA7F6C" w:rsidRDefault="002E5D19">
      <w:pPr>
        <w:pStyle w:val="ae"/>
        <w:ind w:firstLine="440"/>
        <w:rPr>
          <w:rPrChange w:id="1268" w:author="Z Richard" w:date="2026-04-23T16:52:00Z" w16du:dateUtc="2026-04-23T08:52:00Z">
            <w:rPr>
              <w:highlight w:val="cyan"/>
            </w:rPr>
          </w:rPrChange>
        </w:rPr>
      </w:pPr>
      <w:r w:rsidRPr="00FA7F6C">
        <w:rPr>
          <w:rPrChange w:id="1269" w:author="Z Richard" w:date="2026-04-23T16:52:00Z" w16du:dateUtc="2026-04-23T08:52:00Z">
            <w:rPr>
              <w:highlight w:val="cyan"/>
            </w:rPr>
          </w:rPrChange>
        </w:rPr>
        <w:t>Crowned as Saint? No! Filled with pain!</w:t>
      </w:r>
    </w:p>
    <w:p w14:paraId="60D3FAC1" w14:textId="77777777" w:rsidR="00555047" w:rsidRPr="00FA7F6C" w:rsidRDefault="002E5D19">
      <w:pPr>
        <w:pStyle w:val="ae"/>
        <w:ind w:firstLine="440"/>
        <w:rPr>
          <w:rPrChange w:id="1270" w:author="Z Richard" w:date="2026-04-23T16:52:00Z" w16du:dateUtc="2026-04-23T08:52:00Z">
            <w:rPr>
              <w:highlight w:val="cyan"/>
            </w:rPr>
          </w:rPrChange>
        </w:rPr>
      </w:pPr>
      <w:r w:rsidRPr="00FA7F6C">
        <w:rPr>
          <w:rFonts w:hint="eastAsia"/>
          <w:rPrChange w:id="1271" w:author="Z Richard" w:date="2026-04-23T16:52:00Z" w16du:dateUtc="2026-04-23T08:52:00Z">
            <w:rPr>
              <w:rFonts w:hint="eastAsia"/>
              <w:highlight w:val="cyan"/>
            </w:rPr>
          </w:rPrChange>
        </w:rPr>
        <w:t>想被尊为圣人？别做梦了！你们只剩无尽痛苦！</w:t>
      </w:r>
    </w:p>
    <w:p w14:paraId="3F47A4B1" w14:textId="77777777" w:rsidR="00555047" w:rsidRPr="00FA7F6C" w:rsidRDefault="002E5D19">
      <w:pPr>
        <w:pStyle w:val="ae"/>
        <w:ind w:firstLine="440"/>
        <w:rPr>
          <w:rPrChange w:id="1272" w:author="Z Richard" w:date="2026-04-23T16:52:00Z" w16du:dateUtc="2026-04-23T08:52:00Z">
            <w:rPr>
              <w:highlight w:val="cyan"/>
            </w:rPr>
          </w:rPrChange>
        </w:rPr>
      </w:pPr>
      <w:r w:rsidRPr="00FA7F6C">
        <w:rPr>
          <w:rPrChange w:id="1273" w:author="Z Richard" w:date="2026-04-23T16:52:00Z" w16du:dateUtc="2026-04-23T08:52:00Z">
            <w:rPr>
              <w:highlight w:val="cyan"/>
            </w:rPr>
          </w:rPrChange>
        </w:rPr>
        <w:t>The smile would retain, I can't help to refrain.</w:t>
      </w:r>
    </w:p>
    <w:p w14:paraId="3A85E754" w14:textId="77777777" w:rsidR="00555047" w:rsidRPr="00FA7F6C" w:rsidRDefault="002E5D19">
      <w:pPr>
        <w:pStyle w:val="ae"/>
        <w:ind w:firstLine="440"/>
        <w:rPr>
          <w:rPrChange w:id="1274" w:author="Z Richard" w:date="2026-04-23T16:52:00Z" w16du:dateUtc="2026-04-23T08:52:00Z">
            <w:rPr>
              <w:highlight w:val="cyan"/>
            </w:rPr>
          </w:rPrChange>
        </w:rPr>
      </w:pPr>
      <w:r w:rsidRPr="00FA7F6C">
        <w:rPr>
          <w:rFonts w:hint="eastAsia"/>
          <w:rPrChange w:id="1275" w:author="Z Richard" w:date="2026-04-23T16:52:00Z" w16du:dateUtc="2026-04-23T08:52:00Z">
            <w:rPr>
              <w:rFonts w:hint="eastAsia"/>
              <w:highlight w:val="cyan"/>
            </w:rPr>
          </w:rPrChange>
        </w:rPr>
        <w:t>这笑容我实在藏不住，根本抑制不住啊</w:t>
      </w:r>
    </w:p>
    <w:p w14:paraId="3E0850DD" w14:textId="77777777" w:rsidR="00555047" w:rsidRPr="00FA7F6C" w:rsidRDefault="002E5D19">
      <w:pPr>
        <w:pStyle w:val="ae"/>
        <w:ind w:firstLine="440"/>
        <w:rPr>
          <w:rPrChange w:id="1276" w:author="Z Richard" w:date="2026-04-23T16:52:00Z" w16du:dateUtc="2026-04-23T08:52:00Z">
            <w:rPr>
              <w:highlight w:val="cyan"/>
            </w:rPr>
          </w:rPrChange>
        </w:rPr>
      </w:pPr>
      <w:r w:rsidRPr="00FA7F6C">
        <w:rPr>
          <w:rPrChange w:id="1277" w:author="Z Richard" w:date="2026-04-23T16:52:00Z" w16du:dateUtc="2026-04-23T08:52:00Z">
            <w:rPr>
              <w:highlight w:val="cyan"/>
            </w:rPr>
          </w:rPrChange>
        </w:rPr>
        <w:t>All my hate, all my pain, like father like son.</w:t>
      </w:r>
    </w:p>
    <w:p w14:paraId="601315D6" w14:textId="77777777" w:rsidR="00555047" w:rsidRPr="00FA7F6C" w:rsidRDefault="002E5D19">
      <w:pPr>
        <w:pStyle w:val="ae"/>
        <w:ind w:firstLine="440"/>
        <w:rPr>
          <w:rPrChange w:id="1278" w:author="Z Richard" w:date="2026-04-23T16:52:00Z" w16du:dateUtc="2026-04-23T08:52:00Z">
            <w:rPr>
              <w:highlight w:val="cyan"/>
            </w:rPr>
          </w:rPrChange>
        </w:rPr>
      </w:pPr>
      <w:r w:rsidRPr="00FA7F6C">
        <w:rPr>
          <w:rFonts w:hint="eastAsia"/>
          <w:rPrChange w:id="1279" w:author="Z Richard" w:date="2026-04-23T16:52:00Z" w16du:dateUtc="2026-04-23T08:52:00Z">
            <w:rPr>
              <w:rFonts w:hint="eastAsia"/>
              <w:highlight w:val="cyan"/>
            </w:rPr>
          </w:rPrChange>
        </w:rPr>
        <w:t>我所有的恨，所有的痛，都印证着</w:t>
      </w:r>
      <w:r w:rsidRPr="00FA7F6C">
        <w:rPr>
          <w:rPrChange w:id="1280" w:author="Z Richard" w:date="2026-04-23T16:52:00Z" w16du:dateUtc="2026-04-23T08:52:00Z">
            <w:rPr>
              <w:highlight w:val="cyan"/>
            </w:rPr>
          </w:rPrChange>
        </w:rPr>
        <w:t xml:space="preserve"> “</w:t>
      </w:r>
      <w:r w:rsidRPr="00FA7F6C">
        <w:rPr>
          <w:rFonts w:hint="eastAsia"/>
          <w:rPrChange w:id="1281" w:author="Z Richard" w:date="2026-04-23T16:52:00Z" w16du:dateUtc="2026-04-23T08:52:00Z">
            <w:rPr>
              <w:rFonts w:hint="eastAsia"/>
              <w:highlight w:val="cyan"/>
            </w:rPr>
          </w:rPrChange>
        </w:rPr>
        <w:t>有其父必有其子</w:t>
      </w:r>
      <w:r w:rsidRPr="00FA7F6C">
        <w:rPr>
          <w:rPrChange w:id="1282" w:author="Z Richard" w:date="2026-04-23T16:52:00Z" w16du:dateUtc="2026-04-23T08:52:00Z">
            <w:rPr>
              <w:highlight w:val="cyan"/>
            </w:rPr>
          </w:rPrChange>
        </w:rPr>
        <w:t>”</w:t>
      </w:r>
    </w:p>
    <w:p w14:paraId="57398DA1" w14:textId="77777777" w:rsidR="00555047" w:rsidRPr="00FA7F6C" w:rsidRDefault="002E5D19">
      <w:pPr>
        <w:pStyle w:val="ae"/>
        <w:ind w:firstLine="440"/>
        <w:rPr>
          <w:rPrChange w:id="1283" w:author="Z Richard" w:date="2026-04-23T16:52:00Z" w16du:dateUtc="2026-04-23T08:52:00Z">
            <w:rPr>
              <w:highlight w:val="cyan"/>
            </w:rPr>
          </w:rPrChange>
        </w:rPr>
      </w:pPr>
      <w:r w:rsidRPr="00FA7F6C">
        <w:rPr>
          <w:rPrChange w:id="1284" w:author="Z Richard" w:date="2026-04-23T16:52:00Z" w16du:dateUtc="2026-04-23T08:52:00Z">
            <w:rPr>
              <w:highlight w:val="cyan"/>
            </w:rPr>
          </w:rPrChange>
        </w:rPr>
        <w:t>Oh, one day you shall pay.</w:t>
      </w:r>
    </w:p>
    <w:p w14:paraId="55FB3FFD" w14:textId="77777777" w:rsidR="00555047" w:rsidRPr="00FA7F6C" w:rsidRDefault="002E5D19">
      <w:pPr>
        <w:pStyle w:val="ae"/>
        <w:ind w:firstLine="440"/>
        <w:rPr>
          <w:rPrChange w:id="1285" w:author="Z Richard" w:date="2026-04-23T16:52:00Z" w16du:dateUtc="2026-04-23T08:52:00Z">
            <w:rPr>
              <w:highlight w:val="cyan"/>
            </w:rPr>
          </w:rPrChange>
        </w:rPr>
      </w:pPr>
      <w:r w:rsidRPr="00FA7F6C">
        <w:rPr>
          <w:rFonts w:hint="eastAsia"/>
          <w:rPrChange w:id="1286" w:author="Z Richard" w:date="2026-04-23T16:52:00Z" w16du:dateUtc="2026-04-23T08:52:00Z">
            <w:rPr>
              <w:rFonts w:hint="eastAsia"/>
              <w:highlight w:val="cyan"/>
            </w:rPr>
          </w:rPrChange>
        </w:rPr>
        <w:t>总有一天，你们会付出代价</w:t>
      </w:r>
    </w:p>
    <w:p w14:paraId="22D2B955" w14:textId="77777777" w:rsidR="00555047" w:rsidRPr="00FA7F6C" w:rsidRDefault="002E5D19">
      <w:pPr>
        <w:pStyle w:val="ae"/>
        <w:ind w:firstLine="440"/>
        <w:rPr>
          <w:rPrChange w:id="1287" w:author="Z Richard" w:date="2026-04-23T16:52:00Z" w16du:dateUtc="2026-04-23T08:52:00Z">
            <w:rPr>
              <w:highlight w:val="cyan"/>
            </w:rPr>
          </w:rPrChange>
        </w:rPr>
      </w:pPr>
      <w:r w:rsidRPr="00FA7F6C">
        <w:rPr>
          <w:rPrChange w:id="1288" w:author="Z Richard" w:date="2026-04-23T16:52:00Z" w16du:dateUtc="2026-04-23T08:52:00Z">
            <w:rPr>
              <w:highlight w:val="cyan"/>
            </w:rPr>
          </w:rPrChange>
        </w:rPr>
        <w:t>You heir to the debt, in no days you shall pay.</w:t>
      </w:r>
    </w:p>
    <w:p w14:paraId="091CC55A" w14:textId="77777777" w:rsidR="00555047" w:rsidRPr="00FA7F6C" w:rsidRDefault="002E5D19">
      <w:pPr>
        <w:pStyle w:val="ae"/>
        <w:ind w:firstLine="440"/>
        <w:rPr>
          <w:rPrChange w:id="1289" w:author="Z Richard" w:date="2026-04-23T16:52:00Z" w16du:dateUtc="2026-04-23T08:52:00Z">
            <w:rPr>
              <w:highlight w:val="cyan"/>
            </w:rPr>
          </w:rPrChange>
        </w:rPr>
      </w:pPr>
      <w:r w:rsidRPr="00FA7F6C">
        <w:rPr>
          <w:rFonts w:hint="eastAsia"/>
          <w:rPrChange w:id="1290" w:author="Z Richard" w:date="2026-04-23T16:52:00Z" w16du:dateUtc="2026-04-23T08:52:00Z">
            <w:rPr>
              <w:rFonts w:hint="eastAsia"/>
              <w:highlight w:val="cyan"/>
            </w:rPr>
          </w:rPrChange>
        </w:rPr>
        <w:t>你这孽债的继承人，很快，很快就要偿还了！</w:t>
      </w:r>
    </w:p>
    <w:p w14:paraId="2FCBCE82" w14:textId="77777777" w:rsidR="00555047" w:rsidRDefault="00555047">
      <w:pPr>
        <w:ind w:firstLine="440"/>
      </w:pPr>
    </w:p>
    <w:p w14:paraId="38BE2FA3" w14:textId="77777777" w:rsidR="00555047" w:rsidRDefault="002E5D19">
      <w:pPr>
        <w:pStyle w:val="1"/>
        <w:spacing w:before="156" w:after="156"/>
      </w:pPr>
      <w:bookmarkStart w:id="1291" w:name="_Toc28415"/>
      <w:r>
        <w:rPr>
          <w:noProof/>
        </w:rPr>
        <w:lastRenderedPageBreak/>
        <w:drawing>
          <wp:anchor distT="0" distB="0" distL="114300" distR="114300" simplePos="0" relativeHeight="251658752" behindDoc="0" locked="0" layoutInCell="1" allowOverlap="1" wp14:anchorId="64C7CC69" wp14:editId="5FF9C2C4">
            <wp:simplePos x="0" y="0"/>
            <wp:positionH relativeFrom="column">
              <wp:posOffset>3024505</wp:posOffset>
            </wp:positionH>
            <wp:positionV relativeFrom="paragraph">
              <wp:posOffset>96520</wp:posOffset>
            </wp:positionV>
            <wp:extent cx="173990" cy="212725"/>
            <wp:effectExtent l="0" t="0" r="0" b="0"/>
            <wp:wrapNone/>
            <wp:docPr id="5" name="图片 5" descr="IMG_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3591"/>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0" y="0"/>
                      <a:ext cx="173990" cy="212725"/>
                    </a:xfrm>
                    <a:prstGeom prst="rect">
                      <a:avLst/>
                    </a:prstGeom>
                  </pic:spPr>
                </pic:pic>
              </a:graphicData>
            </a:graphic>
          </wp:anchor>
        </w:drawing>
      </w:r>
      <w:r>
        <w:rPr>
          <w:rFonts w:ascii="Dearest Friend lite" w:hAnsi="Dearest Friend lite" w:cs="Dearest Friend lite"/>
          <w:sz w:val="40"/>
          <w:szCs w:val="22"/>
        </w:rPr>
        <w:t>28</w:t>
      </w:r>
      <w:r>
        <w:t xml:space="preserve"> </w:t>
      </w:r>
      <w:r>
        <w:rPr>
          <w:rFonts w:hint="eastAsia"/>
        </w:rPr>
        <w:t xml:space="preserve"> </w:t>
      </w:r>
      <w:r>
        <w:t>Morgana</w:t>
      </w:r>
      <w:r>
        <w:rPr>
          <w:rFonts w:hint="eastAsia"/>
          <w:sz w:val="30"/>
          <w:szCs w:val="30"/>
        </w:rPr>
        <w:t xml:space="preserve"> </w:t>
      </w:r>
      <w:r>
        <w:t>s</w:t>
      </w:r>
      <w:r>
        <w:rPr>
          <w:rFonts w:hint="eastAsia"/>
        </w:rPr>
        <w:t xml:space="preserve"> B</w:t>
      </w:r>
      <w:r>
        <w:t>east</w:t>
      </w:r>
      <w:bookmarkEnd w:id="1291"/>
    </w:p>
    <w:p w14:paraId="362C833E" w14:textId="7B8ACE3F" w:rsidR="00B51CEB" w:rsidRDefault="00B51CEB">
      <w:pPr>
        <w:ind w:firstLineChars="0" w:firstLine="0"/>
        <w:rPr>
          <w:ins w:id="1292" w:author="Z Richard" w:date="2026-04-23T16:53:00Z" w16du:dateUtc="2026-04-23T08:53:00Z"/>
          <w:rFonts w:ascii="Consolas" w:hAnsi="Consolas"/>
          <w:b/>
          <w:color w:val="000000" w:themeColor="text1"/>
          <w:highlight w:val="green"/>
        </w:rPr>
      </w:pPr>
      <w:ins w:id="1293" w:author="Z Richard" w:date="2026-04-23T16:53:00Z" w16du:dateUtc="2026-04-23T08:53:00Z">
        <w:r>
          <w:rPr>
            <w:rFonts w:ascii="Consolas" w:hAnsi="Consolas" w:hint="eastAsia"/>
            <w:b/>
            <w:color w:val="215E99" w:themeColor="text2" w:themeTint="BF"/>
          </w:rPr>
          <w:t>Morgana (4)</w:t>
        </w:r>
        <w:r>
          <w:rPr>
            <w:rFonts w:ascii="Consolas" w:hAnsi="Consolas" w:hint="eastAsia"/>
            <w:b/>
            <w:color w:val="215E99" w:themeColor="text2" w:themeTint="BF"/>
          </w:rPr>
          <w:t>、</w:t>
        </w:r>
        <w:r>
          <w:rPr>
            <w:rFonts w:ascii="Consolas" w:hAnsi="Consolas" w:hint="eastAsia"/>
            <w:b/>
            <w:color w:val="215E99" w:themeColor="text2" w:themeTint="BF"/>
          </w:rPr>
          <w:t xml:space="preserve">Merlin (5) </w:t>
        </w:r>
        <w:r>
          <w:rPr>
            <w:rFonts w:ascii="Consolas" w:hAnsi="Consolas" w:hint="eastAsia"/>
            <w:b/>
            <w:color w:val="215E99" w:themeColor="text2" w:themeTint="BF"/>
          </w:rPr>
          <w:t>唱</w:t>
        </w:r>
      </w:ins>
    </w:p>
    <w:p w14:paraId="70A52249" w14:textId="37397F66" w:rsidR="00B51CEB" w:rsidRPr="00493FB8" w:rsidRDefault="00493FB8">
      <w:pPr>
        <w:ind w:firstLineChars="0" w:firstLine="0"/>
        <w:rPr>
          <w:ins w:id="1294" w:author="Z Richard" w:date="2026-04-23T16:53:00Z" w16du:dateUtc="2026-04-23T08:53:00Z"/>
          <w:rPrChange w:id="1295" w:author="Z Richard" w:date="2026-04-24T02:15:00Z" w16du:dateUtc="2026-04-23T18:15:00Z">
            <w:rPr>
              <w:ins w:id="1296" w:author="Z Richard" w:date="2026-04-23T16:53:00Z" w16du:dateUtc="2026-04-23T08:53:00Z"/>
              <w:rFonts w:ascii="Consolas" w:hAnsi="Consolas"/>
              <w:b/>
              <w:color w:val="000000" w:themeColor="text1"/>
              <w:highlight w:val="green"/>
            </w:rPr>
          </w:rPrChange>
        </w:rPr>
      </w:pPr>
      <w:ins w:id="1297" w:author="Z Richard" w:date="2026-04-24T02:15:00Z" w16du:dateUtc="2026-04-23T18:15:00Z">
        <w:r>
          <w:rPr>
            <w:rFonts w:ascii="Consolas" w:hAnsi="Consolas" w:hint="eastAsia"/>
            <w:b/>
            <w:highlight w:val="green"/>
          </w:rPr>
          <w:t>伴奏</w:t>
        </w:r>
        <w:r>
          <w:rPr>
            <w:rFonts w:ascii="Consolas" w:hAnsi="Consolas" w:hint="eastAsia"/>
            <w:b/>
            <w:highlight w:val="green"/>
          </w:rPr>
          <w:t xml:space="preserve">Up </w:t>
        </w:r>
        <w:r>
          <w:rPr>
            <w:rFonts w:ascii="Consolas" w:hAnsi="Consolas" w:hint="eastAsia"/>
            <w:b/>
            <w:highlight w:val="green"/>
          </w:rPr>
          <w:t>额外加</w:t>
        </w:r>
        <w:r>
          <w:rPr>
            <w:rFonts w:ascii="Consolas" w:hAnsi="Consolas" w:hint="eastAsia"/>
            <w:b/>
            <w:highlight w:val="green"/>
          </w:rPr>
          <w:t>1</w:t>
        </w:r>
        <w:r w:rsidRPr="00761E8A">
          <w:rPr>
            <w:rFonts w:ascii="Consolas" w:hAnsi="Consolas"/>
            <w:b/>
            <w:highlight w:val="green"/>
          </w:rPr>
          <w:t>db</w:t>
        </w:r>
      </w:ins>
    </w:p>
    <w:p w14:paraId="733654F5" w14:textId="4501C9BD" w:rsidR="00555047" w:rsidRPr="006B1197" w:rsidRDefault="006B1197">
      <w:pPr>
        <w:ind w:firstLineChars="0" w:firstLine="0"/>
        <w:rPr>
          <w:color w:val="FFFFFF" w:themeColor="background1"/>
          <w:rPrChange w:id="1298" w:author="Liao Kuo" w:date="2026-04-09T16:29:00Z">
            <w:rPr/>
          </w:rPrChange>
        </w:rPr>
        <w:pPrChange w:id="1299" w:author="Liao Kuo" w:date="2026-04-09T16:29:00Z">
          <w:pPr>
            <w:ind w:firstLine="442"/>
          </w:pPr>
        </w:pPrChange>
      </w:pPr>
      <w:ins w:id="1300" w:author="Liao Kuo" w:date="2026-04-09T16:29:00Z">
        <w:r>
          <w:rPr>
            <w:rFonts w:ascii="Consolas" w:hAnsi="Consolas"/>
            <w:b/>
            <w:color w:val="000000" w:themeColor="text1"/>
            <w:highlight w:val="green"/>
          </w:rPr>
          <w:t>5 On</w:t>
        </w:r>
      </w:ins>
      <w:ins w:id="1301" w:author="Liao Kuo" w:date="2026-04-09T16:30:00Z">
        <w:r>
          <w:rPr>
            <w:rFonts w:ascii="Consolas" w:hAnsi="Consolas"/>
            <w:b/>
            <w:color w:val="000000" w:themeColor="text1"/>
            <w:highlight w:val="green"/>
          </w:rPr>
          <w:t xml:space="preserve">, </w:t>
        </w:r>
        <w:r w:rsidRPr="006B1197">
          <w:rPr>
            <w:rFonts w:ascii="Consolas" w:hAnsi="Consolas"/>
            <w:b/>
            <w:color w:val="FFFFFF" w:themeColor="background1"/>
            <w:highlight w:val="red"/>
            <w:rPrChange w:id="1302" w:author="Liao Kuo" w:date="2026-04-09T16:30:00Z">
              <w:rPr>
                <w:rFonts w:ascii="Consolas" w:hAnsi="Consolas"/>
                <w:b/>
                <w:color w:val="000000" w:themeColor="text1"/>
                <w:highlight w:val="green"/>
              </w:rPr>
            </w:rPrChange>
          </w:rPr>
          <w:t>4 Off</w:t>
        </w:r>
      </w:ins>
    </w:p>
    <w:p w14:paraId="0666258E" w14:textId="77777777" w:rsidR="00555047" w:rsidRDefault="002E5D19">
      <w:pPr>
        <w:pStyle w:val="ad"/>
        <w:spacing w:after="62"/>
      </w:pPr>
      <w:r>
        <w:rPr>
          <w:rFonts w:hint="eastAsia"/>
        </w:rPr>
        <w:t>Merlin</w:t>
      </w:r>
    </w:p>
    <w:p w14:paraId="17BB7774" w14:textId="77777777" w:rsidR="00555047" w:rsidRDefault="002E5D19">
      <w:pPr>
        <w:pStyle w:val="ae"/>
        <w:ind w:firstLine="440"/>
      </w:pPr>
      <w:r>
        <w:t>See, there</w:t>
      </w:r>
      <w:r>
        <w:rPr>
          <w:rFonts w:hint="eastAsia"/>
        </w:rPr>
        <w:t xml:space="preserve"> a</w:t>
      </w:r>
      <w:r>
        <w:t>re two clods.</w:t>
      </w:r>
    </w:p>
    <w:p w14:paraId="0DE25FD5" w14:textId="77777777" w:rsidR="00555047" w:rsidRDefault="002E5D19">
      <w:pPr>
        <w:pStyle w:val="ae"/>
        <w:ind w:firstLine="440"/>
      </w:pPr>
      <w:r>
        <w:t>看，这里有两团泥土</w:t>
      </w:r>
    </w:p>
    <w:p w14:paraId="408314D1" w14:textId="77777777" w:rsidR="00555047" w:rsidRDefault="002E5D19">
      <w:pPr>
        <w:pStyle w:val="ae"/>
        <w:ind w:firstLine="440"/>
      </w:pPr>
      <w:r>
        <w:t>One turns to beast, the other turns to Gods.</w:t>
      </w:r>
    </w:p>
    <w:p w14:paraId="7FC276BB" w14:textId="77777777" w:rsidR="00555047" w:rsidRDefault="002E5D19">
      <w:pPr>
        <w:pStyle w:val="ae"/>
        <w:ind w:firstLine="440"/>
      </w:pPr>
      <w:r>
        <w:t>一团沦为兽，一团化为神</w:t>
      </w:r>
    </w:p>
    <w:p w14:paraId="6251D7D9" w14:textId="77777777" w:rsidR="00555047" w:rsidRDefault="002E5D19">
      <w:pPr>
        <w:pStyle w:val="ae"/>
        <w:ind w:firstLine="440"/>
      </w:pPr>
      <w:r>
        <w:t>Man, in between,</w:t>
      </w:r>
    </w:p>
    <w:p w14:paraId="78D279AB" w14:textId="77777777" w:rsidR="00555047" w:rsidRDefault="002E5D19">
      <w:pPr>
        <w:pStyle w:val="ae"/>
        <w:ind w:firstLine="440"/>
      </w:pPr>
      <w:r>
        <w:t>而人，便在这两者之间徘徊</w:t>
      </w:r>
    </w:p>
    <w:p w14:paraId="3D928D28" w14:textId="77777777" w:rsidR="00555047" w:rsidRDefault="002E5D19">
      <w:pPr>
        <w:pStyle w:val="ae"/>
        <w:ind w:firstLine="440"/>
      </w:pPr>
      <w:r>
        <w:t>Every choice to make, the scale tilts within.</w:t>
      </w:r>
    </w:p>
    <w:p w14:paraId="3A3E1112" w14:textId="77777777" w:rsidR="00555047" w:rsidRDefault="002E5D19">
      <w:pPr>
        <w:pStyle w:val="ae"/>
        <w:ind w:firstLine="440"/>
      </w:pPr>
      <w:r>
        <w:t>每一次抉择，内心的天平都会倾斜</w:t>
      </w:r>
    </w:p>
    <w:p w14:paraId="7A21BBB3" w14:textId="77777777" w:rsidR="00555047" w:rsidRDefault="002E5D19">
      <w:pPr>
        <w:pStyle w:val="ae"/>
        <w:ind w:firstLine="440"/>
      </w:pPr>
      <w:r>
        <w:t>Some reach towards the divine.</w:t>
      </w:r>
    </w:p>
    <w:p w14:paraId="7B2AABE6" w14:textId="77777777" w:rsidR="00555047" w:rsidRDefault="002E5D19">
      <w:pPr>
        <w:pStyle w:val="ae"/>
        <w:ind w:firstLine="440"/>
      </w:pPr>
      <w:r>
        <w:t>有人不断贴近神性，追寻光明，</w:t>
      </w:r>
    </w:p>
    <w:p w14:paraId="2F1189B9" w14:textId="77777777" w:rsidR="00555047" w:rsidRDefault="002E5D19">
      <w:pPr>
        <w:pStyle w:val="ae"/>
        <w:ind w:firstLine="440"/>
      </w:pPr>
      <w:r>
        <w:t>Some slip and fall, cross the line.</w:t>
      </w:r>
    </w:p>
    <w:p w14:paraId="4EDD38BA" w14:textId="77777777" w:rsidR="00555047" w:rsidRDefault="002E5D19">
      <w:pPr>
        <w:pStyle w:val="ae"/>
        <w:ind w:firstLine="440"/>
      </w:pPr>
      <w:r>
        <w:t>有人却失足坠落，越过道德的界限</w:t>
      </w:r>
    </w:p>
    <w:p w14:paraId="17D60C18" w14:textId="77777777" w:rsidR="00555047" w:rsidRDefault="002E5D19">
      <w:pPr>
        <w:pStyle w:val="ae"/>
        <w:ind w:firstLine="440"/>
      </w:pPr>
      <w:r>
        <w:t>Some with their gumptions to stall</w:t>
      </w:r>
    </w:p>
    <w:p w14:paraId="099AA401" w14:textId="77777777" w:rsidR="00555047" w:rsidRDefault="002E5D19">
      <w:pPr>
        <w:pStyle w:val="ae"/>
        <w:ind w:firstLine="440"/>
      </w:pPr>
      <w:r>
        <w:t>还有人凭着一丝残存的理智苦苦支撑</w:t>
      </w:r>
    </w:p>
    <w:p w14:paraId="0C925F15" w14:textId="77777777" w:rsidR="00555047" w:rsidRDefault="002E5D19">
      <w:pPr>
        <w:pStyle w:val="ae"/>
        <w:ind w:firstLine="440"/>
      </w:pPr>
      <w:r>
        <w:t>To answer to the beasts that call…</w:t>
      </w:r>
    </w:p>
    <w:p w14:paraId="66565C41" w14:textId="77777777" w:rsidR="00555047" w:rsidRDefault="002E5D19">
      <w:pPr>
        <w:pStyle w:val="ae"/>
        <w:ind w:firstLine="440"/>
      </w:pPr>
      <w:r>
        <w:t>只为抵抗内心那野兽的召唤</w:t>
      </w:r>
      <w:r>
        <w:t>……</w:t>
      </w:r>
    </w:p>
    <w:p w14:paraId="1A1E0939" w14:textId="77777777" w:rsidR="00555047" w:rsidRPr="006B1197" w:rsidRDefault="006B1197">
      <w:pPr>
        <w:ind w:firstLineChars="0" w:firstLine="0"/>
        <w:rPr>
          <w:color w:val="FFFFFF" w:themeColor="background1"/>
          <w:rPrChange w:id="1303" w:author="Liao Kuo" w:date="2026-04-09T16:30:00Z">
            <w:rPr/>
          </w:rPrChange>
        </w:rPr>
        <w:pPrChange w:id="1304" w:author="Liao Kuo" w:date="2026-04-09T16:30:00Z">
          <w:pPr>
            <w:ind w:firstLine="442"/>
          </w:pPr>
        </w:pPrChange>
      </w:pPr>
      <w:ins w:id="1305" w:author="Liao Kuo" w:date="2026-04-09T16:30:00Z">
        <w:r>
          <w:rPr>
            <w:rFonts w:ascii="Consolas" w:hAnsi="Consolas"/>
            <w:b/>
            <w:color w:val="000000" w:themeColor="text1"/>
            <w:highlight w:val="green"/>
          </w:rPr>
          <w:t>4 O</w:t>
        </w:r>
        <w:r>
          <w:rPr>
            <w:rFonts w:ascii="Consolas" w:hAnsi="Consolas" w:hint="eastAsia"/>
            <w:b/>
            <w:color w:val="000000" w:themeColor="text1"/>
            <w:highlight w:val="green"/>
          </w:rPr>
          <w:t>n</w:t>
        </w:r>
        <w:r>
          <w:rPr>
            <w:rFonts w:ascii="Consolas" w:hAnsi="Consolas"/>
            <w:b/>
            <w:color w:val="000000" w:themeColor="text1"/>
            <w:highlight w:val="green"/>
          </w:rPr>
          <w:t xml:space="preserve">, </w:t>
        </w:r>
        <w:r w:rsidRPr="006B1197">
          <w:rPr>
            <w:rFonts w:ascii="Consolas" w:hAnsi="Consolas"/>
            <w:b/>
            <w:color w:val="FFFFFF" w:themeColor="background1"/>
            <w:highlight w:val="red"/>
            <w:rPrChange w:id="1306" w:author="Liao Kuo" w:date="2026-04-09T16:30:00Z">
              <w:rPr>
                <w:rFonts w:ascii="Consolas" w:hAnsi="Consolas"/>
                <w:b/>
                <w:color w:val="000000" w:themeColor="text1"/>
                <w:highlight w:val="green"/>
              </w:rPr>
            </w:rPrChange>
          </w:rPr>
          <w:t>5 Off</w:t>
        </w:r>
      </w:ins>
    </w:p>
    <w:p w14:paraId="0D54A0DC" w14:textId="77777777" w:rsidR="00555047" w:rsidRDefault="002E5D19">
      <w:pPr>
        <w:pStyle w:val="ad"/>
        <w:spacing w:after="62"/>
      </w:pPr>
      <w:r>
        <w:rPr>
          <w:rFonts w:hint="eastAsia"/>
        </w:rPr>
        <w:t>Morgana</w:t>
      </w:r>
    </w:p>
    <w:p w14:paraId="02ABC089" w14:textId="77777777" w:rsidR="00555047" w:rsidRDefault="002E5D19">
      <w:pPr>
        <w:pStyle w:val="ae"/>
        <w:ind w:firstLine="440"/>
      </w:pPr>
      <w:r>
        <w:t>I heard the sound of steps</w:t>
      </w:r>
    </w:p>
    <w:p w14:paraId="12060C7B" w14:textId="77777777" w:rsidR="00555047" w:rsidRDefault="002E5D19">
      <w:pPr>
        <w:pStyle w:val="ae"/>
        <w:ind w:firstLine="440"/>
      </w:pPr>
      <w:r>
        <w:t>我听见脚步声响起</w:t>
      </w:r>
    </w:p>
    <w:p w14:paraId="0D1993D2" w14:textId="77777777" w:rsidR="00555047" w:rsidRDefault="002E5D19">
      <w:pPr>
        <w:pStyle w:val="ae"/>
        <w:ind w:firstLine="440"/>
      </w:pPr>
      <w:r>
        <w:t>Papa came back from the battle</w:t>
      </w:r>
    </w:p>
    <w:p w14:paraId="29488E32" w14:textId="77777777" w:rsidR="00555047" w:rsidRDefault="002E5D19">
      <w:pPr>
        <w:pStyle w:val="ae"/>
        <w:ind w:firstLine="440"/>
      </w:pPr>
      <w:r>
        <w:t>爸爸从战场上回来了</w:t>
      </w:r>
    </w:p>
    <w:p w14:paraId="5F83E2C3" w14:textId="77777777" w:rsidR="00555047" w:rsidRDefault="002E5D19">
      <w:pPr>
        <w:pStyle w:val="ae"/>
        <w:ind w:firstLine="440"/>
      </w:pPr>
      <w:r>
        <w:t>Mama dressed up so well tonight</w:t>
      </w:r>
    </w:p>
    <w:p w14:paraId="619F416F" w14:textId="77777777" w:rsidR="00555047" w:rsidRDefault="002E5D19">
      <w:pPr>
        <w:pStyle w:val="ae"/>
        <w:ind w:firstLine="440"/>
      </w:pPr>
      <w:r>
        <w:t>妈妈今晚精心梳妆打扮</w:t>
      </w:r>
    </w:p>
    <w:p w14:paraId="359E1D0F" w14:textId="77777777" w:rsidR="00555047" w:rsidRDefault="002E5D19">
      <w:pPr>
        <w:pStyle w:val="ae"/>
        <w:ind w:firstLine="440"/>
      </w:pPr>
      <w:r>
        <w:t>To welcome her hero.</w:t>
      </w:r>
    </w:p>
    <w:p w14:paraId="0DCDAB35" w14:textId="77777777" w:rsidR="00555047" w:rsidRDefault="002E5D19">
      <w:pPr>
        <w:pStyle w:val="ae"/>
        <w:ind w:firstLine="440"/>
      </w:pPr>
      <w:r>
        <w:t>要迎接她的英雄</w:t>
      </w:r>
    </w:p>
    <w:p w14:paraId="262DD32B" w14:textId="77777777" w:rsidR="00555047" w:rsidRDefault="00555047">
      <w:pPr>
        <w:pStyle w:val="ae"/>
        <w:ind w:firstLine="440"/>
      </w:pPr>
    </w:p>
    <w:p w14:paraId="470AD3F7" w14:textId="77777777" w:rsidR="00555047" w:rsidRDefault="002E5D19">
      <w:pPr>
        <w:pStyle w:val="ae"/>
        <w:ind w:firstLine="440"/>
      </w:pPr>
      <w:r>
        <w:t>He walked up in the dark</w:t>
      </w:r>
    </w:p>
    <w:p w14:paraId="05727F2E" w14:textId="77777777" w:rsidR="00555047" w:rsidRDefault="002E5D19">
      <w:pPr>
        <w:pStyle w:val="ae"/>
        <w:ind w:firstLine="440"/>
      </w:pPr>
      <w:r>
        <w:t>他在黑暗中走来</w:t>
      </w:r>
    </w:p>
    <w:p w14:paraId="1485B006" w14:textId="77777777" w:rsidR="00555047" w:rsidRDefault="002E5D19">
      <w:pPr>
        <w:pStyle w:val="ae"/>
        <w:ind w:firstLine="440"/>
      </w:pPr>
      <w:r>
        <w:t>Mama held out her arms</w:t>
      </w:r>
    </w:p>
    <w:p w14:paraId="67BEA560" w14:textId="77777777" w:rsidR="00555047" w:rsidRDefault="002E5D19">
      <w:pPr>
        <w:pStyle w:val="ae"/>
        <w:ind w:firstLine="440"/>
      </w:pPr>
      <w:r>
        <w:t>妈妈张开双臂奔向他</w:t>
      </w:r>
    </w:p>
    <w:p w14:paraId="17DB53DB" w14:textId="77777777" w:rsidR="00555047" w:rsidRDefault="002E5D19">
      <w:pPr>
        <w:pStyle w:val="ae"/>
        <w:ind w:firstLine="440"/>
      </w:pPr>
      <w:r>
        <w:t>Hope filled up in my eyes</w:t>
      </w:r>
    </w:p>
    <w:p w14:paraId="542CB553" w14:textId="77777777" w:rsidR="00555047" w:rsidRDefault="002E5D19">
      <w:pPr>
        <w:pStyle w:val="ae"/>
        <w:ind w:firstLine="440"/>
      </w:pPr>
      <w:r>
        <w:t>我眼中满是期待的光芒</w:t>
      </w:r>
    </w:p>
    <w:p w14:paraId="523516E7" w14:textId="77777777" w:rsidR="00555047" w:rsidRDefault="002E5D19">
      <w:pPr>
        <w:pStyle w:val="ae"/>
        <w:ind w:firstLine="440"/>
      </w:pPr>
      <w:r>
        <w:t>But I felt something wrong in my mind</w:t>
      </w:r>
    </w:p>
    <w:p w14:paraId="59BC8F62" w14:textId="77777777" w:rsidR="00555047" w:rsidRDefault="002E5D19">
      <w:pPr>
        <w:pStyle w:val="ae"/>
        <w:ind w:firstLine="440"/>
      </w:pPr>
      <w:r>
        <w:t>可心底却隐隐觉得不对劲</w:t>
      </w:r>
    </w:p>
    <w:p w14:paraId="31D578EC" w14:textId="77777777" w:rsidR="00555047" w:rsidRDefault="00555047">
      <w:pPr>
        <w:pStyle w:val="ae"/>
        <w:ind w:firstLine="440"/>
      </w:pPr>
    </w:p>
    <w:p w14:paraId="658CB2CD" w14:textId="77777777" w:rsidR="00555047" w:rsidRDefault="002E5D19">
      <w:pPr>
        <w:pStyle w:val="ae"/>
        <w:ind w:firstLine="440"/>
      </w:pPr>
      <w:r>
        <w:t>He took off his corselet</w:t>
      </w:r>
    </w:p>
    <w:p w14:paraId="61B43DBC" w14:textId="77777777" w:rsidR="00555047" w:rsidDel="00AB0A74" w:rsidRDefault="002E5D19">
      <w:pPr>
        <w:pStyle w:val="ae"/>
        <w:ind w:firstLine="440"/>
        <w:rPr>
          <w:del w:id="1307" w:author="Z Richard" w:date="2026-04-23T16:54:00Z" w16du:dateUtc="2026-04-23T08:54:00Z"/>
        </w:rPr>
      </w:pPr>
      <w:r>
        <w:lastRenderedPageBreak/>
        <w:t>他卸下胸甲</w:t>
      </w:r>
    </w:p>
    <w:p w14:paraId="5AB13847" w14:textId="77777777" w:rsidR="00555047" w:rsidRDefault="002E5D19">
      <w:pPr>
        <w:pStyle w:val="ae"/>
        <w:ind w:firstLine="440"/>
        <w:pPrChange w:id="1308" w:author="Z Richard" w:date="2026-04-23T16:54:00Z" w16du:dateUtc="2026-04-23T08:54:00Z">
          <w:pPr>
            <w:ind w:firstLine="440"/>
          </w:pPr>
        </w:pPrChange>
      </w:pPr>
      <w:del w:id="1309" w:author="Z Richard" w:date="2026-04-23T16:54:00Z" w16du:dateUtc="2026-04-23T08:54:00Z">
        <w:r w:rsidDel="001E2257">
          <w:br w:type="page"/>
        </w:r>
      </w:del>
    </w:p>
    <w:p w14:paraId="5BC8D39C" w14:textId="77777777" w:rsidR="00555047" w:rsidRDefault="002E5D19">
      <w:pPr>
        <w:pStyle w:val="ae"/>
        <w:ind w:firstLine="440"/>
      </w:pPr>
      <w:r>
        <w:t>Removed his helmet</w:t>
      </w:r>
    </w:p>
    <w:p w14:paraId="426ADD04" w14:textId="77777777" w:rsidR="00555047" w:rsidRDefault="002E5D19">
      <w:pPr>
        <w:pStyle w:val="ae"/>
        <w:ind w:firstLine="440"/>
      </w:pPr>
      <w:r>
        <w:t>摘下头盔</w:t>
      </w:r>
    </w:p>
    <w:p w14:paraId="18ADB806" w14:textId="77777777" w:rsidR="00555047" w:rsidRDefault="002E5D19">
      <w:pPr>
        <w:pStyle w:val="ae"/>
        <w:ind w:firstLine="440"/>
      </w:pPr>
      <w:r>
        <w:t>Right then I was so sure that it was not his face.</w:t>
      </w:r>
    </w:p>
    <w:p w14:paraId="5B79824A" w14:textId="77777777" w:rsidR="00555047" w:rsidRDefault="002E5D19">
      <w:pPr>
        <w:pStyle w:val="ae"/>
        <w:ind w:firstLine="440"/>
      </w:pPr>
      <w:r>
        <w:rPr>
          <w:rFonts w:hint="eastAsia"/>
        </w:rPr>
        <w:t>——</w:t>
      </w:r>
      <w:r>
        <w:t>那一刻我无比确定，那张脸，根本不是爸爸。</w:t>
      </w:r>
    </w:p>
    <w:p w14:paraId="5F882EFE" w14:textId="77777777" w:rsidR="00555047" w:rsidRDefault="00555047">
      <w:pPr>
        <w:pStyle w:val="ae"/>
        <w:ind w:firstLine="440"/>
      </w:pPr>
    </w:p>
    <w:p w14:paraId="067FA583" w14:textId="77777777" w:rsidR="00555047" w:rsidRDefault="002E5D19">
      <w:pPr>
        <w:pStyle w:val="ae"/>
        <w:ind w:firstLine="440"/>
      </w:pPr>
      <w:r>
        <w:t xml:space="preserve">I </w:t>
      </w:r>
      <w:proofErr w:type="spellStart"/>
      <w:r>
        <w:t>wanna</w:t>
      </w:r>
      <w:proofErr w:type="spellEnd"/>
      <w:r>
        <w:t xml:space="preserve"> cry out loud</w:t>
      </w:r>
    </w:p>
    <w:p w14:paraId="69FD40E5" w14:textId="77777777" w:rsidR="00555047" w:rsidRDefault="002E5D19">
      <w:pPr>
        <w:pStyle w:val="ae"/>
        <w:ind w:firstLine="440"/>
      </w:pPr>
      <w:r>
        <w:t>我想大声呼喊：</w:t>
      </w:r>
    </w:p>
    <w:p w14:paraId="33AF74C6" w14:textId="77777777" w:rsidR="00555047" w:rsidRDefault="002E5D19">
      <w:pPr>
        <w:pStyle w:val="ae"/>
        <w:ind w:firstLine="440"/>
      </w:pPr>
      <w:r>
        <w:t>Mama just go away now</w:t>
      </w:r>
    </w:p>
    <w:p w14:paraId="6D1F92C3" w14:textId="77777777" w:rsidR="00555047" w:rsidRDefault="002E5D19">
      <w:pPr>
        <w:pStyle w:val="ae"/>
        <w:ind w:firstLine="440"/>
      </w:pPr>
      <w:r>
        <w:t>妈妈，快跑！</w:t>
      </w:r>
    </w:p>
    <w:p w14:paraId="6F4E43F0" w14:textId="77777777" w:rsidR="00555047" w:rsidRDefault="002E5D19">
      <w:pPr>
        <w:pStyle w:val="ae"/>
        <w:ind w:firstLine="440"/>
      </w:pPr>
      <w:r>
        <w:t>This man is not Papa</w:t>
      </w:r>
    </w:p>
    <w:p w14:paraId="28914D31" w14:textId="77777777" w:rsidR="00555047" w:rsidRDefault="002E5D19">
      <w:pPr>
        <w:pStyle w:val="ae"/>
        <w:ind w:firstLine="440"/>
      </w:pPr>
      <w:r>
        <w:t>这个人不是爸爸！</w:t>
      </w:r>
    </w:p>
    <w:p w14:paraId="694B2624" w14:textId="77777777" w:rsidR="00555047" w:rsidRDefault="002E5D19">
      <w:pPr>
        <w:pStyle w:val="ae"/>
        <w:ind w:firstLine="440"/>
      </w:pPr>
      <w:r>
        <w:t>But I can’t make a sound</w:t>
      </w:r>
    </w:p>
    <w:p w14:paraId="03032F03" w14:textId="77777777" w:rsidR="00555047" w:rsidRDefault="002E5D19">
      <w:pPr>
        <w:pStyle w:val="ae"/>
        <w:ind w:firstLine="440"/>
      </w:pPr>
      <w:r>
        <w:t>可我却发不出一点声音</w:t>
      </w:r>
    </w:p>
    <w:p w14:paraId="2C2F4A34" w14:textId="77777777" w:rsidR="00555047" w:rsidRPr="006B1197" w:rsidRDefault="006B1197">
      <w:pPr>
        <w:ind w:firstLineChars="0" w:firstLine="0"/>
        <w:rPr>
          <w:color w:val="FFFFFF" w:themeColor="background1"/>
          <w:rPrChange w:id="1310" w:author="Liao Kuo" w:date="2026-04-09T16:30:00Z">
            <w:rPr/>
          </w:rPrChange>
        </w:rPr>
        <w:pPrChange w:id="1311" w:author="Liao Kuo" w:date="2026-04-09T16:30:00Z">
          <w:pPr>
            <w:ind w:firstLine="442"/>
          </w:pPr>
        </w:pPrChange>
      </w:pPr>
      <w:ins w:id="1312" w:author="Liao Kuo" w:date="2026-04-09T16:30:00Z">
        <w:r>
          <w:rPr>
            <w:rFonts w:ascii="Consolas" w:hAnsi="Consolas"/>
            <w:b/>
            <w:color w:val="000000" w:themeColor="text1"/>
            <w:highlight w:val="green"/>
          </w:rPr>
          <w:t>5 O</w:t>
        </w:r>
        <w:r>
          <w:rPr>
            <w:rFonts w:ascii="Consolas" w:hAnsi="Consolas" w:hint="eastAsia"/>
            <w:b/>
            <w:color w:val="000000" w:themeColor="text1"/>
            <w:highlight w:val="green"/>
          </w:rPr>
          <w:t>n</w:t>
        </w:r>
        <w:r>
          <w:rPr>
            <w:rFonts w:ascii="Consolas" w:hAnsi="Consolas"/>
            <w:b/>
            <w:color w:val="000000" w:themeColor="text1"/>
            <w:highlight w:val="green"/>
          </w:rPr>
          <w:t xml:space="preserve">, </w:t>
        </w:r>
        <w:r w:rsidRPr="006B1197">
          <w:rPr>
            <w:rFonts w:ascii="Consolas" w:hAnsi="Consolas"/>
            <w:b/>
            <w:color w:val="FFFFFF" w:themeColor="background1"/>
            <w:highlight w:val="red"/>
            <w:rPrChange w:id="1313" w:author="Liao Kuo" w:date="2026-04-09T16:30:00Z">
              <w:rPr>
                <w:rFonts w:ascii="Consolas" w:hAnsi="Consolas"/>
                <w:b/>
                <w:color w:val="000000" w:themeColor="text1"/>
                <w:highlight w:val="green"/>
              </w:rPr>
            </w:rPrChange>
          </w:rPr>
          <w:t>4 Off</w:t>
        </w:r>
      </w:ins>
    </w:p>
    <w:p w14:paraId="2D3E64A4" w14:textId="77777777" w:rsidR="00555047" w:rsidRDefault="002E5D19">
      <w:pPr>
        <w:pStyle w:val="ad"/>
        <w:spacing w:after="62"/>
      </w:pPr>
      <w:r>
        <w:rPr>
          <w:rFonts w:hint="eastAsia"/>
        </w:rPr>
        <w:t>Merlin</w:t>
      </w:r>
    </w:p>
    <w:p w14:paraId="4DA7B774" w14:textId="77777777" w:rsidR="00555047" w:rsidRDefault="002E5D19">
      <w:pPr>
        <w:pStyle w:val="ae"/>
        <w:ind w:firstLine="440"/>
      </w:pPr>
      <w:r>
        <w:t>See, here’s the beast, deep inside her heart the beast she feeds, snarling with the teeth.</w:t>
      </w:r>
    </w:p>
    <w:p w14:paraId="3635A8BF" w14:textId="77777777" w:rsidR="00555047" w:rsidRDefault="002E5D19">
      <w:pPr>
        <w:pStyle w:val="ae"/>
        <w:ind w:firstLine="440"/>
      </w:pPr>
      <w:r>
        <w:t>看吧，这便是她心中的野兽</w:t>
      </w:r>
      <w:r>
        <w:t xml:space="preserve"> </w:t>
      </w:r>
      <w:r>
        <w:rPr>
          <w:rFonts w:hint="eastAsia"/>
        </w:rPr>
        <w:t>——</w:t>
      </w:r>
      <w:r>
        <w:t xml:space="preserve"> </w:t>
      </w:r>
      <w:r>
        <w:t>她亲手喂养的野兽，正露齿咆哮</w:t>
      </w:r>
    </w:p>
    <w:p w14:paraId="4397656D" w14:textId="77777777" w:rsidR="00555047" w:rsidRDefault="002E5D19">
      <w:pPr>
        <w:pStyle w:val="ae"/>
        <w:ind w:firstLine="440"/>
      </w:pPr>
      <w:r>
        <w:t>Her pain has curdled to rage.</w:t>
      </w:r>
    </w:p>
    <w:p w14:paraId="221AEFB9" w14:textId="77777777" w:rsidR="00555047" w:rsidRDefault="002E5D19">
      <w:pPr>
        <w:pStyle w:val="ae"/>
        <w:ind w:firstLine="440"/>
      </w:pPr>
      <w:r>
        <w:t>她的痛苦早已凝结成暴怒</w:t>
      </w:r>
    </w:p>
    <w:p w14:paraId="7E6B5FF9" w14:textId="77777777" w:rsidR="00555047" w:rsidRDefault="002E5D19">
      <w:pPr>
        <w:pStyle w:val="ae"/>
        <w:ind w:firstLine="440"/>
      </w:pPr>
      <w:r>
        <w:t>She lost all mind and all grace.</w:t>
      </w:r>
    </w:p>
    <w:p w14:paraId="784DD681" w14:textId="77777777" w:rsidR="00555047" w:rsidRDefault="002E5D19">
      <w:pPr>
        <w:pStyle w:val="ae"/>
        <w:ind w:firstLine="440"/>
      </w:pPr>
      <w:r>
        <w:t>理智与体面早已被她抛诸脑后</w:t>
      </w:r>
    </w:p>
    <w:p w14:paraId="5D2B073A" w14:textId="77777777" w:rsidR="00555047" w:rsidRDefault="002E5D19">
      <w:pPr>
        <w:pStyle w:val="ae"/>
        <w:ind w:firstLine="440"/>
      </w:pPr>
      <w:r>
        <w:t>To Arthur she walks with a heart all stained.</w:t>
      </w:r>
    </w:p>
    <w:p w14:paraId="56C1195B" w14:textId="77777777" w:rsidR="00555047" w:rsidRDefault="002E5D19">
      <w:pPr>
        <w:pStyle w:val="ae"/>
        <w:ind w:firstLine="440"/>
      </w:pPr>
      <w:r>
        <w:t>如今她怀着一颗沾满污点的心，一步步走向亚瑟</w:t>
      </w:r>
      <w:r>
        <w:t>……</w:t>
      </w:r>
    </w:p>
    <w:p w14:paraId="48F6975E" w14:textId="21CE53D7" w:rsidR="00555047" w:rsidRPr="006B1197" w:rsidRDefault="006B1197">
      <w:pPr>
        <w:ind w:firstLineChars="0" w:firstLine="0"/>
        <w:rPr>
          <w:color w:val="FFFFFF" w:themeColor="background1"/>
          <w:rPrChange w:id="1314" w:author="Liao Kuo" w:date="2026-04-09T16:31:00Z">
            <w:rPr/>
          </w:rPrChange>
        </w:rPr>
        <w:pPrChange w:id="1315" w:author="Liao Kuo" w:date="2026-04-09T16:31:00Z">
          <w:pPr>
            <w:ind w:firstLine="442"/>
          </w:pPr>
        </w:pPrChange>
      </w:pPr>
      <w:ins w:id="1316" w:author="Liao Kuo" w:date="2026-04-09T16:31:00Z">
        <w:r>
          <w:rPr>
            <w:rFonts w:ascii="Consolas" w:hAnsi="Consolas"/>
            <w:b/>
            <w:color w:val="000000" w:themeColor="text1"/>
            <w:highlight w:val="green"/>
          </w:rPr>
          <w:t>1 2 O</w:t>
        </w:r>
        <w:r>
          <w:rPr>
            <w:rFonts w:ascii="Consolas" w:hAnsi="Consolas" w:hint="eastAsia"/>
            <w:b/>
            <w:color w:val="000000" w:themeColor="text1"/>
            <w:highlight w:val="green"/>
          </w:rPr>
          <w:t>n</w:t>
        </w:r>
        <w:r>
          <w:rPr>
            <w:rFonts w:ascii="Consolas" w:hAnsi="Consolas"/>
            <w:b/>
            <w:color w:val="000000" w:themeColor="text1"/>
            <w:highlight w:val="green"/>
          </w:rPr>
          <w:t xml:space="preserve">, </w:t>
        </w:r>
        <w:r w:rsidRPr="006B1197">
          <w:rPr>
            <w:rFonts w:ascii="Consolas" w:hAnsi="Consolas"/>
            <w:b/>
            <w:color w:val="FFFFFF" w:themeColor="background1"/>
            <w:highlight w:val="red"/>
            <w:rPrChange w:id="1317" w:author="Liao Kuo" w:date="2026-04-09T16:31:00Z">
              <w:rPr>
                <w:rFonts w:ascii="Consolas" w:hAnsi="Consolas"/>
                <w:b/>
                <w:color w:val="000000" w:themeColor="text1"/>
                <w:highlight w:val="green"/>
              </w:rPr>
            </w:rPrChange>
          </w:rPr>
          <w:t>5 Off</w:t>
        </w:r>
      </w:ins>
      <w:ins w:id="1318" w:author="Z Richard" w:date="2026-04-23T16:54:00Z" w16du:dateUtc="2026-04-23T08:54:00Z">
        <w:r w:rsidR="008C7F61" w:rsidRPr="0043183D">
          <w:rPr>
            <w:rFonts w:ascii="Consolas" w:hAnsi="Consolas" w:hint="eastAsia"/>
            <w:b/>
            <w:color w:val="FFFFFF" w:themeColor="background1"/>
            <w:highlight w:val="red"/>
          </w:rPr>
          <w:t xml:space="preserve">, </w:t>
        </w:r>
      </w:ins>
      <w:ins w:id="1319"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1320" w:author="Z Richard" w:date="2026-04-23T16:54:00Z" w16du:dateUtc="2026-04-23T08:54:00Z">
        <w:r w:rsidR="008C7F61" w:rsidRPr="0043183D">
          <w:rPr>
            <w:rFonts w:ascii="Consolas" w:hAnsi="Consolas" w:hint="eastAsia"/>
            <w:b/>
            <w:color w:val="FFFFFF" w:themeColor="background1"/>
            <w:highlight w:val="red"/>
          </w:rPr>
          <w:t>Down</w:t>
        </w:r>
        <w:r w:rsidR="008C7F61" w:rsidDel="006B1197">
          <w:t xml:space="preserve"> </w:t>
        </w:r>
      </w:ins>
      <w:del w:id="1321" w:author="Liao Kuo" w:date="2026-04-09T16:31:00Z">
        <w:r w:rsidR="002E5D19" w:rsidDel="006B1197">
          <w:br w:type="page"/>
        </w:r>
      </w:del>
    </w:p>
    <w:p w14:paraId="3719CCC9" w14:textId="77777777" w:rsidR="00555047" w:rsidRDefault="002E5D19">
      <w:pPr>
        <w:pStyle w:val="1"/>
        <w:spacing w:before="156" w:after="156"/>
      </w:pPr>
      <w:bookmarkStart w:id="1322" w:name="_Toc9853"/>
      <w:r>
        <w:rPr>
          <w:rFonts w:ascii="Dearest Friend lite" w:hAnsi="Dearest Friend lite" w:cs="Dearest Friend lite"/>
        </w:rPr>
        <w:lastRenderedPageBreak/>
        <w:t>28</w:t>
      </w:r>
      <w:r>
        <w:rPr>
          <w:rFonts w:cs="Grafik Text"/>
          <w:sz w:val="52"/>
          <w:szCs w:val="21"/>
        </w:rPr>
        <w:t>a</w:t>
      </w:r>
      <w:r>
        <w:rPr>
          <w:rFonts w:hint="eastAsia"/>
        </w:rPr>
        <w:t xml:space="preserve"> </w:t>
      </w:r>
      <w:r>
        <w:t>The heartbreaking truth</w:t>
      </w:r>
      <w:bookmarkEnd w:id="1322"/>
    </w:p>
    <w:p w14:paraId="7FEE260E" w14:textId="387E3DEF" w:rsidR="0095385C" w:rsidRDefault="00CA6208">
      <w:pPr>
        <w:ind w:firstLineChars="0" w:firstLine="0"/>
        <w:rPr>
          <w:ins w:id="1323" w:author="Z Richard" w:date="2026-04-23T16:54:00Z" w16du:dateUtc="2026-04-23T08:54:00Z"/>
          <w:rFonts w:ascii="Consolas" w:hAnsi="Consolas"/>
          <w:b/>
          <w:color w:val="000000" w:themeColor="text1"/>
          <w:highlight w:val="green"/>
        </w:rPr>
      </w:pPr>
      <w:ins w:id="1324" w:author="Z Richard" w:date="2026-04-23T16:54:00Z" w16du:dateUtc="2026-04-23T08:54:00Z">
        <w:r>
          <w:rPr>
            <w:rFonts w:ascii="Consolas" w:hAnsi="Consolas" w:hint="eastAsia"/>
            <w:b/>
            <w:color w:val="215E99" w:themeColor="text2" w:themeTint="BF"/>
          </w:rPr>
          <w:t>台词戏，涉及演员</w:t>
        </w:r>
        <w:r>
          <w:rPr>
            <w:rFonts w:ascii="Consolas" w:hAnsi="Consolas" w:hint="eastAsia"/>
            <w:b/>
            <w:color w:val="215E99" w:themeColor="text2" w:themeTint="BF"/>
          </w:rPr>
          <w:t xml:space="preserve"> Ar</w:t>
        </w:r>
      </w:ins>
      <w:ins w:id="1325" w:author="Z Richard" w:date="2026-04-23T16:55:00Z" w16du:dateUtc="2026-04-23T08:55:00Z">
        <w:r>
          <w:rPr>
            <w:rFonts w:ascii="Consolas" w:hAnsi="Consolas" w:hint="eastAsia"/>
            <w:b/>
            <w:color w:val="215E99" w:themeColor="text2" w:themeTint="BF"/>
          </w:rPr>
          <w:t>thur</w:t>
        </w:r>
      </w:ins>
      <w:ins w:id="1326" w:author="Z Richard" w:date="2026-04-23T16:54:00Z" w16du:dateUtc="2026-04-23T08:54:00Z">
        <w:r>
          <w:rPr>
            <w:rFonts w:ascii="Consolas" w:hAnsi="Consolas" w:hint="eastAsia"/>
            <w:b/>
            <w:color w:val="215E99" w:themeColor="text2" w:themeTint="BF"/>
          </w:rPr>
          <w:t xml:space="preserve"> (</w:t>
        </w:r>
      </w:ins>
      <w:ins w:id="1327" w:author="Z Richard" w:date="2026-04-23T16:55:00Z" w16du:dateUtc="2026-04-23T08:55:00Z">
        <w:r>
          <w:rPr>
            <w:rFonts w:ascii="Consolas" w:hAnsi="Consolas" w:hint="eastAsia"/>
            <w:b/>
            <w:color w:val="215E99" w:themeColor="text2" w:themeTint="BF"/>
          </w:rPr>
          <w:t>1</w:t>
        </w:r>
      </w:ins>
      <w:ins w:id="1328" w:author="Z Richard" w:date="2026-04-23T16:54:00Z" w16du:dateUtc="2026-04-23T08:54:00Z">
        <w:r>
          <w:rPr>
            <w:rFonts w:ascii="Consolas" w:hAnsi="Consolas" w:hint="eastAsia"/>
            <w:b/>
            <w:color w:val="215E99" w:themeColor="text2" w:themeTint="BF"/>
          </w:rPr>
          <w:t>)</w:t>
        </w:r>
        <w:r>
          <w:rPr>
            <w:rFonts w:ascii="Consolas" w:hAnsi="Consolas" w:hint="eastAsia"/>
            <w:b/>
            <w:color w:val="215E99" w:themeColor="text2" w:themeTint="BF"/>
          </w:rPr>
          <w:t>、</w:t>
        </w:r>
      </w:ins>
      <w:ins w:id="1329" w:author="Z Richard" w:date="2026-04-23T16:55:00Z" w16du:dateUtc="2026-04-23T08:55:00Z">
        <w:r>
          <w:rPr>
            <w:rFonts w:ascii="Consolas" w:hAnsi="Consolas" w:hint="eastAsia"/>
            <w:b/>
            <w:color w:val="215E99" w:themeColor="text2" w:themeTint="BF"/>
          </w:rPr>
          <w:t>Guinevere</w:t>
        </w:r>
      </w:ins>
      <w:ins w:id="1330" w:author="Z Richard" w:date="2026-04-23T16:54:00Z" w16du:dateUtc="2026-04-23T08:54:00Z">
        <w:r>
          <w:rPr>
            <w:rFonts w:ascii="Consolas" w:hAnsi="Consolas" w:hint="eastAsia"/>
            <w:b/>
            <w:color w:val="215E99" w:themeColor="text2" w:themeTint="BF"/>
          </w:rPr>
          <w:t xml:space="preserve"> (</w:t>
        </w:r>
      </w:ins>
      <w:ins w:id="1331" w:author="Z Richard" w:date="2026-04-23T16:55:00Z" w16du:dateUtc="2026-04-23T08:55:00Z">
        <w:r>
          <w:rPr>
            <w:rFonts w:ascii="Consolas" w:hAnsi="Consolas" w:hint="eastAsia"/>
            <w:b/>
            <w:color w:val="215E99" w:themeColor="text2" w:themeTint="BF"/>
          </w:rPr>
          <w:t>2</w:t>
        </w:r>
      </w:ins>
      <w:ins w:id="1332" w:author="Z Richard" w:date="2026-04-23T16:54:00Z" w16du:dateUtc="2026-04-23T08:54:00Z">
        <w:r>
          <w:rPr>
            <w:rFonts w:ascii="Consolas" w:hAnsi="Consolas" w:hint="eastAsia"/>
            <w:b/>
            <w:color w:val="215E99" w:themeColor="text2" w:themeTint="BF"/>
          </w:rPr>
          <w:t>)</w:t>
        </w:r>
      </w:ins>
    </w:p>
    <w:p w14:paraId="0B308473" w14:textId="77777777" w:rsidR="0095385C" w:rsidRDefault="0095385C">
      <w:pPr>
        <w:ind w:firstLineChars="0" w:firstLine="0"/>
        <w:rPr>
          <w:ins w:id="1333" w:author="Z Richard" w:date="2026-04-23T16:54:00Z" w16du:dateUtc="2026-04-23T08:54:00Z"/>
          <w:rFonts w:ascii="Consolas" w:hAnsi="Consolas"/>
          <w:b/>
          <w:color w:val="000000" w:themeColor="text1"/>
          <w:highlight w:val="green"/>
        </w:rPr>
      </w:pPr>
    </w:p>
    <w:p w14:paraId="73D21A7A" w14:textId="04E2C873" w:rsidR="00555047" w:rsidRPr="006B1197" w:rsidRDefault="006B1197">
      <w:pPr>
        <w:ind w:firstLineChars="0" w:firstLine="0"/>
        <w:rPr>
          <w:color w:val="FFFFFF" w:themeColor="background1"/>
          <w:rPrChange w:id="1334" w:author="Liao Kuo" w:date="2026-04-09T16:31:00Z">
            <w:rPr>
              <w:color w:val="494949"/>
              <w:sz w:val="22"/>
              <w:szCs w:val="22"/>
            </w:rPr>
          </w:rPrChange>
        </w:rPr>
        <w:pPrChange w:id="1335" w:author="Liao Kuo" w:date="2026-04-09T16:31:00Z">
          <w:pPr>
            <w:pStyle w:val="a7"/>
            <w:keepNext w:val="0"/>
            <w:keepLines w:val="0"/>
            <w:widowControl/>
            <w:spacing w:beforeAutospacing="0" w:afterAutospacing="0"/>
            <w:ind w:firstLine="482"/>
            <w:jc w:val="center"/>
          </w:pPr>
        </w:pPrChange>
      </w:pPr>
      <w:ins w:id="1336" w:author="Liao Kuo" w:date="2026-04-09T16:31:00Z">
        <w:r>
          <w:rPr>
            <w:rFonts w:ascii="Consolas" w:hAnsi="Consolas"/>
            <w:b/>
            <w:color w:val="000000" w:themeColor="text1"/>
            <w:highlight w:val="green"/>
          </w:rPr>
          <w:t>1 2 O</w:t>
        </w:r>
        <w:r>
          <w:rPr>
            <w:rFonts w:ascii="Consolas" w:hAnsi="Consolas" w:hint="eastAsia"/>
            <w:b/>
            <w:color w:val="000000" w:themeColor="text1"/>
            <w:highlight w:val="green"/>
          </w:rPr>
          <w:t>n</w:t>
        </w:r>
      </w:ins>
      <w:r w:rsidR="002E5D19">
        <w:rPr>
          <w:color w:val="494949"/>
          <w:szCs w:val="22"/>
        </w:rPr>
        <w:t> </w:t>
      </w:r>
    </w:p>
    <w:p w14:paraId="5E4EA3E5" w14:textId="77777777" w:rsidR="00555047" w:rsidRDefault="002E5D19">
      <w:pPr>
        <w:pStyle w:val="a3"/>
      </w:pPr>
      <w:r>
        <w:rPr>
          <w:rFonts w:hint="eastAsia"/>
        </w:rPr>
        <w:t>[Guinevere</w:t>
      </w:r>
      <w:r>
        <w:rPr>
          <w:rFonts w:hint="eastAsia"/>
        </w:rPr>
        <w:t>带着忧虑与疑惑缓缓步入幽暗的会客厅，直到望见</w:t>
      </w:r>
      <w:r>
        <w:rPr>
          <w:rFonts w:hint="eastAsia"/>
        </w:rPr>
        <w:t>Arthur</w:t>
      </w:r>
      <w:r>
        <w:rPr>
          <w:rFonts w:hint="eastAsia"/>
        </w:rPr>
        <w:t>孤独而落寞的背影隐匿在半片落日的阴影中</w:t>
      </w:r>
      <w:r>
        <w:rPr>
          <w:rFonts w:hint="eastAsia"/>
        </w:rPr>
        <w:t>]</w:t>
      </w:r>
    </w:p>
    <w:p w14:paraId="09F25F7D" w14:textId="77777777" w:rsidR="00555047" w:rsidRDefault="00555047">
      <w:pPr>
        <w:pStyle w:val="a7"/>
        <w:keepNext w:val="0"/>
        <w:keepLines w:val="0"/>
        <w:widowControl/>
        <w:spacing w:beforeAutospacing="0" w:afterAutospacing="0"/>
        <w:ind w:firstLine="440"/>
        <w:rPr>
          <w:color w:val="494949"/>
          <w:sz w:val="22"/>
          <w:szCs w:val="22"/>
        </w:rPr>
      </w:pPr>
    </w:p>
    <w:p w14:paraId="3245E2FA" w14:textId="77777777" w:rsidR="00555047" w:rsidRDefault="002E5D19">
      <w:pPr>
        <w:pStyle w:val="ad"/>
        <w:spacing w:after="62"/>
      </w:pPr>
      <w:r>
        <w:t>Guinevere</w:t>
      </w:r>
    </w:p>
    <w:p w14:paraId="3E215CDF" w14:textId="77777777" w:rsidR="00555047" w:rsidRDefault="002E5D19">
      <w:pPr>
        <w:ind w:firstLine="440"/>
      </w:pPr>
      <w:r>
        <w:t>Arthur? Sir Geraint brought your words to me that you have something to talk... Are you alright?</w:t>
      </w:r>
    </w:p>
    <w:p w14:paraId="20F4BEDD" w14:textId="77777777" w:rsidR="00555047" w:rsidRDefault="002E5D19">
      <w:pPr>
        <w:ind w:firstLine="440"/>
      </w:pPr>
      <w:r>
        <w:t>亚瑟？杰兰特爵士传话说你有事要同我谈</w:t>
      </w:r>
      <w:r>
        <w:t xml:space="preserve">…… </w:t>
      </w:r>
      <w:r>
        <w:t>你还好吗？</w:t>
      </w:r>
    </w:p>
    <w:p w14:paraId="684AF4AE" w14:textId="77777777" w:rsidR="00555047" w:rsidRDefault="00555047">
      <w:pPr>
        <w:pStyle w:val="a7"/>
        <w:keepNext w:val="0"/>
        <w:keepLines w:val="0"/>
        <w:widowControl/>
        <w:spacing w:beforeAutospacing="0" w:afterAutospacing="0"/>
        <w:ind w:firstLine="440"/>
        <w:rPr>
          <w:color w:val="494949"/>
          <w:sz w:val="22"/>
          <w:szCs w:val="22"/>
        </w:rPr>
      </w:pPr>
    </w:p>
    <w:p w14:paraId="1E99B398" w14:textId="77777777" w:rsidR="00555047" w:rsidRDefault="002E5D19">
      <w:pPr>
        <w:pStyle w:val="ad"/>
        <w:spacing w:after="62"/>
      </w:pPr>
      <w:r>
        <w:t>Arthur</w:t>
      </w:r>
    </w:p>
    <w:p w14:paraId="098B95C7" w14:textId="77777777" w:rsidR="00555047" w:rsidRDefault="002E5D19">
      <w:pPr>
        <w:ind w:firstLine="440"/>
      </w:pPr>
      <w:r>
        <w:t>...Talk me down if it pleases you, my one and only love, are you feeling happy now?</w:t>
      </w:r>
    </w:p>
    <w:p w14:paraId="4AFDB8AD" w14:textId="77777777" w:rsidR="00555047" w:rsidRDefault="002E5D19">
      <w:pPr>
        <w:ind w:firstLine="440"/>
      </w:pPr>
      <w:r>
        <w:t xml:space="preserve">…… </w:t>
      </w:r>
      <w:r>
        <w:t>我心爱的，如果你愿意的话，请告诉我：你现在</w:t>
      </w:r>
      <w:r>
        <w:t xml:space="preserve">…… </w:t>
      </w:r>
      <w:r>
        <w:t>过得快活吗？</w:t>
      </w:r>
    </w:p>
    <w:p w14:paraId="02A2A655" w14:textId="77777777" w:rsidR="00555047" w:rsidRDefault="00555047">
      <w:pPr>
        <w:pStyle w:val="a7"/>
        <w:keepNext w:val="0"/>
        <w:keepLines w:val="0"/>
        <w:widowControl/>
        <w:spacing w:beforeAutospacing="0" w:afterAutospacing="0"/>
        <w:ind w:firstLine="440"/>
        <w:rPr>
          <w:color w:val="494949"/>
          <w:sz w:val="22"/>
          <w:szCs w:val="22"/>
        </w:rPr>
      </w:pPr>
    </w:p>
    <w:p w14:paraId="34D3CA6B" w14:textId="77777777" w:rsidR="00555047" w:rsidRDefault="002E5D19">
      <w:pPr>
        <w:pStyle w:val="ad"/>
        <w:spacing w:after="62"/>
      </w:pPr>
      <w:r>
        <w:t>Guinevere</w:t>
      </w:r>
    </w:p>
    <w:p w14:paraId="3C0945E9" w14:textId="77777777" w:rsidR="00555047" w:rsidRDefault="002E5D19">
      <w:pPr>
        <w:ind w:firstLine="440"/>
      </w:pPr>
      <w:r>
        <w:t>Why is there nothing but sorrow in your voice, my King?</w:t>
      </w:r>
    </w:p>
    <w:p w14:paraId="4ACBE0B9" w14:textId="77777777" w:rsidR="00555047" w:rsidRDefault="002E5D19">
      <w:pPr>
        <w:ind w:firstLine="440"/>
      </w:pPr>
      <w:r>
        <w:t>陛下，你的声音里为何只有无尽的悲伤？</w:t>
      </w:r>
    </w:p>
    <w:p w14:paraId="0A78F453" w14:textId="77777777" w:rsidR="00555047" w:rsidRDefault="00555047">
      <w:pPr>
        <w:pStyle w:val="a7"/>
        <w:keepNext w:val="0"/>
        <w:keepLines w:val="0"/>
        <w:widowControl/>
        <w:spacing w:beforeAutospacing="0" w:afterAutospacing="0"/>
        <w:ind w:firstLine="440"/>
        <w:rPr>
          <w:color w:val="494949"/>
          <w:sz w:val="22"/>
          <w:szCs w:val="22"/>
        </w:rPr>
      </w:pPr>
    </w:p>
    <w:p w14:paraId="5D41C2D5" w14:textId="77777777" w:rsidR="00555047" w:rsidRDefault="002E5D19">
      <w:pPr>
        <w:pStyle w:val="a3"/>
      </w:pPr>
      <w:r>
        <w:rPr>
          <w:rFonts w:hint="eastAsia"/>
        </w:rPr>
        <w:t>[Arthur</w:t>
      </w:r>
      <w:r>
        <w:rPr>
          <w:rFonts w:hint="eastAsia"/>
        </w:rPr>
        <w:t>深吸一口气，终于转过身来，眼中带着令人只一眼望去便仿佛会被吞没窒息的绝望</w:t>
      </w:r>
      <w:r>
        <w:rPr>
          <w:rFonts w:hint="eastAsia"/>
        </w:rPr>
        <w:t>]</w:t>
      </w:r>
    </w:p>
    <w:p w14:paraId="3EDC4570" w14:textId="77777777" w:rsidR="00555047" w:rsidRDefault="00555047">
      <w:pPr>
        <w:pStyle w:val="a7"/>
        <w:keepNext w:val="0"/>
        <w:keepLines w:val="0"/>
        <w:widowControl/>
        <w:spacing w:beforeAutospacing="0" w:afterAutospacing="0"/>
        <w:ind w:firstLine="440"/>
        <w:rPr>
          <w:color w:val="494949"/>
          <w:sz w:val="22"/>
          <w:szCs w:val="22"/>
        </w:rPr>
      </w:pPr>
    </w:p>
    <w:p w14:paraId="2360AE49" w14:textId="77777777" w:rsidR="00555047" w:rsidRDefault="002E5D19">
      <w:pPr>
        <w:pStyle w:val="ad"/>
        <w:spacing w:after="62"/>
      </w:pPr>
      <w:r>
        <w:t>Arthur</w:t>
      </w:r>
    </w:p>
    <w:p w14:paraId="4F0ADCC4" w14:textId="77777777" w:rsidR="00555047" w:rsidRDefault="002E5D19">
      <w:pPr>
        <w:ind w:firstLine="440"/>
      </w:pPr>
      <w:r>
        <w:t>...Talk me down if it would please you, Guinevere. It's not the idle gossip of the court—no, I do not care for that. But I am not blind to the way you look at Lancelot, and the way he looks back...</w:t>
      </w:r>
    </w:p>
    <w:p w14:paraId="6EC43885" w14:textId="77777777" w:rsidR="00555047" w:rsidRDefault="002E5D19">
      <w:pPr>
        <w:ind w:firstLine="440"/>
      </w:pPr>
      <w:r>
        <w:t xml:space="preserve">…… </w:t>
      </w:r>
      <w:r>
        <w:t>桂妮薇儿，若你愿意的话，把真相告诉我吧。我在意的从不是宫廷里的闲言碎语</w:t>
      </w:r>
      <w:r>
        <w:t>——</w:t>
      </w:r>
      <w:r>
        <w:t>那些话我根本不屑一顾。可我并非眼盲，我能看到你望向兰斯洛特的眼神，还有他回望你的模样</w:t>
      </w:r>
      <w:r>
        <w:t>……</w:t>
      </w:r>
    </w:p>
    <w:p w14:paraId="78B9470A" w14:textId="77777777" w:rsidR="00555047" w:rsidRDefault="00555047">
      <w:pPr>
        <w:pStyle w:val="a7"/>
        <w:keepNext w:val="0"/>
        <w:keepLines w:val="0"/>
        <w:widowControl/>
        <w:spacing w:beforeAutospacing="0" w:afterAutospacing="0"/>
        <w:ind w:firstLine="440"/>
        <w:rPr>
          <w:color w:val="494949"/>
          <w:sz w:val="22"/>
          <w:szCs w:val="22"/>
        </w:rPr>
      </w:pPr>
    </w:p>
    <w:p w14:paraId="76E74D3B" w14:textId="77777777" w:rsidR="00555047" w:rsidRDefault="002E5D19">
      <w:pPr>
        <w:pStyle w:val="a3"/>
      </w:pPr>
      <w:r>
        <w:rPr>
          <w:rFonts w:hint="eastAsia"/>
        </w:rPr>
        <w:t>[Guinevere</w:t>
      </w:r>
      <w:r>
        <w:rPr>
          <w:rFonts w:hint="eastAsia"/>
        </w:rPr>
        <w:t>下意识地躲开了</w:t>
      </w:r>
      <w:r>
        <w:rPr>
          <w:rFonts w:hint="eastAsia"/>
        </w:rPr>
        <w:t>Arthur</w:t>
      </w:r>
      <w:r>
        <w:rPr>
          <w:rFonts w:hint="eastAsia"/>
        </w:rPr>
        <w:t>的目光</w:t>
      </w:r>
      <w:r>
        <w:rPr>
          <w:rFonts w:hint="eastAsia"/>
        </w:rPr>
        <w:t>]</w:t>
      </w:r>
    </w:p>
    <w:p w14:paraId="228AC15A" w14:textId="77777777" w:rsidR="00555047" w:rsidRDefault="00555047">
      <w:pPr>
        <w:pStyle w:val="a7"/>
        <w:keepNext w:val="0"/>
        <w:keepLines w:val="0"/>
        <w:widowControl/>
        <w:spacing w:beforeAutospacing="0" w:afterAutospacing="0"/>
        <w:ind w:firstLine="440"/>
        <w:rPr>
          <w:color w:val="494949"/>
          <w:sz w:val="22"/>
          <w:szCs w:val="22"/>
        </w:rPr>
      </w:pPr>
    </w:p>
    <w:p w14:paraId="40286958" w14:textId="77777777" w:rsidR="00555047" w:rsidRDefault="002E5D19">
      <w:pPr>
        <w:pStyle w:val="ad"/>
        <w:spacing w:after="62"/>
      </w:pPr>
      <w:r>
        <w:lastRenderedPageBreak/>
        <w:t>Arthur</w:t>
      </w:r>
    </w:p>
    <w:p w14:paraId="695E3207" w14:textId="77777777" w:rsidR="00555047" w:rsidRDefault="002E5D19">
      <w:pPr>
        <w:ind w:firstLine="440"/>
      </w:pPr>
      <w:r>
        <w:t>...I have tried to ignore it. Tried to tell myself that I was being foolish, that a king’s mind should not dwell on such shadows... How I wish you would unveil such shades... Talk me down, please, my lady, for the sake of what we once were, have you given your heart to the man... other than me?</w:t>
      </w:r>
    </w:p>
    <w:p w14:paraId="5DB2274F" w14:textId="77777777" w:rsidR="00555047" w:rsidRDefault="002E5D19">
      <w:pPr>
        <w:ind w:firstLine="440"/>
      </w:pPr>
      <w:r>
        <w:t>……</w:t>
      </w:r>
      <w:r>
        <w:t>我曾拼命想要视而不见，一遍遍告诉自己是我太傻，告诉自己身为国王，不该总沉湎于这般阴翳的猜忌</w:t>
      </w:r>
      <w:r>
        <w:t xml:space="preserve">…… </w:t>
      </w:r>
      <w:r>
        <w:t>我多希望你能为我拨开这层迷雾</w:t>
      </w:r>
      <w:r>
        <w:t xml:space="preserve">…… </w:t>
      </w:r>
      <w:r>
        <w:t>求你了，我的爱人，看在我们过往的情分上告诉我实情：你是不是</w:t>
      </w:r>
      <w:r>
        <w:t xml:space="preserve">…… </w:t>
      </w:r>
      <w:r>
        <w:t>把心交给了</w:t>
      </w:r>
      <w:r>
        <w:t>……</w:t>
      </w:r>
      <w:r>
        <w:t>除我以外的别人？</w:t>
      </w:r>
    </w:p>
    <w:p w14:paraId="169AE9B4" w14:textId="77777777" w:rsidR="00555047" w:rsidRDefault="00555047">
      <w:pPr>
        <w:pStyle w:val="a7"/>
        <w:keepNext w:val="0"/>
        <w:keepLines w:val="0"/>
        <w:widowControl/>
        <w:spacing w:beforeAutospacing="0" w:afterAutospacing="0"/>
        <w:ind w:firstLine="440"/>
        <w:rPr>
          <w:color w:val="494949"/>
          <w:sz w:val="22"/>
          <w:szCs w:val="22"/>
        </w:rPr>
      </w:pPr>
    </w:p>
    <w:p w14:paraId="5004565D" w14:textId="77777777" w:rsidR="00555047" w:rsidRDefault="002E5D19">
      <w:pPr>
        <w:pStyle w:val="ad"/>
        <w:spacing w:after="62"/>
      </w:pPr>
      <w:r>
        <w:t>Guinevere</w:t>
      </w:r>
    </w:p>
    <w:p w14:paraId="5171FB8F" w14:textId="77777777" w:rsidR="00555047" w:rsidRDefault="002E5D19">
      <w:pPr>
        <w:ind w:firstLine="440"/>
      </w:pPr>
      <w:r>
        <w:t>My king... I owe you the truth, and I will not lie to you—not now, not ever. You are a good man. A noble king. It is lucky for the realm to be under your protection, and I have always respected you, admired the way you stand for honor, for your people.</w:t>
      </w:r>
    </w:p>
    <w:p w14:paraId="1CCC8B9F" w14:textId="77777777" w:rsidR="00555047" w:rsidRDefault="002E5D19">
      <w:pPr>
        <w:ind w:firstLine="440"/>
      </w:pPr>
      <w:r>
        <w:t>陛下</w:t>
      </w:r>
      <w:r>
        <w:t>……</w:t>
      </w:r>
      <w:r>
        <w:t>我欠你一个真相，我也不愿对您虚与委蛇。你是个好人，是一位高尚的君主，王国能得到你的守护，真是莫大的幸运。我向来敬重你，敬佩你为荣耀、为子民所坚守的一切。</w:t>
      </w:r>
    </w:p>
    <w:p w14:paraId="6E151119" w14:textId="77777777" w:rsidR="00555047" w:rsidRDefault="00555047">
      <w:pPr>
        <w:pStyle w:val="a7"/>
        <w:keepNext w:val="0"/>
        <w:keepLines w:val="0"/>
        <w:widowControl/>
        <w:spacing w:beforeAutospacing="0" w:afterAutospacing="0"/>
        <w:ind w:firstLine="440"/>
        <w:rPr>
          <w:color w:val="494949"/>
          <w:sz w:val="22"/>
          <w:szCs w:val="22"/>
        </w:rPr>
      </w:pPr>
    </w:p>
    <w:p w14:paraId="393DF115" w14:textId="77777777" w:rsidR="00555047" w:rsidRDefault="002E5D19">
      <w:pPr>
        <w:pStyle w:val="ad"/>
        <w:spacing w:after="62"/>
      </w:pPr>
      <w:r>
        <w:t>Arthur</w:t>
      </w:r>
    </w:p>
    <w:p w14:paraId="185675FE" w14:textId="77777777" w:rsidR="00555047" w:rsidRDefault="002E5D19">
      <w:pPr>
        <w:ind w:firstLine="440"/>
      </w:pPr>
      <w:r>
        <w:t>...But respect is not love...</w:t>
      </w:r>
    </w:p>
    <w:p w14:paraId="47F95010" w14:textId="77777777" w:rsidR="00555047" w:rsidRDefault="002E5D19">
      <w:pPr>
        <w:ind w:firstLine="440"/>
      </w:pPr>
      <w:r>
        <w:t>……</w:t>
      </w:r>
      <w:r>
        <w:t>但敬意并非爱意</w:t>
      </w:r>
      <w:r>
        <w:t>……</w:t>
      </w:r>
    </w:p>
    <w:p w14:paraId="428157E5" w14:textId="77777777" w:rsidR="00555047" w:rsidRDefault="00555047">
      <w:pPr>
        <w:pStyle w:val="a7"/>
        <w:keepNext w:val="0"/>
        <w:keepLines w:val="0"/>
        <w:widowControl/>
        <w:spacing w:beforeAutospacing="0" w:afterAutospacing="0"/>
        <w:ind w:firstLine="440"/>
        <w:rPr>
          <w:color w:val="494949"/>
          <w:sz w:val="22"/>
          <w:szCs w:val="22"/>
        </w:rPr>
      </w:pPr>
    </w:p>
    <w:p w14:paraId="7715BD1C" w14:textId="77777777" w:rsidR="00555047" w:rsidRDefault="002E5D19">
      <w:pPr>
        <w:pStyle w:val="ad"/>
        <w:spacing w:after="62"/>
      </w:pPr>
      <w:r>
        <w:t>Guinevere</w:t>
      </w:r>
    </w:p>
    <w:p w14:paraId="1804E1F8" w14:textId="77777777" w:rsidR="00555047" w:rsidRDefault="002E5D19">
      <w:pPr>
        <w:spacing w:afterLines="20" w:after="62"/>
        <w:ind w:firstLine="440"/>
      </w:pPr>
      <w:r>
        <w:t>No, it never was.</w:t>
      </w:r>
    </w:p>
    <w:p w14:paraId="0E5DB83F" w14:textId="77777777" w:rsidR="00555047" w:rsidRDefault="002E5D19">
      <w:pPr>
        <w:spacing w:afterLines="35" w:after="109"/>
        <w:ind w:firstLine="440"/>
      </w:pPr>
      <w:r>
        <w:t>是的，敬意从来都不是爱意。</w:t>
      </w:r>
    </w:p>
    <w:p w14:paraId="3C71F180" w14:textId="77777777" w:rsidR="00555047" w:rsidRDefault="002E5D19">
      <w:pPr>
        <w:spacing w:afterLines="20" w:after="62"/>
        <w:ind w:firstLine="440"/>
      </w:pPr>
      <w:r>
        <w:t>My father offered me to you like a gift, while I saw the glance of hope that I had been prayed for my whole life. That was my only way to escape a cage where I was nothing but a pawn, a prize to be traded for alliances and lands. You gave me a crown, a title, a seat at your side. I thought I could learn to be content with that, for the sake of the kingdom… until Lancelot. I love him. I am sorry. Sorry that I lied to you for so long. Sorry that you've always believed that there was something between us, which actually never existed...</w:t>
      </w:r>
    </w:p>
    <w:p w14:paraId="7A4A8035" w14:textId="77777777" w:rsidR="00555047" w:rsidRDefault="002E5D19">
      <w:pPr>
        <w:ind w:firstLine="440"/>
      </w:pPr>
      <w:r>
        <w:t>父亲把我像一件礼物般献给你，而我在这桩婚事里，只看到了毕生渴求的一线生机。那是我唯一能逃离囚笼的办法</w:t>
      </w:r>
      <w:r>
        <w:t xml:space="preserve"> —— </w:t>
      </w:r>
      <w:r>
        <w:t>在那个家里，我不过是一枚任人摆布的棋子，一件用来换取盟约与疆土的筹码。你赐予我王冠，赐予我尊荣，让我伴你身侧。为了王国，我曾以为自己能学着安于这一切</w:t>
      </w:r>
      <w:r>
        <w:t xml:space="preserve">…… </w:t>
      </w:r>
      <w:r>
        <w:t>直到兰斯洛特出现。我爱他，我很抱歉，抱歉瞒了你这么久，抱歉让你一直误以为，你我之间真的存在过一些，其实从未存在过的什么</w:t>
      </w:r>
      <w:r>
        <w:t>……</w:t>
      </w:r>
    </w:p>
    <w:p w14:paraId="172560C0" w14:textId="77777777" w:rsidR="00555047" w:rsidRDefault="00555047">
      <w:pPr>
        <w:pStyle w:val="a7"/>
        <w:keepNext w:val="0"/>
        <w:keepLines w:val="0"/>
        <w:widowControl/>
        <w:spacing w:beforeAutospacing="0" w:afterAutospacing="0"/>
        <w:ind w:firstLine="440"/>
        <w:rPr>
          <w:color w:val="494949"/>
          <w:sz w:val="22"/>
          <w:szCs w:val="22"/>
        </w:rPr>
      </w:pPr>
    </w:p>
    <w:p w14:paraId="0FFD6405" w14:textId="77777777" w:rsidR="00555047" w:rsidRDefault="002E5D19">
      <w:pPr>
        <w:pStyle w:val="ad"/>
        <w:spacing w:after="62"/>
      </w:pPr>
      <w:r>
        <w:t>Arthur</w:t>
      </w:r>
    </w:p>
    <w:p w14:paraId="06F2C51F" w14:textId="77777777" w:rsidR="00555047" w:rsidRDefault="002E5D19">
      <w:pPr>
        <w:ind w:firstLine="440"/>
      </w:pPr>
      <w:r>
        <w:t>...Never existed?</w:t>
      </w:r>
    </w:p>
    <w:p w14:paraId="2A80FDAC" w14:textId="77777777" w:rsidR="00555047" w:rsidRDefault="002E5D19">
      <w:pPr>
        <w:ind w:firstLine="440"/>
      </w:pPr>
      <w:r>
        <w:t>……</w:t>
      </w:r>
      <w:r>
        <w:t>从未存在过吗？</w:t>
      </w:r>
    </w:p>
    <w:p w14:paraId="319066EF" w14:textId="77777777" w:rsidR="00555047" w:rsidRDefault="00555047">
      <w:pPr>
        <w:pStyle w:val="a7"/>
        <w:keepNext w:val="0"/>
        <w:keepLines w:val="0"/>
        <w:widowControl/>
        <w:spacing w:beforeAutospacing="0" w:afterAutospacing="0"/>
        <w:ind w:firstLine="440"/>
        <w:rPr>
          <w:color w:val="494949"/>
          <w:sz w:val="22"/>
          <w:szCs w:val="22"/>
        </w:rPr>
      </w:pPr>
    </w:p>
    <w:p w14:paraId="0BC9A230" w14:textId="77777777" w:rsidR="00555047" w:rsidRDefault="002E5D19">
      <w:pPr>
        <w:pStyle w:val="a3"/>
        <w:keepNext w:val="0"/>
      </w:pPr>
      <w:r>
        <w:rPr>
          <w:rFonts w:hint="eastAsia"/>
        </w:rPr>
        <w:t>[Guinevere</w:t>
      </w:r>
      <w:r>
        <w:rPr>
          <w:rFonts w:hint="eastAsia"/>
        </w:rPr>
        <w:t>因为不忍而不语</w:t>
      </w:r>
      <w:r>
        <w:rPr>
          <w:rFonts w:hint="eastAsia"/>
        </w:rPr>
        <w:t>]</w:t>
      </w:r>
    </w:p>
    <w:p w14:paraId="515FCA3A" w14:textId="77777777" w:rsidR="00555047" w:rsidRDefault="00555047">
      <w:pPr>
        <w:pStyle w:val="a3"/>
        <w:keepNext w:val="0"/>
      </w:pPr>
    </w:p>
    <w:p w14:paraId="62DDF526" w14:textId="77777777" w:rsidR="00555047" w:rsidRDefault="002E5D19">
      <w:pPr>
        <w:pStyle w:val="ad"/>
        <w:keepNext w:val="0"/>
        <w:spacing w:after="62"/>
      </w:pPr>
      <w:r>
        <w:t>Arthur</w:t>
      </w:r>
    </w:p>
    <w:p w14:paraId="7812AA16" w14:textId="77777777" w:rsidR="00555047" w:rsidRDefault="002E5D19">
      <w:pPr>
        <w:keepNext w:val="0"/>
        <w:ind w:firstLine="440"/>
      </w:pPr>
      <w:r>
        <w:t>Guinevere, my lady, there may be no chance for us to go back, but talk me down if I have done anything wrong to turn us this way...</w:t>
      </w:r>
    </w:p>
    <w:p w14:paraId="7F1414C9" w14:textId="77777777" w:rsidR="00555047" w:rsidRDefault="002E5D19">
      <w:pPr>
        <w:keepNext w:val="0"/>
        <w:ind w:firstLine="440"/>
      </w:pPr>
      <w:r>
        <w:t>桂妮薇儿，请听我说，或许我们早已回不到过去，可，是不是我哪里做得不好，才让事情走到这般田地</w:t>
      </w:r>
      <w:r>
        <w:t xml:space="preserve">…… </w:t>
      </w:r>
    </w:p>
    <w:p w14:paraId="406E5A88" w14:textId="77777777" w:rsidR="00555047" w:rsidRDefault="002E5D19">
      <w:pPr>
        <w:pStyle w:val="ad"/>
        <w:spacing w:after="62"/>
      </w:pPr>
      <w:r>
        <w:t>Guinevere</w:t>
      </w:r>
    </w:p>
    <w:p w14:paraId="6493E274" w14:textId="77777777" w:rsidR="00555047" w:rsidRDefault="002E5D19">
      <w:pPr>
        <w:ind w:firstLine="440"/>
      </w:pPr>
      <w:r>
        <w:t>No, Arthur, don't take any blame. It's me. I just never ever loved you. It hurts, but it's true.</w:t>
      </w:r>
    </w:p>
    <w:p w14:paraId="18636E2F" w14:textId="77777777" w:rsidR="00555047" w:rsidRDefault="002E5D19">
      <w:pPr>
        <w:ind w:firstLine="440"/>
      </w:pPr>
      <w:r>
        <w:t>不，亚瑟，你不必自责。一切都怪我</w:t>
      </w:r>
      <w:r>
        <w:t>……</w:t>
      </w:r>
      <w:r>
        <w:t>我从来都没有爱过你。这话很伤人，但这就是事实。</w:t>
      </w:r>
    </w:p>
    <w:p w14:paraId="168C2682" w14:textId="77777777" w:rsidR="00730C72" w:rsidRDefault="00730C72" w:rsidP="006A1108">
      <w:pPr>
        <w:pStyle w:val="a7"/>
        <w:keepNext w:val="0"/>
        <w:keepLines w:val="0"/>
        <w:widowControl/>
        <w:spacing w:beforeAutospacing="0" w:afterAutospacing="0"/>
        <w:ind w:firstLineChars="0" w:firstLine="0"/>
        <w:rPr>
          <w:ins w:id="1337" w:author="Z Richard" w:date="2026-04-23T16:55:00Z" w16du:dateUtc="2026-04-23T08:55:00Z"/>
          <w:rFonts w:ascii="Consolas" w:hAnsi="Consolas"/>
          <w:b/>
          <w:color w:val="000000" w:themeColor="text1"/>
          <w:highlight w:val="green"/>
        </w:rPr>
      </w:pPr>
    </w:p>
    <w:p w14:paraId="0B7C3510" w14:textId="7E11C6A3" w:rsidR="008A2985" w:rsidRPr="00761E8A" w:rsidRDefault="008A2985" w:rsidP="008A2985">
      <w:pPr>
        <w:ind w:firstLineChars="0" w:firstLine="0"/>
        <w:rPr>
          <w:ins w:id="1338" w:author="Z Richard" w:date="2026-04-24T02:15:00Z" w16du:dateUtc="2026-04-23T18:15:00Z"/>
        </w:rPr>
      </w:pPr>
      <w:ins w:id="1339" w:author="Z Richard" w:date="2026-04-24T02:15:00Z" w16du:dateUtc="2026-04-23T18:15:00Z">
        <w:r>
          <w:rPr>
            <w:rFonts w:ascii="Consolas" w:hAnsi="Consolas" w:hint="eastAsia"/>
            <w:b/>
            <w:highlight w:val="green"/>
          </w:rPr>
          <w:t>伴奏</w:t>
        </w:r>
        <w:r>
          <w:rPr>
            <w:rFonts w:ascii="Consolas" w:hAnsi="Consolas" w:hint="eastAsia"/>
            <w:b/>
            <w:highlight w:val="green"/>
          </w:rPr>
          <w:t xml:space="preserve">Up </w:t>
        </w:r>
        <w:r>
          <w:rPr>
            <w:rFonts w:ascii="Consolas" w:hAnsi="Consolas" w:hint="eastAsia"/>
            <w:b/>
            <w:highlight w:val="green"/>
          </w:rPr>
          <w:t>额外加</w:t>
        </w:r>
        <w:r>
          <w:rPr>
            <w:rFonts w:ascii="Consolas" w:hAnsi="Consolas" w:hint="eastAsia"/>
            <w:b/>
            <w:highlight w:val="green"/>
          </w:rPr>
          <w:t>3-4</w:t>
        </w:r>
        <w:r w:rsidRPr="00761E8A">
          <w:rPr>
            <w:rFonts w:ascii="Consolas" w:hAnsi="Consolas"/>
            <w:b/>
            <w:highlight w:val="green"/>
          </w:rPr>
          <w:t>db</w:t>
        </w:r>
      </w:ins>
    </w:p>
    <w:p w14:paraId="3986C615" w14:textId="56AED05C" w:rsidR="00555047" w:rsidDel="008A2985" w:rsidRDefault="002E5D19">
      <w:pPr>
        <w:pStyle w:val="a7"/>
        <w:keepNext w:val="0"/>
        <w:keepLines w:val="0"/>
        <w:widowControl/>
        <w:spacing w:beforeAutospacing="0" w:afterAutospacing="0"/>
        <w:ind w:firstLineChars="0" w:firstLine="0"/>
        <w:rPr>
          <w:del w:id="1340" w:author="Z Richard" w:date="2026-04-24T02:15:00Z" w16du:dateUtc="2026-04-23T18:15:00Z"/>
          <w:color w:val="494949"/>
          <w:sz w:val="22"/>
          <w:szCs w:val="22"/>
        </w:rPr>
        <w:pPrChange w:id="1341" w:author="Z Richard" w:date="2026-04-23T16:55:00Z" w16du:dateUtc="2026-04-23T08:55:00Z">
          <w:pPr>
            <w:pStyle w:val="a7"/>
            <w:keepNext w:val="0"/>
            <w:keepLines w:val="0"/>
            <w:widowControl/>
            <w:spacing w:beforeAutospacing="0" w:afterAutospacing="0"/>
            <w:ind w:firstLine="440"/>
          </w:pPr>
        </w:pPrChange>
      </w:pPr>
      <w:del w:id="1342" w:author="Z Richard" w:date="2026-04-23T16:55:00Z" w16du:dateUtc="2026-04-23T08:55:00Z">
        <w:r w:rsidDel="006A1108">
          <w:rPr>
            <w:color w:val="494949"/>
            <w:sz w:val="22"/>
            <w:szCs w:val="22"/>
          </w:rPr>
          <w:delText> </w:delText>
        </w:r>
      </w:del>
    </w:p>
    <w:p w14:paraId="0269F8A3" w14:textId="77777777" w:rsidR="00555047" w:rsidRDefault="002E5D19">
      <w:pPr>
        <w:pStyle w:val="1"/>
        <w:spacing w:before="156" w:after="156"/>
      </w:pPr>
      <w:bookmarkStart w:id="1343" w:name="_Toc498"/>
      <w:r>
        <w:rPr>
          <w:rFonts w:ascii="Dearest Friend lite" w:hAnsi="Dearest Friend lite" w:cs="Dearest Friend lite"/>
        </w:rPr>
        <w:lastRenderedPageBreak/>
        <w:t>28</w:t>
      </w:r>
      <w:r>
        <w:rPr>
          <w:sz w:val="52"/>
          <w:szCs w:val="21"/>
        </w:rPr>
        <w:t>b</w:t>
      </w:r>
      <w:r>
        <w:t xml:space="preserve"> I can but shed the tear</w:t>
      </w:r>
      <w:bookmarkEnd w:id="1343"/>
    </w:p>
    <w:p w14:paraId="367432FF" w14:textId="5F8F48B0" w:rsidR="00555047" w:rsidRDefault="00151F99">
      <w:pPr>
        <w:pStyle w:val="ad"/>
        <w:spacing w:after="62"/>
        <w:rPr>
          <w:ins w:id="1344" w:author="Z Richard" w:date="2026-04-23T16:55:00Z" w16du:dateUtc="2026-04-23T08:55:00Z"/>
        </w:rPr>
      </w:pPr>
      <w:ins w:id="1345" w:author="Z Richard" w:date="2026-04-23T16:55:00Z" w16du:dateUtc="2026-04-23T08:55:00Z">
        <w:r>
          <w:rPr>
            <w:rFonts w:ascii="Consolas" w:hAnsi="Consolas" w:hint="eastAsia"/>
            <w:b w:val="0"/>
            <w:color w:val="215E99" w:themeColor="text2" w:themeTint="BF"/>
          </w:rPr>
          <w:t>Arthur (1)</w:t>
        </w:r>
        <w:r>
          <w:rPr>
            <w:rFonts w:ascii="Consolas" w:hAnsi="Consolas" w:hint="eastAsia"/>
            <w:b w:val="0"/>
            <w:color w:val="215E99" w:themeColor="text2" w:themeTint="BF"/>
          </w:rPr>
          <w:t>、</w:t>
        </w:r>
        <w:r>
          <w:rPr>
            <w:rFonts w:ascii="Consolas" w:hAnsi="Consolas" w:hint="eastAsia"/>
            <w:b w:val="0"/>
            <w:color w:val="215E99" w:themeColor="text2" w:themeTint="BF"/>
          </w:rPr>
          <w:t xml:space="preserve">Guinevere (2) </w:t>
        </w:r>
        <w:r>
          <w:rPr>
            <w:rFonts w:ascii="Consolas" w:hAnsi="Consolas" w:hint="eastAsia"/>
            <w:b w:val="0"/>
            <w:color w:val="215E99" w:themeColor="text2" w:themeTint="BF"/>
          </w:rPr>
          <w:t>唱</w:t>
        </w:r>
      </w:ins>
    </w:p>
    <w:p w14:paraId="1BBD3438" w14:textId="77777777" w:rsidR="00151F99" w:rsidRDefault="00151F99">
      <w:pPr>
        <w:pStyle w:val="ad"/>
        <w:spacing w:after="62"/>
      </w:pPr>
    </w:p>
    <w:p w14:paraId="22D539CE" w14:textId="77777777" w:rsidR="00555047" w:rsidRDefault="002E5D19">
      <w:pPr>
        <w:pStyle w:val="ad"/>
        <w:spacing w:after="62"/>
      </w:pPr>
      <w:r>
        <w:t>Arthur</w:t>
      </w:r>
    </w:p>
    <w:p w14:paraId="69176428" w14:textId="77777777" w:rsidR="00555047" w:rsidRDefault="002E5D19">
      <w:pPr>
        <w:pStyle w:val="ae"/>
        <w:keepNext w:val="0"/>
        <w:ind w:firstLine="440"/>
      </w:pPr>
      <w:r>
        <w:t>How we met, what we’ve said.</w:t>
      </w:r>
    </w:p>
    <w:p w14:paraId="416A47F2" w14:textId="77777777" w:rsidR="00555047" w:rsidRDefault="002E5D19">
      <w:pPr>
        <w:pStyle w:val="ae"/>
        <w:keepNext w:val="0"/>
        <w:ind w:firstLine="440"/>
      </w:pPr>
      <w:r>
        <w:t>相遇的缘起</w:t>
      </w:r>
      <w:r>
        <w:t xml:space="preserve"> </w:t>
      </w:r>
      <w:r>
        <w:t>说过的话语</w:t>
      </w:r>
    </w:p>
    <w:p w14:paraId="2556DA98" w14:textId="77777777" w:rsidR="00555047" w:rsidRDefault="002E5D19">
      <w:pPr>
        <w:pStyle w:val="ae"/>
        <w:keepNext w:val="0"/>
        <w:ind w:firstLine="440"/>
      </w:pPr>
      <w:r>
        <w:t>The way we used to walk abreast.</w:t>
      </w:r>
    </w:p>
    <w:p w14:paraId="100CBE3B" w14:textId="77777777" w:rsidR="00555047" w:rsidRDefault="002E5D19">
      <w:pPr>
        <w:pStyle w:val="ae"/>
        <w:keepNext w:val="0"/>
        <w:ind w:firstLine="440"/>
      </w:pPr>
      <w:r>
        <w:t>昔日并肩漫步的足迹</w:t>
      </w:r>
    </w:p>
    <w:p w14:paraId="53EA9C13" w14:textId="77777777" w:rsidR="00555047" w:rsidRDefault="002E5D19">
      <w:pPr>
        <w:pStyle w:val="ae"/>
        <w:keepNext w:val="0"/>
        <w:ind w:firstLine="440"/>
      </w:pPr>
      <w:r>
        <w:t>How could I forget.</w:t>
      </w:r>
    </w:p>
    <w:p w14:paraId="6A72590B" w14:textId="77777777" w:rsidR="00555047" w:rsidRDefault="002E5D19">
      <w:pPr>
        <w:pStyle w:val="ae"/>
        <w:keepNext w:val="0"/>
        <w:ind w:firstLine="440"/>
      </w:pPr>
      <w:r>
        <w:t>要我如何忘记</w:t>
      </w:r>
    </w:p>
    <w:p w14:paraId="3FCEFA86" w14:textId="77777777" w:rsidR="00555047" w:rsidRDefault="00555047">
      <w:pPr>
        <w:pStyle w:val="ae"/>
        <w:keepNext w:val="0"/>
        <w:ind w:firstLineChars="0" w:firstLine="0"/>
      </w:pPr>
    </w:p>
    <w:p w14:paraId="026DC65E" w14:textId="77777777" w:rsidR="00555047" w:rsidRDefault="002E5D19">
      <w:pPr>
        <w:pStyle w:val="ad"/>
        <w:keepNext w:val="0"/>
        <w:spacing w:after="62"/>
      </w:pPr>
      <w:r>
        <w:t>Guinevere</w:t>
      </w:r>
    </w:p>
    <w:p w14:paraId="485FB5E7" w14:textId="77777777" w:rsidR="00555047" w:rsidRDefault="002E5D19">
      <w:pPr>
        <w:pStyle w:val="ae"/>
        <w:keepNext w:val="0"/>
        <w:ind w:firstLine="440"/>
      </w:pPr>
      <w:r>
        <w:t>Losing my head, though I regret.</w:t>
      </w:r>
    </w:p>
    <w:p w14:paraId="1AD229C7" w14:textId="77777777" w:rsidR="00555047" w:rsidRDefault="002E5D19">
      <w:pPr>
        <w:pStyle w:val="ae"/>
        <w:keepNext w:val="0"/>
        <w:ind w:firstLine="440"/>
      </w:pPr>
      <w:r>
        <w:t>尽管满心悔恨</w:t>
      </w:r>
      <w:r>
        <w:t xml:space="preserve"> </w:t>
      </w:r>
      <w:r>
        <w:t>我依旧意乱情迷</w:t>
      </w:r>
    </w:p>
    <w:p w14:paraId="0B996D05" w14:textId="77777777" w:rsidR="00555047" w:rsidRDefault="002E5D19">
      <w:pPr>
        <w:pStyle w:val="ae"/>
        <w:keepNext w:val="0"/>
        <w:ind w:firstLine="440"/>
      </w:pPr>
      <w:r>
        <w:t>I should not go against the wed.</w:t>
      </w:r>
    </w:p>
    <w:p w14:paraId="17F8155C" w14:textId="77777777" w:rsidR="00555047" w:rsidRDefault="002E5D19">
      <w:pPr>
        <w:pStyle w:val="ae"/>
        <w:keepNext w:val="0"/>
        <w:ind w:firstLine="440"/>
      </w:pPr>
      <w:r>
        <w:t>不该背弃婚礼上自己许下的诺言</w:t>
      </w:r>
    </w:p>
    <w:p w14:paraId="23583B46" w14:textId="77777777" w:rsidR="00555047" w:rsidRDefault="002E5D19">
      <w:pPr>
        <w:pStyle w:val="ae"/>
        <w:keepNext w:val="0"/>
        <w:ind w:firstLine="440"/>
      </w:pPr>
      <w:r>
        <w:t>I know it’s my debt.</w:t>
      </w:r>
    </w:p>
    <w:p w14:paraId="0AE69F89" w14:textId="77777777" w:rsidR="00555047" w:rsidRDefault="002E5D19">
      <w:pPr>
        <w:pStyle w:val="ae"/>
        <w:keepNext w:val="0"/>
        <w:ind w:firstLine="440"/>
      </w:pPr>
      <w:r>
        <w:t>是我欠下的错债</w:t>
      </w:r>
    </w:p>
    <w:p w14:paraId="4C82F999" w14:textId="77777777" w:rsidR="00555047" w:rsidRDefault="00555047">
      <w:pPr>
        <w:pStyle w:val="ae"/>
        <w:keepNext w:val="0"/>
        <w:ind w:firstLineChars="0" w:firstLine="0"/>
      </w:pPr>
    </w:p>
    <w:p w14:paraId="57AE5093" w14:textId="77777777" w:rsidR="00555047" w:rsidRDefault="002E5D19">
      <w:pPr>
        <w:pStyle w:val="ad"/>
        <w:keepNext w:val="0"/>
        <w:spacing w:after="62"/>
      </w:pPr>
      <w:r>
        <w:t>Arthur</w:t>
      </w:r>
    </w:p>
    <w:p w14:paraId="55560A1E" w14:textId="77777777" w:rsidR="00555047" w:rsidRDefault="002E5D19">
      <w:pPr>
        <w:pStyle w:val="ae"/>
        <w:keepNext w:val="0"/>
        <w:ind w:firstLine="440"/>
      </w:pPr>
      <w:r>
        <w:t>Thought love was bred.</w:t>
      </w:r>
    </w:p>
    <w:p w14:paraId="60CEFE42" w14:textId="77777777" w:rsidR="00555047" w:rsidRDefault="002E5D19">
      <w:pPr>
        <w:pStyle w:val="ae"/>
        <w:keepNext w:val="0"/>
        <w:ind w:firstLine="440"/>
      </w:pPr>
      <w:r>
        <w:t>原以为爱意早已生根落地</w:t>
      </w:r>
    </w:p>
    <w:p w14:paraId="7FFD1040" w14:textId="77777777" w:rsidR="00555047" w:rsidRDefault="002E5D19">
      <w:pPr>
        <w:pStyle w:val="ae"/>
        <w:keepNext w:val="0"/>
        <w:ind w:firstLine="440"/>
      </w:pPr>
      <w:r>
        <w:t>Nothing unfed.</w:t>
      </w:r>
    </w:p>
    <w:p w14:paraId="2A656522" w14:textId="77777777" w:rsidR="00555047" w:rsidRDefault="002E5D19">
      <w:pPr>
        <w:pStyle w:val="ae"/>
        <w:keepNext w:val="0"/>
        <w:ind w:firstLine="440"/>
      </w:pPr>
      <w:r>
        <w:t>情至深处</w:t>
      </w:r>
      <w:r>
        <w:t xml:space="preserve"> </w:t>
      </w:r>
      <w:r>
        <w:t>未有遗憾</w:t>
      </w:r>
    </w:p>
    <w:p w14:paraId="0EE582D3" w14:textId="77777777" w:rsidR="00555047" w:rsidRDefault="002E5D19">
      <w:pPr>
        <w:pStyle w:val="ae"/>
        <w:keepNext w:val="0"/>
        <w:ind w:firstLine="440"/>
      </w:pPr>
      <w:r>
        <w:t>The peck you left on my forehead.</w:t>
      </w:r>
    </w:p>
    <w:p w14:paraId="15D89858" w14:textId="77777777" w:rsidR="00555047" w:rsidRDefault="002E5D19">
      <w:pPr>
        <w:pStyle w:val="ae"/>
        <w:keepNext w:val="0"/>
        <w:ind w:firstLine="440"/>
      </w:pPr>
      <w:r>
        <w:t>总难忘你印在我额间的那枚轻吻</w:t>
      </w:r>
    </w:p>
    <w:p w14:paraId="31592A95" w14:textId="77777777" w:rsidR="00555047" w:rsidRDefault="00555047">
      <w:pPr>
        <w:pStyle w:val="ae"/>
        <w:keepNext w:val="0"/>
        <w:ind w:firstLineChars="0" w:firstLine="0"/>
      </w:pPr>
    </w:p>
    <w:p w14:paraId="44C35BF6" w14:textId="77777777" w:rsidR="00555047" w:rsidRDefault="002E5D19">
      <w:pPr>
        <w:pStyle w:val="ad"/>
        <w:keepNext w:val="0"/>
        <w:spacing w:after="62"/>
      </w:pPr>
      <w:r>
        <w:t>Guinevere</w:t>
      </w:r>
    </w:p>
    <w:p w14:paraId="15ABD14C" w14:textId="77777777" w:rsidR="00555047" w:rsidRDefault="002E5D19">
      <w:pPr>
        <w:pStyle w:val="ae"/>
        <w:keepNext w:val="0"/>
        <w:ind w:firstLine="440"/>
      </w:pPr>
      <w:r>
        <w:t>Too overspread.</w:t>
      </w:r>
    </w:p>
    <w:p w14:paraId="7B891DC8" w14:textId="77777777" w:rsidR="00555047" w:rsidRDefault="002E5D19">
      <w:pPr>
        <w:pStyle w:val="ae"/>
        <w:keepNext w:val="0"/>
        <w:ind w:firstLine="440"/>
      </w:pPr>
      <w:r>
        <w:t>情意过分汹涌澎湃</w:t>
      </w:r>
    </w:p>
    <w:p w14:paraId="5648854E" w14:textId="77777777" w:rsidR="00555047" w:rsidRDefault="002E5D19">
      <w:pPr>
        <w:pStyle w:val="ae"/>
        <w:keepNext w:val="0"/>
        <w:ind w:firstLine="440"/>
      </w:pPr>
      <w:r>
        <w:t>No more misled.</w:t>
      </w:r>
    </w:p>
    <w:p w14:paraId="372EE0B8" w14:textId="77777777" w:rsidR="00555047" w:rsidRDefault="002E5D19">
      <w:pPr>
        <w:pStyle w:val="ae"/>
        <w:keepNext w:val="0"/>
        <w:ind w:firstLine="440"/>
      </w:pPr>
      <w:r>
        <w:t>不该再让假象蒙蔽</w:t>
      </w:r>
    </w:p>
    <w:p w14:paraId="1C6FD574" w14:textId="77777777" w:rsidR="00555047" w:rsidRDefault="002E5D19">
      <w:pPr>
        <w:pStyle w:val="ae"/>
        <w:keepNext w:val="0"/>
        <w:ind w:firstLine="440"/>
      </w:pPr>
      <w:r>
        <w:t>The semblance of love to wreck.</w:t>
      </w:r>
    </w:p>
    <w:p w14:paraId="095C781E" w14:textId="77777777" w:rsidR="00555047" w:rsidRDefault="002E5D19">
      <w:pPr>
        <w:pStyle w:val="ae"/>
        <w:keepNext w:val="0"/>
        <w:ind w:firstLine="440"/>
      </w:pPr>
      <w:r>
        <w:t>爱之幻梦是时候破碎</w:t>
      </w:r>
    </w:p>
    <w:p w14:paraId="3B78DA7C" w14:textId="77777777" w:rsidR="00555047" w:rsidRDefault="002E5D19">
      <w:pPr>
        <w:pStyle w:val="ae"/>
        <w:keepNext w:val="0"/>
        <w:ind w:firstLine="440"/>
      </w:pPr>
      <w:r>
        <w:t> </w:t>
      </w:r>
    </w:p>
    <w:p w14:paraId="26629ABE" w14:textId="77777777" w:rsidR="00555047" w:rsidRDefault="002E5D19">
      <w:pPr>
        <w:pStyle w:val="ad"/>
        <w:keepNext w:val="0"/>
        <w:spacing w:after="62"/>
      </w:pPr>
      <w:r>
        <w:t>Arthur/Guinevere</w:t>
      </w:r>
    </w:p>
    <w:p w14:paraId="2FD740BE" w14:textId="77777777" w:rsidR="00555047" w:rsidRDefault="002E5D19">
      <w:pPr>
        <w:pStyle w:val="ae"/>
        <w:keepNext w:val="0"/>
        <w:ind w:firstLine="440"/>
      </w:pPr>
      <w:r>
        <w:t>I can but shed the tears to where we walked to at last.</w:t>
      </w:r>
    </w:p>
    <w:p w14:paraId="6FDB8B11" w14:textId="77777777" w:rsidR="00555047" w:rsidRDefault="002E5D19">
      <w:pPr>
        <w:pStyle w:val="ae"/>
        <w:keepNext w:val="0"/>
        <w:ind w:firstLine="440"/>
      </w:pPr>
      <w:r>
        <w:t>我唯有将泪水</w:t>
      </w:r>
      <w:r>
        <w:t xml:space="preserve"> </w:t>
      </w:r>
      <w:r>
        <w:t>洒向你我终抵的殊途</w:t>
      </w:r>
    </w:p>
    <w:p w14:paraId="54730768" w14:textId="77777777" w:rsidR="00555047" w:rsidRDefault="002E5D19">
      <w:pPr>
        <w:pStyle w:val="ae"/>
        <w:keepNext w:val="0"/>
        <w:ind w:firstLine="440"/>
      </w:pPr>
      <w:r>
        <w:t>How you cleared all my fears</w:t>
      </w:r>
    </w:p>
    <w:p w14:paraId="5BF000EA" w14:textId="77777777" w:rsidR="00555047" w:rsidRDefault="002E5D19">
      <w:pPr>
        <w:pStyle w:val="ae"/>
        <w:keepNext w:val="0"/>
        <w:ind w:firstLine="440"/>
      </w:pPr>
      <w:r>
        <w:t>你曾驱散我所有惶惧</w:t>
      </w:r>
    </w:p>
    <w:p w14:paraId="215FEC93" w14:textId="77777777" w:rsidR="00555047" w:rsidRDefault="002E5D19">
      <w:pPr>
        <w:pStyle w:val="ae"/>
        <w:keepNext w:val="0"/>
        <w:ind w:firstLine="440"/>
      </w:pPr>
      <w:r>
        <w:lastRenderedPageBreak/>
        <w:t>Why end up with all this dust</w:t>
      </w:r>
      <w:r>
        <w:rPr>
          <w:rFonts w:hint="eastAsia"/>
        </w:rPr>
        <w:t>?</w:t>
      </w:r>
    </w:p>
    <w:p w14:paraId="78037587" w14:textId="77777777" w:rsidR="00555047" w:rsidRDefault="002E5D19">
      <w:pPr>
        <w:pStyle w:val="ae"/>
        <w:keepNext w:val="0"/>
        <w:ind w:firstLine="440"/>
      </w:pPr>
      <w:r>
        <w:t>为何最后只剩满径尘土</w:t>
      </w:r>
    </w:p>
    <w:p w14:paraId="37C0A9BD" w14:textId="77777777" w:rsidR="00555047" w:rsidRDefault="002E5D19">
      <w:pPr>
        <w:pStyle w:val="ad"/>
        <w:keepNext w:val="0"/>
        <w:spacing w:after="62"/>
      </w:pPr>
      <w:r>
        <w:t>Arthur</w:t>
      </w:r>
    </w:p>
    <w:p w14:paraId="753C8E80" w14:textId="77777777" w:rsidR="00555047" w:rsidRDefault="002E5D19">
      <w:pPr>
        <w:pStyle w:val="ae"/>
        <w:keepNext w:val="0"/>
        <w:ind w:firstLine="440"/>
      </w:pPr>
      <w:r>
        <w:t>What to say, come what may.</w:t>
      </w:r>
    </w:p>
    <w:p w14:paraId="2F33B259" w14:textId="77777777" w:rsidR="00555047" w:rsidRDefault="002E5D19">
      <w:pPr>
        <w:pStyle w:val="ae"/>
        <w:keepNext w:val="0"/>
        <w:ind w:firstLine="440"/>
      </w:pPr>
      <w:r>
        <w:t>世事无常</w:t>
      </w:r>
      <w:r>
        <w:t xml:space="preserve"> </w:t>
      </w:r>
      <w:r>
        <w:t>我也无言</w:t>
      </w:r>
    </w:p>
    <w:p w14:paraId="6D4DBEE5" w14:textId="77777777" w:rsidR="00555047" w:rsidRDefault="002E5D19">
      <w:pPr>
        <w:pStyle w:val="ae"/>
        <w:keepNext w:val="0"/>
        <w:ind w:firstLine="440"/>
      </w:pPr>
      <w:r>
        <w:t>You’re not my medal to parade.</w:t>
      </w:r>
    </w:p>
    <w:p w14:paraId="5AA14ABB" w14:textId="77777777" w:rsidR="00555047" w:rsidRDefault="002E5D19">
      <w:pPr>
        <w:pStyle w:val="ae"/>
        <w:keepNext w:val="0"/>
        <w:ind w:firstLine="440"/>
      </w:pPr>
      <w:r>
        <w:t>你本不是供我炫耀的勋章</w:t>
      </w:r>
    </w:p>
    <w:p w14:paraId="78BCC55E" w14:textId="77777777" w:rsidR="00555047" w:rsidRDefault="002E5D19">
      <w:pPr>
        <w:pStyle w:val="ae"/>
        <w:keepNext w:val="0"/>
        <w:ind w:firstLine="440"/>
      </w:pPr>
      <w:r>
        <w:t>Can’t beg you to stay.</w:t>
      </w:r>
    </w:p>
    <w:p w14:paraId="7CEC9464" w14:textId="77777777" w:rsidR="00555047" w:rsidRDefault="002E5D19">
      <w:pPr>
        <w:pStyle w:val="ae"/>
        <w:keepNext w:val="0"/>
        <w:ind w:firstLine="440"/>
      </w:pPr>
      <w:r>
        <w:t>我无力乞求你为我而停留</w:t>
      </w:r>
    </w:p>
    <w:p w14:paraId="1B05BA3D" w14:textId="77777777" w:rsidR="00555047" w:rsidRDefault="00555047">
      <w:pPr>
        <w:pStyle w:val="ae"/>
        <w:keepNext w:val="0"/>
        <w:ind w:firstLine="440"/>
      </w:pPr>
    </w:p>
    <w:p w14:paraId="45C67E04" w14:textId="77777777" w:rsidR="00555047" w:rsidRDefault="002E5D19">
      <w:pPr>
        <w:pStyle w:val="ad"/>
        <w:keepNext w:val="0"/>
        <w:spacing w:after="62"/>
      </w:pPr>
      <w:r>
        <w:t>Guinevere</w:t>
      </w:r>
    </w:p>
    <w:p w14:paraId="6ADD40B5" w14:textId="77777777" w:rsidR="00555047" w:rsidRDefault="002E5D19">
      <w:pPr>
        <w:pStyle w:val="ae"/>
        <w:keepNext w:val="0"/>
        <w:ind w:firstLine="440"/>
      </w:pPr>
      <w:r>
        <w:t>Here what I pray, to ease your rage, please turn me on like an old page.</w:t>
      </w:r>
    </w:p>
    <w:p w14:paraId="4508571D" w14:textId="77777777" w:rsidR="00555047" w:rsidRDefault="002E5D19">
      <w:pPr>
        <w:pStyle w:val="ae"/>
        <w:keepNext w:val="0"/>
        <w:ind w:firstLine="440"/>
      </w:pPr>
      <w:r>
        <w:t>我唯愿能抚平你的愤怒</w:t>
      </w:r>
      <w:r>
        <w:t xml:space="preserve"> </w:t>
      </w:r>
      <w:r>
        <w:t>请将我视作一页旧笺</w:t>
      </w:r>
      <w:r>
        <w:t xml:space="preserve"> </w:t>
      </w:r>
      <w:r>
        <w:t>轻轻翻卷</w:t>
      </w:r>
    </w:p>
    <w:p w14:paraId="6C02DB02" w14:textId="77777777" w:rsidR="00555047" w:rsidRDefault="00555047">
      <w:pPr>
        <w:pStyle w:val="ae"/>
        <w:keepNext w:val="0"/>
        <w:ind w:firstLineChars="0" w:firstLine="0"/>
      </w:pPr>
    </w:p>
    <w:p w14:paraId="4498D602" w14:textId="77777777" w:rsidR="00555047" w:rsidRDefault="002E5D19">
      <w:pPr>
        <w:pStyle w:val="ad"/>
        <w:keepNext w:val="0"/>
        <w:spacing w:after="62"/>
      </w:pPr>
      <w:r>
        <w:t>Arthur</w:t>
      </w:r>
    </w:p>
    <w:p w14:paraId="3656F55A" w14:textId="77777777" w:rsidR="00555047" w:rsidRDefault="002E5D19">
      <w:pPr>
        <w:pStyle w:val="ae"/>
        <w:keepNext w:val="0"/>
        <w:ind w:firstLine="440"/>
      </w:pPr>
      <w:r>
        <w:t>Thought what I gave was a fair stage, but built you just a new cage</w:t>
      </w:r>
    </w:p>
    <w:p w14:paraId="410F4361" w14:textId="77777777" w:rsidR="00555047" w:rsidRDefault="002E5D19">
      <w:pPr>
        <w:pStyle w:val="ae"/>
        <w:keepNext w:val="0"/>
        <w:ind w:firstLine="440"/>
      </w:pPr>
      <w:r>
        <w:t>原以为我予你的是一方舞台</w:t>
      </w:r>
      <w:r>
        <w:t xml:space="preserve"> </w:t>
      </w:r>
      <w:r>
        <w:t>到头来</w:t>
      </w:r>
      <w:r>
        <w:t xml:space="preserve"> </w:t>
      </w:r>
      <w:r>
        <w:t>却只铸成一座新的囚笼</w:t>
      </w:r>
    </w:p>
    <w:p w14:paraId="0198B73C" w14:textId="77777777" w:rsidR="00555047" w:rsidRDefault="00555047">
      <w:pPr>
        <w:pStyle w:val="ae"/>
        <w:keepNext w:val="0"/>
        <w:ind w:firstLine="440"/>
      </w:pPr>
    </w:p>
    <w:p w14:paraId="5ABA27DA" w14:textId="77777777" w:rsidR="00555047" w:rsidRDefault="002E5D19">
      <w:pPr>
        <w:pStyle w:val="ad"/>
        <w:keepNext w:val="0"/>
        <w:spacing w:after="62"/>
      </w:pPr>
      <w:r>
        <w:t>Arthur/Guinevere</w:t>
      </w:r>
    </w:p>
    <w:p w14:paraId="3297B2BC" w14:textId="77777777" w:rsidR="00555047" w:rsidRDefault="002E5D19">
      <w:pPr>
        <w:pStyle w:val="ae"/>
        <w:keepNext w:val="0"/>
        <w:ind w:firstLine="440"/>
      </w:pPr>
      <w:r>
        <w:t>I can but shed the tears to where we walked to at last.</w:t>
      </w:r>
    </w:p>
    <w:p w14:paraId="00B0A1C1" w14:textId="77777777" w:rsidR="00555047" w:rsidRDefault="002E5D19">
      <w:pPr>
        <w:pStyle w:val="ae"/>
        <w:keepNext w:val="0"/>
        <w:ind w:firstLine="440"/>
      </w:pPr>
      <w:r>
        <w:t>我唯有将泪水</w:t>
      </w:r>
      <w:r>
        <w:t xml:space="preserve"> </w:t>
      </w:r>
      <w:r>
        <w:t>洒向你我终抵的殊途</w:t>
      </w:r>
    </w:p>
    <w:p w14:paraId="133A1938" w14:textId="77777777" w:rsidR="00555047" w:rsidRDefault="002E5D19">
      <w:pPr>
        <w:pStyle w:val="ae"/>
        <w:keepNext w:val="0"/>
        <w:ind w:firstLine="440"/>
      </w:pPr>
      <w:r>
        <w:t>How you cleared all my fears</w:t>
      </w:r>
    </w:p>
    <w:p w14:paraId="36E64459" w14:textId="77777777" w:rsidR="00555047" w:rsidRDefault="002E5D19">
      <w:pPr>
        <w:pStyle w:val="ae"/>
        <w:keepNext w:val="0"/>
        <w:ind w:firstLine="440"/>
      </w:pPr>
      <w:r>
        <w:t>你曾驱散我所有惶惧</w:t>
      </w:r>
    </w:p>
    <w:p w14:paraId="3AD8E8DB" w14:textId="77777777" w:rsidR="00555047" w:rsidRDefault="002E5D19">
      <w:pPr>
        <w:pStyle w:val="ae"/>
        <w:keepNext w:val="0"/>
        <w:ind w:firstLine="440"/>
      </w:pPr>
      <w:r>
        <w:t>Why end up with all this dust</w:t>
      </w:r>
      <w:r>
        <w:rPr>
          <w:rFonts w:hint="eastAsia"/>
        </w:rPr>
        <w:t>?</w:t>
      </w:r>
    </w:p>
    <w:p w14:paraId="2E69E58A" w14:textId="77777777" w:rsidR="00555047" w:rsidRDefault="002E5D19">
      <w:pPr>
        <w:pStyle w:val="ae"/>
        <w:keepNext w:val="0"/>
        <w:ind w:firstLine="440"/>
      </w:pPr>
      <w:r>
        <w:t>为何最后只剩满径尘土</w:t>
      </w:r>
    </w:p>
    <w:p w14:paraId="2F9799A7" w14:textId="77777777" w:rsidR="00555047" w:rsidRDefault="00555047">
      <w:pPr>
        <w:pStyle w:val="ae"/>
        <w:keepNext w:val="0"/>
        <w:ind w:firstLineChars="0" w:firstLine="0"/>
      </w:pPr>
    </w:p>
    <w:p w14:paraId="65EE702F" w14:textId="77777777" w:rsidR="00555047" w:rsidRDefault="002E5D19">
      <w:pPr>
        <w:pStyle w:val="ad"/>
        <w:keepNext w:val="0"/>
        <w:spacing w:after="62"/>
      </w:pPr>
      <w:r>
        <w:t>Arthur</w:t>
      </w:r>
    </w:p>
    <w:p w14:paraId="0752B716" w14:textId="77777777" w:rsidR="00555047" w:rsidRDefault="002E5D19">
      <w:pPr>
        <w:pStyle w:val="ae"/>
        <w:keepNext w:val="0"/>
        <w:ind w:firstLine="440"/>
      </w:pPr>
      <w:r>
        <w:t>All the love, now in rust.</w:t>
      </w:r>
    </w:p>
    <w:p w14:paraId="0B466BB6" w14:textId="77777777" w:rsidR="00555047" w:rsidRDefault="002E5D19">
      <w:pPr>
        <w:pStyle w:val="ae"/>
        <w:keepNext w:val="0"/>
        <w:ind w:firstLine="440"/>
      </w:pPr>
      <w:r>
        <w:t>曾经的爱意，如今早已锈蚀</w:t>
      </w:r>
    </w:p>
    <w:p w14:paraId="279ED8BF" w14:textId="77777777" w:rsidR="00555047" w:rsidRDefault="00555047">
      <w:pPr>
        <w:pStyle w:val="ae"/>
        <w:keepNext w:val="0"/>
        <w:ind w:firstLineChars="0" w:firstLine="0"/>
      </w:pPr>
    </w:p>
    <w:p w14:paraId="13EDD0A3" w14:textId="77777777" w:rsidR="00555047" w:rsidRDefault="002E5D19">
      <w:pPr>
        <w:pStyle w:val="ad"/>
        <w:keepNext w:val="0"/>
        <w:spacing w:after="62"/>
      </w:pPr>
      <w:r>
        <w:t>Guinevere</w:t>
      </w:r>
    </w:p>
    <w:p w14:paraId="2569A800" w14:textId="77777777" w:rsidR="00555047" w:rsidRDefault="002E5D19">
      <w:pPr>
        <w:pStyle w:val="ae"/>
        <w:keepNext w:val="0"/>
        <w:ind w:firstLine="440"/>
      </w:pPr>
      <w:r>
        <w:t>You should move on</w:t>
      </w:r>
    </w:p>
    <w:p w14:paraId="615ED6F9" w14:textId="77777777" w:rsidR="00555047" w:rsidRDefault="002E5D19">
      <w:pPr>
        <w:pStyle w:val="ae"/>
        <w:keepNext w:val="0"/>
        <w:ind w:firstLine="440"/>
      </w:pPr>
      <w:r>
        <w:t>你该释怀，向前走</w:t>
      </w:r>
    </w:p>
    <w:p w14:paraId="0E69F988" w14:textId="77777777" w:rsidR="00555047" w:rsidRDefault="00555047">
      <w:pPr>
        <w:pStyle w:val="ae"/>
        <w:keepNext w:val="0"/>
        <w:ind w:firstLineChars="0" w:firstLine="0"/>
      </w:pPr>
    </w:p>
    <w:p w14:paraId="12969F8A" w14:textId="77777777" w:rsidR="00555047" w:rsidRDefault="002E5D19">
      <w:pPr>
        <w:pStyle w:val="ad"/>
        <w:keepNext w:val="0"/>
        <w:spacing w:after="62"/>
      </w:pPr>
      <w:r>
        <w:t>Arthur</w:t>
      </w:r>
    </w:p>
    <w:p w14:paraId="37732F66" w14:textId="77777777" w:rsidR="00555047" w:rsidRDefault="002E5D19">
      <w:pPr>
        <w:pStyle w:val="ae"/>
        <w:keepNext w:val="0"/>
        <w:ind w:firstLine="440"/>
      </w:pPr>
      <w:r>
        <w:t>None of us won</w:t>
      </w:r>
    </w:p>
    <w:p w14:paraId="58EE33B8" w14:textId="77777777" w:rsidR="00555047" w:rsidRDefault="002E5D19">
      <w:pPr>
        <w:pStyle w:val="ae"/>
        <w:keepNext w:val="0"/>
        <w:ind w:firstLine="440"/>
      </w:pPr>
      <w:r>
        <w:t>这场纠葛没有赢家</w:t>
      </w:r>
    </w:p>
    <w:p w14:paraId="4543079D" w14:textId="77777777" w:rsidR="00555047" w:rsidRDefault="00555047">
      <w:pPr>
        <w:pStyle w:val="ae"/>
        <w:keepNext w:val="0"/>
        <w:ind w:firstLineChars="0" w:firstLine="0"/>
      </w:pPr>
    </w:p>
    <w:p w14:paraId="3787EFD9" w14:textId="77777777" w:rsidR="00555047" w:rsidRDefault="002E5D19">
      <w:pPr>
        <w:pStyle w:val="ad"/>
        <w:keepNext w:val="0"/>
        <w:spacing w:after="62"/>
      </w:pPr>
      <w:r>
        <w:t>Arthur/Guinevere</w:t>
      </w:r>
    </w:p>
    <w:p w14:paraId="75091B31" w14:textId="77777777" w:rsidR="00555047" w:rsidRDefault="002E5D19">
      <w:pPr>
        <w:pStyle w:val="ae"/>
        <w:keepNext w:val="0"/>
        <w:ind w:firstLine="440"/>
      </w:pPr>
      <w:r>
        <w:t>The fate will always toy with me and freak me with cheers.</w:t>
      </w:r>
    </w:p>
    <w:p w14:paraId="79650BF3" w14:textId="77777777" w:rsidR="00555047" w:rsidRDefault="002E5D19">
      <w:pPr>
        <w:pStyle w:val="ae"/>
        <w:keepNext w:val="0"/>
        <w:ind w:firstLine="440"/>
      </w:pPr>
      <w:r>
        <w:t>命运总爱将我玩弄，再对我的溃败报以欢呼</w:t>
      </w:r>
    </w:p>
    <w:p w14:paraId="348871DF" w14:textId="77777777" w:rsidR="00555047" w:rsidRDefault="002E5D19">
      <w:pPr>
        <w:pStyle w:val="ae"/>
        <w:keepNext w:val="0"/>
        <w:ind w:firstLine="440"/>
      </w:pPr>
      <w:r>
        <w:t>I can but shed the tears to where we walked to at last.</w:t>
      </w:r>
    </w:p>
    <w:p w14:paraId="718556F1" w14:textId="77777777" w:rsidR="00555047" w:rsidRDefault="002E5D19">
      <w:pPr>
        <w:pStyle w:val="ae"/>
        <w:keepNext w:val="0"/>
        <w:ind w:firstLine="440"/>
      </w:pPr>
      <w:r>
        <w:t>我唯有将泪水</w:t>
      </w:r>
      <w:r>
        <w:t xml:space="preserve"> </w:t>
      </w:r>
      <w:r>
        <w:t>洒向你我终抵的殊途</w:t>
      </w:r>
    </w:p>
    <w:p w14:paraId="23656113" w14:textId="77777777" w:rsidR="00555047" w:rsidRDefault="002E5D19">
      <w:pPr>
        <w:pStyle w:val="ae"/>
        <w:keepNext w:val="0"/>
        <w:ind w:firstLine="440"/>
      </w:pPr>
      <w:r>
        <w:lastRenderedPageBreak/>
        <w:t>How you cleared all my fears</w:t>
      </w:r>
    </w:p>
    <w:p w14:paraId="0349E3C2" w14:textId="77777777" w:rsidR="00555047" w:rsidRDefault="002E5D19">
      <w:pPr>
        <w:pStyle w:val="ae"/>
        <w:keepNext w:val="0"/>
        <w:ind w:firstLine="440"/>
      </w:pPr>
      <w:r>
        <w:t>你曾驱散我所有惶惧</w:t>
      </w:r>
    </w:p>
    <w:p w14:paraId="44B33263" w14:textId="77777777" w:rsidR="00555047" w:rsidRDefault="002E5D19">
      <w:pPr>
        <w:pStyle w:val="ae"/>
        <w:keepNext w:val="0"/>
        <w:ind w:firstLine="440"/>
      </w:pPr>
      <w:r>
        <w:t>Why end up with all this dust</w:t>
      </w:r>
      <w:r>
        <w:rPr>
          <w:rFonts w:hint="eastAsia"/>
        </w:rPr>
        <w:t>?</w:t>
      </w:r>
    </w:p>
    <w:p w14:paraId="29A0E08D" w14:textId="77777777" w:rsidR="00555047" w:rsidRDefault="002E5D19">
      <w:pPr>
        <w:pStyle w:val="ae"/>
        <w:keepNext w:val="0"/>
        <w:ind w:firstLine="440"/>
      </w:pPr>
      <w:r>
        <w:t>为何最后只剩满径尘土</w:t>
      </w:r>
    </w:p>
    <w:p w14:paraId="1BD350E0" w14:textId="77777777" w:rsidR="00555047" w:rsidRDefault="002E5D19">
      <w:pPr>
        <w:pStyle w:val="ae"/>
        <w:keepNext w:val="0"/>
        <w:ind w:firstLine="440"/>
      </w:pPr>
      <w:r>
        <w:t>I hear but all the sneers of all my wasted entrust.</w:t>
      </w:r>
    </w:p>
    <w:p w14:paraId="14D25813" w14:textId="77777777" w:rsidR="00555047" w:rsidRDefault="002E5D19">
      <w:pPr>
        <w:pStyle w:val="ae"/>
        <w:keepNext w:val="0"/>
        <w:ind w:firstLine="440"/>
      </w:pPr>
      <w:r>
        <w:t>耳畔只余冷嘲声声</w:t>
      </w:r>
      <w:r>
        <w:t xml:space="preserve"> </w:t>
      </w:r>
      <w:r>
        <w:t>笑我一腔真心错付</w:t>
      </w:r>
    </w:p>
    <w:p w14:paraId="64899B4E" w14:textId="77777777" w:rsidR="00555047" w:rsidRDefault="002E5D19">
      <w:pPr>
        <w:pStyle w:val="ae"/>
        <w:keepNext w:val="0"/>
        <w:ind w:firstLine="440"/>
      </w:pPr>
      <w:r>
        <w:t>Life strikes me like a spear right into my fragile heart.</w:t>
      </w:r>
    </w:p>
    <w:p w14:paraId="0E17E757" w14:textId="77777777" w:rsidR="00555047" w:rsidRDefault="002E5D19">
      <w:pPr>
        <w:pStyle w:val="ae"/>
        <w:keepNext w:val="0"/>
        <w:ind w:firstLine="440"/>
      </w:pPr>
      <w:r>
        <w:t>生活却像一柄长矛</w:t>
      </w:r>
      <w:r>
        <w:t xml:space="preserve"> </w:t>
      </w:r>
      <w:r>
        <w:t>径直刺穿我脆弱的心房</w:t>
      </w:r>
    </w:p>
    <w:p w14:paraId="7E318412" w14:textId="77628CC4" w:rsidR="00B24457" w:rsidRDefault="00C21B84">
      <w:pPr>
        <w:pStyle w:val="a7"/>
        <w:keepNext w:val="0"/>
        <w:keepLines w:val="0"/>
        <w:widowControl/>
        <w:spacing w:beforeAutospacing="0" w:afterAutospacing="0" w:line="360" w:lineRule="auto"/>
        <w:ind w:firstLineChars="0" w:firstLine="0"/>
        <w:rPr>
          <w:color w:val="494949"/>
          <w:sz w:val="22"/>
          <w:szCs w:val="22"/>
        </w:rPr>
        <w:pPrChange w:id="1346" w:author="Z Richard" w:date="2026-04-23T16:57:00Z" w16du:dateUtc="2026-04-23T08:57:00Z">
          <w:pPr>
            <w:pStyle w:val="a7"/>
            <w:keepNext w:val="0"/>
            <w:keepLines w:val="0"/>
            <w:widowControl/>
            <w:spacing w:beforeAutospacing="0" w:afterAutospacing="0" w:line="360" w:lineRule="auto"/>
            <w:ind w:firstLine="482"/>
          </w:pPr>
        </w:pPrChange>
      </w:pPr>
      <w:ins w:id="1347" w:author="Z Richard" w:date="2026-04-23T22:38:00Z" w16du:dateUtc="2026-04-23T14:38:00Z">
        <w:r>
          <w:rPr>
            <w:rFonts w:ascii="Consolas" w:hAnsi="Consolas" w:hint="eastAsia"/>
            <w:b/>
            <w:color w:val="FFFFFF" w:themeColor="background1"/>
            <w:highlight w:val="red"/>
          </w:rPr>
          <w:t>伴奏</w:t>
        </w:r>
        <w:r>
          <w:rPr>
            <w:rFonts w:ascii="Consolas" w:hAnsi="Consolas" w:hint="eastAsia"/>
            <w:b/>
            <w:color w:val="FFFFFF" w:themeColor="background1"/>
            <w:highlight w:val="red"/>
          </w:rPr>
          <w:t xml:space="preserve"> </w:t>
        </w:r>
      </w:ins>
      <w:ins w:id="1348" w:author="Z Richard" w:date="2026-04-23T16:57:00Z" w16du:dateUtc="2026-04-23T08:57:00Z">
        <w:r w:rsidR="00B24457" w:rsidRPr="0043183D">
          <w:rPr>
            <w:rFonts w:ascii="Consolas" w:hAnsi="Consolas" w:hint="eastAsia"/>
            <w:b/>
            <w:color w:val="FFFFFF" w:themeColor="background1"/>
            <w:highlight w:val="red"/>
          </w:rPr>
          <w:t>Down</w:t>
        </w:r>
      </w:ins>
    </w:p>
    <w:p w14:paraId="5573778A" w14:textId="77777777" w:rsidR="00555047" w:rsidRDefault="002E5D19">
      <w:pPr>
        <w:pStyle w:val="ad"/>
        <w:spacing w:after="62"/>
      </w:pPr>
      <w:r>
        <w:t>Guinevere</w:t>
      </w:r>
    </w:p>
    <w:p w14:paraId="49BDD7CD" w14:textId="77777777" w:rsidR="00555047" w:rsidRDefault="002E5D19">
      <w:pPr>
        <w:ind w:firstLine="440"/>
      </w:pPr>
      <w:r>
        <w:t>A noble King like you does not deserve this pain from my truth, my Lord. But I do not regret it. For the first time in my life, I chose something for myself. I know my words are a betrayal of our vows. I know there will be consequences—for me, for this kingdom. I will not beg for mercy. Do with me as you see fit, as king. I accept whatever fate you decree. And I hope, and I trust that you would walk on a better road.</w:t>
      </w:r>
    </w:p>
    <w:p w14:paraId="130CB82E" w14:textId="77777777" w:rsidR="00555047" w:rsidRDefault="002E5D19">
      <w:pPr>
        <w:ind w:firstLine="440"/>
      </w:pPr>
      <w:r>
        <w:t>您这般尊贵的王者，本不该因我而承受这般痛苦。可我并不后悔，因为这是我此生第一次真正为自己做出选择。我知道我所作所为是对你我誓约的背叛，我也清楚这会招来种种后果</w:t>
      </w:r>
      <w:r>
        <w:t>——</w:t>
      </w:r>
      <w:r>
        <w:t>于我自身，于整个王国皆是如此。我不会乞求您怜悯，陛下，请任凭您的心意处置我吧。您所裁定的任何命运，我都欣然接受。我只愿，我也相信：您此后能踏上一条更为光明的坦途。</w:t>
      </w:r>
    </w:p>
    <w:p w14:paraId="6A0274FB" w14:textId="77777777" w:rsidR="00555047" w:rsidRPr="00A413C3" w:rsidDel="00362A2A" w:rsidRDefault="00A413C3">
      <w:pPr>
        <w:ind w:firstLineChars="0" w:firstLine="0"/>
        <w:rPr>
          <w:del w:id="1349" w:author="Z Richard" w:date="2026-04-23T16:57:00Z" w16du:dateUtc="2026-04-23T08:57:00Z"/>
          <w:color w:val="FFFFFF" w:themeColor="background1"/>
          <w:rPrChange w:id="1350" w:author="Liao Kuo" w:date="2026-04-09T16:32:00Z">
            <w:rPr>
              <w:del w:id="1351" w:author="Z Richard" w:date="2026-04-23T16:57:00Z" w16du:dateUtc="2026-04-23T08:57:00Z"/>
            </w:rPr>
          </w:rPrChange>
        </w:rPr>
        <w:pPrChange w:id="1352" w:author="Liao Kuo" w:date="2026-04-09T16:32:00Z">
          <w:pPr>
            <w:pStyle w:val="ae"/>
            <w:ind w:firstLine="442"/>
          </w:pPr>
        </w:pPrChange>
      </w:pPr>
      <w:ins w:id="1353" w:author="Liao Kuo" w:date="2026-04-09T16:32:00Z">
        <w:r>
          <w:rPr>
            <w:rFonts w:ascii="Consolas" w:hAnsi="Consolas"/>
            <w:b/>
            <w:color w:val="000000" w:themeColor="text1"/>
            <w:highlight w:val="green"/>
          </w:rPr>
          <w:t>4 O</w:t>
        </w:r>
        <w:r>
          <w:rPr>
            <w:rFonts w:ascii="Consolas" w:hAnsi="Consolas" w:hint="eastAsia"/>
            <w:b/>
            <w:color w:val="000000" w:themeColor="text1"/>
            <w:highlight w:val="green"/>
          </w:rPr>
          <w:t>n</w:t>
        </w:r>
        <w:r>
          <w:rPr>
            <w:rFonts w:ascii="Consolas" w:hAnsi="Consolas"/>
            <w:b/>
            <w:color w:val="000000" w:themeColor="text1"/>
            <w:highlight w:val="green"/>
          </w:rPr>
          <w:t xml:space="preserve">, </w:t>
        </w:r>
        <w:r w:rsidRPr="00A413C3">
          <w:rPr>
            <w:rFonts w:ascii="Consolas" w:hAnsi="Consolas"/>
            <w:b/>
            <w:color w:val="FFFFFF" w:themeColor="background1"/>
            <w:highlight w:val="red"/>
            <w:rPrChange w:id="1354" w:author="Liao Kuo" w:date="2026-04-09T16:32:00Z">
              <w:rPr>
                <w:rFonts w:ascii="Consolas" w:hAnsi="Consolas"/>
                <w:b/>
                <w:color w:val="000000" w:themeColor="text1"/>
                <w:highlight w:val="green"/>
              </w:rPr>
            </w:rPrChange>
          </w:rPr>
          <w:t>2 Off</w:t>
        </w:r>
      </w:ins>
    </w:p>
    <w:p w14:paraId="7B4EAAD4" w14:textId="77777777" w:rsidR="00555047" w:rsidDel="00362A2A" w:rsidRDefault="00555047">
      <w:pPr>
        <w:ind w:firstLine="440"/>
        <w:rPr>
          <w:del w:id="1355" w:author="Z Richard" w:date="2026-04-23T16:57:00Z" w16du:dateUtc="2026-04-23T08:57:00Z"/>
        </w:rPr>
      </w:pPr>
    </w:p>
    <w:p w14:paraId="13FC8B91" w14:textId="77777777" w:rsidR="00555047" w:rsidRDefault="002E5D19">
      <w:pPr>
        <w:ind w:firstLineChars="0" w:firstLine="0"/>
        <w:rPr>
          <w:rFonts w:ascii="Dearest Friend lite" w:hAnsi="Dearest Friend lite" w:cs="Dearest Friend lite" w:hint="eastAsia"/>
          <w:sz w:val="40"/>
          <w:szCs w:val="22"/>
        </w:rPr>
        <w:pPrChange w:id="1356" w:author="Z Richard" w:date="2026-04-23T16:57:00Z" w16du:dateUtc="2026-04-23T08:57:00Z">
          <w:pPr>
            <w:ind w:firstLine="800"/>
          </w:pPr>
        </w:pPrChange>
      </w:pPr>
      <w:del w:id="1357" w:author="Z Richard" w:date="2026-04-23T16:57:00Z" w16du:dateUtc="2026-04-23T08:57:00Z">
        <w:r w:rsidDel="00362A2A">
          <w:rPr>
            <w:rFonts w:ascii="Dearest Friend lite" w:hAnsi="Dearest Friend lite" w:cs="Dearest Friend lite"/>
            <w:sz w:val="40"/>
            <w:szCs w:val="22"/>
          </w:rPr>
          <w:br w:type="page"/>
        </w:r>
      </w:del>
    </w:p>
    <w:p w14:paraId="5A82F997" w14:textId="77777777" w:rsidR="00555047" w:rsidRDefault="002E5D19">
      <w:pPr>
        <w:pStyle w:val="1"/>
        <w:spacing w:before="156" w:after="156"/>
      </w:pPr>
      <w:bookmarkStart w:id="1358" w:name="_Toc20667"/>
      <w:r>
        <w:rPr>
          <w:rFonts w:ascii="Dearest Friend lite" w:hAnsi="Dearest Friend lite" w:cs="Dearest Friend lite"/>
          <w:sz w:val="40"/>
          <w:szCs w:val="22"/>
        </w:rPr>
        <w:lastRenderedPageBreak/>
        <w:t>29</w:t>
      </w:r>
      <w:r>
        <w:t xml:space="preserve"> </w:t>
      </w:r>
      <w:r>
        <w:rPr>
          <w:rFonts w:hint="eastAsia"/>
        </w:rPr>
        <w:t xml:space="preserve"> </w:t>
      </w:r>
      <w:r>
        <w:t xml:space="preserve">The </w:t>
      </w:r>
      <w:r>
        <w:rPr>
          <w:rFonts w:hint="eastAsia"/>
        </w:rPr>
        <w:t>I</w:t>
      </w:r>
      <w:r>
        <w:t>mpeach</w:t>
      </w:r>
      <w:bookmarkEnd w:id="1358"/>
    </w:p>
    <w:p w14:paraId="72FACD41" w14:textId="4B9703C6" w:rsidR="00C42F62" w:rsidRPr="00756AF2" w:rsidRDefault="00756AF2">
      <w:pPr>
        <w:ind w:firstLineChars="0" w:firstLine="0"/>
        <w:rPr>
          <w:ins w:id="1359" w:author="Z Richard" w:date="2026-04-23T16:57:00Z" w16du:dateUtc="2026-04-23T08:57:00Z"/>
          <w:rFonts w:ascii="Consolas" w:hAnsi="Consolas"/>
          <w:b/>
          <w:color w:val="000000" w:themeColor="text1"/>
          <w:highlight w:val="green"/>
          <w:rPrChange w:id="1360" w:author="Z Richard" w:date="2026-04-23T16:57:00Z" w16du:dateUtc="2026-04-23T08:57:00Z">
            <w:rPr>
              <w:ins w:id="1361" w:author="Z Richard" w:date="2026-04-23T16:57:00Z" w16du:dateUtc="2026-04-23T08:57:00Z"/>
            </w:rPr>
          </w:rPrChange>
        </w:rPr>
        <w:pPrChange w:id="1362" w:author="Z Richard" w:date="2026-04-23T16:57:00Z" w16du:dateUtc="2026-04-23T08:57:00Z">
          <w:pPr>
            <w:pStyle w:val="a3"/>
          </w:pPr>
        </w:pPrChange>
      </w:pPr>
      <w:ins w:id="1363" w:author="Z Richard" w:date="2026-04-23T16:57:00Z" w16du:dateUtc="2026-04-23T08:57:00Z">
        <w:r>
          <w:rPr>
            <w:rFonts w:ascii="Consolas" w:hAnsi="Consolas" w:hint="eastAsia"/>
            <w:b/>
            <w:color w:val="215E99" w:themeColor="text2" w:themeTint="BF"/>
          </w:rPr>
          <w:t>台词戏，涉及演员</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ins>
      <w:ins w:id="1364" w:author="Z Richard" w:date="2026-04-23T16:58:00Z" w16du:dateUtc="2026-04-23T08:58:00Z">
        <w:r>
          <w:rPr>
            <w:rFonts w:ascii="Consolas" w:hAnsi="Consolas" w:hint="eastAsia"/>
            <w:b/>
            <w:color w:val="215E99" w:themeColor="text2" w:themeTint="BF"/>
          </w:rPr>
          <w:t>Morgana</w:t>
        </w:r>
      </w:ins>
      <w:ins w:id="1365" w:author="Z Richard" w:date="2026-04-23T16:57:00Z" w16du:dateUtc="2026-04-23T08:57:00Z">
        <w:r>
          <w:rPr>
            <w:rFonts w:ascii="Consolas" w:hAnsi="Consolas" w:hint="eastAsia"/>
            <w:b/>
            <w:color w:val="215E99" w:themeColor="text2" w:themeTint="BF"/>
          </w:rPr>
          <w:t xml:space="preserve"> (</w:t>
        </w:r>
      </w:ins>
      <w:ins w:id="1366" w:author="Z Richard" w:date="2026-04-23T16:58:00Z" w16du:dateUtc="2026-04-23T08:58:00Z">
        <w:r>
          <w:rPr>
            <w:rFonts w:ascii="Consolas" w:hAnsi="Consolas" w:hint="eastAsia"/>
            <w:b/>
            <w:color w:val="215E99" w:themeColor="text2" w:themeTint="BF"/>
          </w:rPr>
          <w:t>4</w:t>
        </w:r>
      </w:ins>
      <w:ins w:id="1367" w:author="Z Richard" w:date="2026-04-23T16:57:00Z" w16du:dateUtc="2026-04-23T08:57:00Z">
        <w:r>
          <w:rPr>
            <w:rFonts w:ascii="Consolas" w:hAnsi="Consolas" w:hint="eastAsia"/>
            <w:b/>
            <w:color w:val="215E99" w:themeColor="text2" w:themeTint="BF"/>
          </w:rPr>
          <w:t>)</w:t>
        </w:r>
      </w:ins>
    </w:p>
    <w:p w14:paraId="281D6836" w14:textId="77777777" w:rsidR="00C42F62" w:rsidRDefault="00C42F62">
      <w:pPr>
        <w:pStyle w:val="a3"/>
        <w:rPr>
          <w:ins w:id="1368" w:author="Z Richard" w:date="2026-04-23T16:57:00Z" w16du:dateUtc="2026-04-23T08:57:00Z"/>
        </w:rPr>
      </w:pPr>
    </w:p>
    <w:p w14:paraId="6DADED5F" w14:textId="30C246A8" w:rsidR="00555047" w:rsidRDefault="002E5D19">
      <w:pPr>
        <w:pStyle w:val="a3"/>
      </w:pPr>
      <w:r>
        <w:t>[</w:t>
      </w:r>
      <w:r>
        <w:rPr>
          <w:rFonts w:hint="eastAsia"/>
        </w:rPr>
        <w:t xml:space="preserve"> </w:t>
      </w:r>
      <w:r>
        <w:t>黄昏时分的王座大厅里，</w:t>
      </w:r>
      <w:r>
        <w:t>Arthur</w:t>
      </w:r>
      <w:r>
        <w:t>孤独地靠坐在橡木王座上，闪耀的金冠搁置一旁，石中剑也隐匿在阴影之中。他的脸上写满了连日思虑带来的疲惫，在这难得再无旁人的时候，他终于可以让自己的疲乏和脆弱稍有流露</w:t>
      </w:r>
      <w:r>
        <w:rPr>
          <w:rFonts w:hint="eastAsia"/>
        </w:rPr>
        <w:t xml:space="preserve"> </w:t>
      </w:r>
      <w:r>
        <w:t>]</w:t>
      </w:r>
    </w:p>
    <w:p w14:paraId="44783558" w14:textId="77777777" w:rsidR="00555047" w:rsidRDefault="00555047">
      <w:pPr>
        <w:pStyle w:val="a3"/>
      </w:pPr>
    </w:p>
    <w:p w14:paraId="52A35718" w14:textId="77777777" w:rsidR="00555047" w:rsidRDefault="002E5D19">
      <w:pPr>
        <w:pStyle w:val="a3"/>
      </w:pPr>
      <w:r>
        <w:t>[</w:t>
      </w:r>
      <w:r>
        <w:rPr>
          <w:rFonts w:hint="eastAsia"/>
        </w:rPr>
        <w:t xml:space="preserve"> </w:t>
      </w:r>
      <w:r>
        <w:t>而就在此时，</w:t>
      </w:r>
      <w:r>
        <w:t>Morgana</w:t>
      </w:r>
      <w:r>
        <w:t>的脚步声由远而近地响起。</w:t>
      </w:r>
      <w:r>
        <w:t>Arthur</w:t>
      </w:r>
      <w:r>
        <w:t>下意识地整理衣冠坐直身体，摆出得体的姿态面见来人</w:t>
      </w:r>
      <w:r>
        <w:rPr>
          <w:rFonts w:hint="eastAsia"/>
        </w:rPr>
        <w:t>——</w:t>
      </w:r>
      <w:r>
        <w:t>Morgana</w:t>
      </w:r>
      <w:r>
        <w:t>缓步而来，她头微低，双手交叠于身前，端的一份谦恭礼貌地模样，嘴角却藏着一丝冷笑</w:t>
      </w:r>
      <w:r>
        <w:rPr>
          <w:rFonts w:hint="eastAsia"/>
        </w:rPr>
        <w:t xml:space="preserve"> </w:t>
      </w:r>
      <w:r>
        <w:t>]</w:t>
      </w:r>
    </w:p>
    <w:p w14:paraId="5F5123A9" w14:textId="77777777" w:rsidR="00555047" w:rsidRDefault="00555047">
      <w:pPr>
        <w:pStyle w:val="a3"/>
      </w:pPr>
    </w:p>
    <w:p w14:paraId="46D1F278" w14:textId="77777777" w:rsidR="00555047" w:rsidRDefault="002E5D19">
      <w:pPr>
        <w:pStyle w:val="a3"/>
      </w:pPr>
      <w:r>
        <w:t>[</w:t>
      </w:r>
      <w:r>
        <w:rPr>
          <w:rFonts w:hint="eastAsia"/>
        </w:rPr>
        <w:t xml:space="preserve"> </w:t>
      </w:r>
      <w:r>
        <w:t>Arthur</w:t>
      </w:r>
      <w:r>
        <w:t>静静看着她走近，看着她变脸一般地忽然挂上一副夸张得有些可笑的状似悲痛的表情，丝毫没有感到惊奇</w:t>
      </w:r>
      <w:r>
        <w:rPr>
          <w:rFonts w:hint="eastAsia"/>
        </w:rPr>
        <w:t>——</w:t>
      </w:r>
      <w:r>
        <w:t>他仿佛知道接下来要发生什么</w:t>
      </w:r>
      <w:r>
        <w:rPr>
          <w:rFonts w:hint="eastAsia"/>
        </w:rPr>
        <w:t xml:space="preserve"> </w:t>
      </w:r>
      <w:r>
        <w:t>]</w:t>
      </w:r>
    </w:p>
    <w:p w14:paraId="7F4FCAE5" w14:textId="77777777" w:rsidR="00555047" w:rsidRPr="00A413C3" w:rsidRDefault="00A413C3">
      <w:pPr>
        <w:ind w:firstLineChars="0" w:firstLine="0"/>
        <w:rPr>
          <w:color w:val="FFFFFF" w:themeColor="background1"/>
          <w:rPrChange w:id="1369" w:author="Liao Kuo" w:date="2026-04-09T16:32:00Z">
            <w:rPr/>
          </w:rPrChange>
        </w:rPr>
      </w:pPr>
      <w:ins w:id="1370" w:author="Liao Kuo" w:date="2026-04-09T16:33:00Z">
        <w:r>
          <w:rPr>
            <w:rFonts w:ascii="Consolas" w:hAnsi="Consolas"/>
            <w:b/>
            <w:color w:val="000000" w:themeColor="text1"/>
            <w:highlight w:val="green"/>
          </w:rPr>
          <w:t xml:space="preserve">1 </w:t>
        </w:r>
      </w:ins>
      <w:ins w:id="1371" w:author="Liao Kuo" w:date="2026-04-09T16:32:00Z">
        <w:r>
          <w:rPr>
            <w:rFonts w:ascii="Consolas" w:hAnsi="Consolas"/>
            <w:b/>
            <w:color w:val="000000" w:themeColor="text1"/>
            <w:highlight w:val="green"/>
          </w:rPr>
          <w:t>4 O</w:t>
        </w:r>
        <w:r>
          <w:rPr>
            <w:rFonts w:ascii="Consolas" w:hAnsi="Consolas" w:hint="eastAsia"/>
            <w:b/>
            <w:color w:val="000000" w:themeColor="text1"/>
            <w:highlight w:val="green"/>
          </w:rPr>
          <w:t>n</w:t>
        </w:r>
      </w:ins>
    </w:p>
    <w:p w14:paraId="3327A336" w14:textId="77777777" w:rsidR="00555047" w:rsidRDefault="002E5D19">
      <w:pPr>
        <w:pStyle w:val="ad"/>
        <w:spacing w:after="62"/>
      </w:pPr>
      <w:r>
        <w:rPr>
          <w:rFonts w:hint="eastAsia"/>
        </w:rPr>
        <w:t>Morgana</w:t>
      </w:r>
    </w:p>
    <w:p w14:paraId="12AD1760" w14:textId="77777777" w:rsidR="00555047" w:rsidRDefault="002E5D19">
      <w:pPr>
        <w:spacing w:afterLines="20" w:after="62"/>
        <w:ind w:firstLine="440"/>
      </w:pPr>
      <w:r>
        <w:t>Sire… I come today not out of malice, but out of loyalty to Camelot and to you</w:t>
      </w:r>
      <w:r>
        <w:rPr>
          <w:rFonts w:hint="eastAsia"/>
        </w:rPr>
        <w:t>, my King</w:t>
      </w:r>
      <w:r>
        <w:t>.</w:t>
      </w:r>
      <w:r>
        <w:rPr>
          <w:rFonts w:hint="eastAsia"/>
        </w:rPr>
        <w:t xml:space="preserve"> </w:t>
      </w:r>
      <w:r>
        <w:t>To tell you something I can no longer keep silent about, though it pains me to speak — for it concerns someone closest to your Grace...</w:t>
      </w:r>
    </w:p>
    <w:p w14:paraId="15667FAA" w14:textId="77777777" w:rsidR="00555047" w:rsidRDefault="002E5D19">
      <w:pPr>
        <w:ind w:firstLine="440"/>
      </w:pPr>
      <w:r>
        <w:t>陛下</w:t>
      </w:r>
      <w:r>
        <w:t xml:space="preserve">…… </w:t>
      </w:r>
      <w:r>
        <w:t>我今日前来，并非出于恶意，而是为了对王国、对您的忠诚。有些事我再也无法缄口不言，尽管说出来会让我心痛</w:t>
      </w:r>
      <w:r>
        <w:t xml:space="preserve"> </w:t>
      </w:r>
      <w:r>
        <w:rPr>
          <w:rFonts w:hint="eastAsia"/>
        </w:rPr>
        <w:t>——</w:t>
      </w:r>
      <w:r>
        <w:t xml:space="preserve"> </w:t>
      </w:r>
      <w:r>
        <w:t>因为这事关乎您最亲近的人</w:t>
      </w:r>
      <w:r>
        <w:t>……</w:t>
      </w:r>
    </w:p>
    <w:p w14:paraId="183C62AB" w14:textId="77777777" w:rsidR="00555047" w:rsidRDefault="00555047">
      <w:pPr>
        <w:ind w:firstLine="440"/>
      </w:pPr>
    </w:p>
    <w:p w14:paraId="5FA1FFA7" w14:textId="77777777" w:rsidR="00555047" w:rsidRDefault="002E5D19">
      <w:pPr>
        <w:pStyle w:val="a3"/>
      </w:pPr>
      <w:r>
        <w:t>[</w:t>
      </w:r>
      <w:r>
        <w:rPr>
          <w:rFonts w:hint="eastAsia"/>
        </w:rPr>
        <w:t xml:space="preserve"> </w:t>
      </w:r>
      <w:r>
        <w:t>Arthur</w:t>
      </w:r>
      <w:r>
        <w:t>知道这一天终于还是来了</w:t>
      </w:r>
      <w:r>
        <w:rPr>
          <w:rFonts w:hint="eastAsia"/>
        </w:rPr>
        <w:t xml:space="preserve"> </w:t>
      </w:r>
      <w:r>
        <w:t>]</w:t>
      </w:r>
    </w:p>
    <w:p w14:paraId="64D99916" w14:textId="77777777" w:rsidR="00555047" w:rsidRDefault="00555047">
      <w:pPr>
        <w:ind w:firstLineChars="0" w:firstLine="0"/>
      </w:pPr>
    </w:p>
    <w:p w14:paraId="0AD2BEA8" w14:textId="77777777" w:rsidR="00555047" w:rsidRDefault="002E5D19">
      <w:pPr>
        <w:pStyle w:val="ad"/>
        <w:spacing w:after="62"/>
      </w:pPr>
      <w:r>
        <w:rPr>
          <w:rFonts w:hint="eastAsia"/>
        </w:rPr>
        <w:t>Arthur</w:t>
      </w:r>
    </w:p>
    <w:p w14:paraId="51E8E874" w14:textId="77777777" w:rsidR="00555047" w:rsidRDefault="002E5D19">
      <w:pPr>
        <w:spacing w:line="300" w:lineRule="exact"/>
        <w:ind w:firstLine="440"/>
      </w:pPr>
      <w:r>
        <w:rPr>
          <w:rStyle w:val="a4"/>
        </w:rPr>
        <w:t>（打断）</w:t>
      </w:r>
      <w:r>
        <w:t xml:space="preserve">I have no time today for another rumor about </w:t>
      </w:r>
      <w:r>
        <w:rPr>
          <w:rFonts w:hint="eastAsia"/>
        </w:rPr>
        <w:t>trivial quarrels among</w:t>
      </w:r>
      <w:r>
        <w:t xml:space="preserve"> knights, </w:t>
      </w:r>
      <w:r>
        <w:rPr>
          <w:rFonts w:hint="eastAsia"/>
        </w:rPr>
        <w:t>though I do hope that is all you have to tell of</w:t>
      </w:r>
      <w:r>
        <w:t>, Morgana.</w:t>
      </w:r>
    </w:p>
    <w:p w14:paraId="6F2A9789" w14:textId="77777777" w:rsidR="00555047" w:rsidRDefault="002E5D19">
      <w:pPr>
        <w:ind w:firstLine="440"/>
      </w:pPr>
      <w:r>
        <w:t>我今天没工夫听又一桩骑士间鸡毛蒜皮的争执传闻，但我倒希望你要说的只是这种事，莫甘娜。</w:t>
      </w:r>
    </w:p>
    <w:p w14:paraId="5004441A" w14:textId="77777777" w:rsidR="00555047" w:rsidRDefault="00555047">
      <w:pPr>
        <w:ind w:firstLine="440"/>
      </w:pPr>
    </w:p>
    <w:p w14:paraId="4EB5717C" w14:textId="77777777" w:rsidR="00555047" w:rsidRDefault="002E5D19">
      <w:pPr>
        <w:pStyle w:val="ad"/>
        <w:spacing w:after="62"/>
      </w:pPr>
      <w:r>
        <w:rPr>
          <w:rFonts w:hint="eastAsia"/>
        </w:rPr>
        <w:t>Morgana</w:t>
      </w:r>
    </w:p>
    <w:p w14:paraId="21CF8C4C" w14:textId="77777777" w:rsidR="00555047" w:rsidRDefault="002E5D19">
      <w:pPr>
        <w:spacing w:afterLines="20" w:after="62"/>
        <w:ind w:firstLine="440"/>
      </w:pPr>
      <w:r>
        <w:t>Trivial? No, Your Grace</w:t>
      </w:r>
      <w:r>
        <w:rPr>
          <w:rFonts w:hint="eastAsia"/>
        </w:rPr>
        <w:t xml:space="preserve"> </w:t>
      </w:r>
      <w:r>
        <w:t>—</w:t>
      </w:r>
      <w:r>
        <w:rPr>
          <w:rFonts w:hint="eastAsia"/>
        </w:rPr>
        <w:t xml:space="preserve"> </w:t>
      </w:r>
      <w:r>
        <w:t>It</w:t>
      </w:r>
      <w:r>
        <w:rPr>
          <w:rFonts w:hint="eastAsia"/>
        </w:rPr>
        <w:t xml:space="preserve"> i</w:t>
      </w:r>
      <w:r>
        <w:t>s a betrayal that</w:t>
      </w:r>
      <w:r>
        <w:rPr>
          <w:rFonts w:hint="eastAsia"/>
        </w:rPr>
        <w:t xml:space="preserve"> </w:t>
      </w:r>
      <w:r>
        <w:t>stains Camelot’s throne! Guinevere, your wife and your queen, and Lancelot, your most trusted knight — they</w:t>
      </w:r>
      <w:r>
        <w:rPr>
          <w:rFonts w:hint="eastAsia"/>
        </w:rPr>
        <w:t xml:space="preserve"> have</w:t>
      </w:r>
      <w:r>
        <w:t xml:space="preserve"> forgotten their</w:t>
      </w:r>
      <w:r>
        <w:rPr>
          <w:rFonts w:hint="eastAsia"/>
        </w:rPr>
        <w:t xml:space="preserve"> </w:t>
      </w:r>
      <w:r>
        <w:t>oaths to you, to Camelot and to chivalry.</w:t>
      </w:r>
      <w:r>
        <w:rPr>
          <w:rFonts w:hint="eastAsia"/>
        </w:rPr>
        <w:t xml:space="preserve"> </w:t>
      </w:r>
      <w:r>
        <w:t xml:space="preserve">They meet in secret, tangled in sin; last night, I saw Lancelot slip into </w:t>
      </w:r>
      <w:r>
        <w:rPr>
          <w:rFonts w:hint="eastAsia"/>
        </w:rPr>
        <w:t>Guinevere</w:t>
      </w:r>
      <w:r>
        <w:t>’</w:t>
      </w:r>
      <w:r>
        <w:rPr>
          <w:rFonts w:hint="eastAsia"/>
        </w:rPr>
        <w:t>s</w:t>
      </w:r>
      <w:r>
        <w:t xml:space="preserve"> chambers—and the</w:t>
      </w:r>
      <w:r>
        <w:rPr>
          <w:rFonts w:hint="eastAsia"/>
        </w:rPr>
        <w:t xml:space="preserve"> </w:t>
      </w:r>
      <w:r>
        <w:t xml:space="preserve">door </w:t>
      </w:r>
      <w:r>
        <w:rPr>
          <w:rFonts w:hint="eastAsia"/>
        </w:rPr>
        <w:t xml:space="preserve">remained </w:t>
      </w:r>
      <w:r>
        <w:t>closed till dawn. Do you still call this trivial, Sire?</w:t>
      </w:r>
    </w:p>
    <w:p w14:paraId="324608D1" w14:textId="77777777" w:rsidR="00555047" w:rsidRDefault="002E5D19">
      <w:pPr>
        <w:ind w:firstLine="440"/>
      </w:pPr>
      <w:r>
        <w:t>鸡毛蒜皮？不，陛下</w:t>
      </w:r>
      <w:r>
        <w:t xml:space="preserve"> </w:t>
      </w:r>
      <w:r>
        <w:rPr>
          <w:rFonts w:hint="eastAsia"/>
        </w:rPr>
        <w:t>——</w:t>
      </w:r>
      <w:r>
        <w:t xml:space="preserve"> </w:t>
      </w:r>
      <w:r>
        <w:t>这是玷污卡美洛王座的背叛！您的妻子，桂妮薇儿王后，还有您最信任的骑士兰斯洛特</w:t>
      </w:r>
      <w:r>
        <w:rPr>
          <w:rFonts w:hint="eastAsia"/>
        </w:rPr>
        <w:t>——</w:t>
      </w:r>
      <w:r>
        <w:t xml:space="preserve"> </w:t>
      </w:r>
      <w:r>
        <w:t>他们早已忘了对您、对王国、对骑士精神的誓言。他们私下幽会，纠缠在罪孽之中；昨夜，我亲眼看见兰斯洛特溜进她的寝宫</w:t>
      </w:r>
      <w:r>
        <w:t xml:space="preserve"> </w:t>
      </w:r>
      <w:r>
        <w:rPr>
          <w:rFonts w:hint="eastAsia"/>
        </w:rPr>
        <w:t>——</w:t>
      </w:r>
      <w:r>
        <w:t xml:space="preserve"> </w:t>
      </w:r>
      <w:r>
        <w:t>那扇门直到天亮才打开。陛下，您还觉得这是鸡毛蒜皮吗？</w:t>
      </w:r>
    </w:p>
    <w:p w14:paraId="43CCFF29" w14:textId="77777777" w:rsidR="00555047" w:rsidRDefault="00555047">
      <w:pPr>
        <w:ind w:firstLineChars="0" w:firstLine="0"/>
      </w:pPr>
    </w:p>
    <w:p w14:paraId="2A659B71" w14:textId="77777777" w:rsidR="00555047" w:rsidRDefault="002E5D19">
      <w:pPr>
        <w:pStyle w:val="a3"/>
      </w:pPr>
      <w:r>
        <w:t>[</w:t>
      </w:r>
      <w:r>
        <w:rPr>
          <w:rFonts w:hint="eastAsia"/>
        </w:rPr>
        <w:t xml:space="preserve"> </w:t>
      </w:r>
      <w:r>
        <w:t>Arthur</w:t>
      </w:r>
      <w:r>
        <w:t>攥紧剑柄，指节泛白。他的胸膛剧烈起伏，脸上掠过痛苦的阴影</w:t>
      </w:r>
      <w:r>
        <w:rPr>
          <w:rFonts w:hint="eastAsia"/>
        </w:rPr>
        <w:t>——</w:t>
      </w:r>
      <w:r>
        <w:t>这份长久隐藏的恐惧终于被撕开。他闭眼片刻，再睁开时，声音变得沙哑，眼神却越发锐利</w:t>
      </w:r>
      <w:r>
        <w:rPr>
          <w:rFonts w:hint="eastAsia"/>
        </w:rPr>
        <w:t xml:space="preserve"> </w:t>
      </w:r>
      <w:r>
        <w:t>]</w:t>
      </w:r>
    </w:p>
    <w:p w14:paraId="170905D6" w14:textId="77777777" w:rsidR="00555047" w:rsidRDefault="002E5D19">
      <w:pPr>
        <w:ind w:firstLineChars="0" w:firstLine="0"/>
        <w:pPrChange w:id="1372" w:author="Z Richard" w:date="2026-04-23T16:58:00Z" w16du:dateUtc="2026-04-23T08:58:00Z">
          <w:pPr>
            <w:ind w:firstLine="440"/>
          </w:pPr>
        </w:pPrChange>
      </w:pPr>
      <w:del w:id="1373" w:author="Z Richard" w:date="2026-04-23T16:58:00Z" w16du:dateUtc="2026-04-23T08:58:00Z">
        <w:r w:rsidDel="005C67A3">
          <w:rPr>
            <w:rFonts w:hint="eastAsia"/>
          </w:rPr>
          <w:lastRenderedPageBreak/>
          <w:br w:type="page"/>
        </w:r>
      </w:del>
    </w:p>
    <w:p w14:paraId="503196AB" w14:textId="77777777" w:rsidR="00555047" w:rsidRDefault="002E5D19">
      <w:pPr>
        <w:pStyle w:val="ad"/>
        <w:spacing w:after="62"/>
      </w:pPr>
      <w:r>
        <w:rPr>
          <w:rFonts w:hint="eastAsia"/>
        </w:rPr>
        <w:t>Arthur</w:t>
      </w:r>
    </w:p>
    <w:p w14:paraId="196DF33E" w14:textId="77777777" w:rsidR="00555047" w:rsidRDefault="002E5D19">
      <w:pPr>
        <w:spacing w:afterLines="20" w:after="62"/>
        <w:ind w:firstLine="440"/>
      </w:pPr>
      <w:r>
        <w:t xml:space="preserve">You </w:t>
      </w:r>
      <w:r>
        <w:rPr>
          <w:rFonts w:hint="eastAsia"/>
        </w:rPr>
        <w:t>speak</w:t>
      </w:r>
      <w:r>
        <w:t xml:space="preserve"> of sin… yet you stand here with </w:t>
      </w:r>
      <w:r>
        <w:rPr>
          <w:rFonts w:hint="eastAsia"/>
        </w:rPr>
        <w:t>pleasure</w:t>
      </w:r>
      <w:r>
        <w:t xml:space="preserve"> in your eyes. Tell me, Morgana—when you “</w:t>
      </w:r>
      <w:r>
        <w:rPr>
          <w:rFonts w:hint="eastAsia"/>
        </w:rPr>
        <w:t>witnessed</w:t>
      </w:r>
      <w:r>
        <w:t>” this</w:t>
      </w:r>
      <w:r>
        <w:rPr>
          <w:rFonts w:hint="eastAsia"/>
        </w:rPr>
        <w:t xml:space="preserve"> act</w:t>
      </w:r>
      <w:r>
        <w:t xml:space="preserve">, did you do anything to stop it? Or did you linger in the shadows, watching, waiting to bring </w:t>
      </w:r>
      <w:r>
        <w:rPr>
          <w:rFonts w:hint="eastAsia"/>
        </w:rPr>
        <w:t>me this news</w:t>
      </w:r>
      <w:r>
        <w:t xml:space="preserve"> like a vulture circling its prey?​</w:t>
      </w:r>
    </w:p>
    <w:p w14:paraId="2A195230" w14:textId="77777777" w:rsidR="00555047" w:rsidRDefault="002E5D19">
      <w:pPr>
        <w:ind w:firstLine="440"/>
      </w:pPr>
      <w:r>
        <w:t>你口口声声说</w:t>
      </w:r>
      <w:r>
        <w:t xml:space="preserve"> “</w:t>
      </w:r>
      <w:r>
        <w:t>罪孽</w:t>
      </w:r>
      <w:r>
        <w:t xml:space="preserve">”…… </w:t>
      </w:r>
      <w:r>
        <w:t>眼里却藏着笑意。告诉我，莫甘娜</w:t>
      </w:r>
      <w:r>
        <w:t xml:space="preserve"> </w:t>
      </w:r>
      <w:r>
        <w:rPr>
          <w:rFonts w:hint="eastAsia"/>
        </w:rPr>
        <w:t>——</w:t>
      </w:r>
      <w:r>
        <w:t xml:space="preserve"> </w:t>
      </w:r>
      <w:r>
        <w:t>你</w:t>
      </w:r>
      <w:r>
        <w:t xml:space="preserve"> “</w:t>
      </w:r>
      <w:r>
        <w:t>看见</w:t>
      </w:r>
      <w:r>
        <w:t xml:space="preserve">” </w:t>
      </w:r>
      <w:r>
        <w:t>这一切时，有没有想过阻止？还是说，你就躲在暗处，冷眼旁观，像秃鹫盯着猎物一样，等着把这消息带给我？</w:t>
      </w:r>
    </w:p>
    <w:p w14:paraId="2872CBEA" w14:textId="77777777" w:rsidR="00555047" w:rsidRDefault="00555047">
      <w:pPr>
        <w:ind w:firstLine="440"/>
      </w:pPr>
    </w:p>
    <w:p w14:paraId="570586A1" w14:textId="77777777" w:rsidR="00555047" w:rsidRDefault="002E5D19">
      <w:pPr>
        <w:pStyle w:val="a3"/>
      </w:pPr>
      <w:r>
        <w:t>[</w:t>
      </w:r>
      <w:r>
        <w:rPr>
          <w:rFonts w:hint="eastAsia"/>
        </w:rPr>
        <w:t xml:space="preserve"> </w:t>
      </w:r>
      <w:r>
        <w:t>Morgana</w:t>
      </w:r>
      <w:r>
        <w:t>猛然抬头，她的眼神中终于赤裸裸地射出愤恨</w:t>
      </w:r>
      <w:r>
        <w:rPr>
          <w:rFonts w:hint="eastAsia"/>
        </w:rPr>
        <w:t xml:space="preserve"> </w:t>
      </w:r>
      <w:r>
        <w:t>]</w:t>
      </w:r>
    </w:p>
    <w:p w14:paraId="0A0AB84A" w14:textId="77777777" w:rsidR="00555047" w:rsidRDefault="00555047">
      <w:pPr>
        <w:pStyle w:val="ad"/>
        <w:spacing w:after="62"/>
      </w:pPr>
    </w:p>
    <w:p w14:paraId="584CB4A4" w14:textId="77777777" w:rsidR="00555047" w:rsidRDefault="002E5D19">
      <w:pPr>
        <w:pStyle w:val="ad"/>
        <w:spacing w:after="62"/>
      </w:pPr>
      <w:r>
        <w:rPr>
          <w:rFonts w:hint="eastAsia"/>
        </w:rPr>
        <w:t>Arthur</w:t>
      </w:r>
    </w:p>
    <w:p w14:paraId="11BAD58B" w14:textId="77777777" w:rsidR="00555047" w:rsidRDefault="002E5D19">
      <w:pPr>
        <w:spacing w:afterLines="20" w:after="62"/>
        <w:ind w:firstLine="440"/>
      </w:pPr>
      <w:r>
        <w:t xml:space="preserve">I admit I am too weak </w:t>
      </w:r>
      <w:r>
        <w:rPr>
          <w:rFonts w:hint="eastAsia"/>
        </w:rPr>
        <w:t>to face</w:t>
      </w:r>
      <w:r>
        <w:t xml:space="preserve"> the truth. But you? What you wanted—</w:t>
      </w:r>
      <w:r>
        <w:rPr>
          <w:rFonts w:hint="eastAsia"/>
        </w:rPr>
        <w:t xml:space="preserve"> </w:t>
      </w:r>
      <w:r>
        <w:t>is</w:t>
      </w:r>
      <w:r>
        <w:rPr>
          <w:rFonts w:hint="eastAsia"/>
        </w:rPr>
        <w:t xml:space="preserve"> to see </w:t>
      </w:r>
      <w:r>
        <w:t xml:space="preserve">their </w:t>
      </w:r>
      <w:r>
        <w:rPr>
          <w:rFonts w:hint="eastAsia"/>
        </w:rPr>
        <w:t>vows</w:t>
      </w:r>
      <w:r>
        <w:t xml:space="preserve"> broken, our marriage a joke, and</w:t>
      </w:r>
      <w:r>
        <w:rPr>
          <w:rFonts w:hint="eastAsia"/>
        </w:rPr>
        <w:t xml:space="preserve"> </w:t>
      </w:r>
      <w:r>
        <w:t>Camelot’s trust destroyed. You only cared to see me suffer...</w:t>
      </w:r>
    </w:p>
    <w:p w14:paraId="479EE06E" w14:textId="77777777" w:rsidR="00555047" w:rsidRDefault="002E5D19">
      <w:pPr>
        <w:ind w:firstLine="440"/>
      </w:pPr>
      <w:r>
        <w:t>我承认，我确实还没有那份主动面对真相的勇气。可你呢？你想要的，不过是让他们背弃誓言，让我们的婚姻沦为笑柄，让王国的信任土崩瓦解。你只想看我痛苦</w:t>
      </w:r>
      <w:r>
        <w:t>……</w:t>
      </w:r>
    </w:p>
    <w:p w14:paraId="3514B8DF" w14:textId="77777777" w:rsidR="00555047" w:rsidRDefault="00555047">
      <w:pPr>
        <w:ind w:firstLineChars="0" w:firstLine="0"/>
      </w:pPr>
    </w:p>
    <w:p w14:paraId="770525D7" w14:textId="77777777" w:rsidR="00555047" w:rsidRDefault="002E5D19">
      <w:pPr>
        <w:pStyle w:val="a3"/>
        <w:spacing w:afterLines="80" w:after="249"/>
      </w:pPr>
      <w:r>
        <w:t>[</w:t>
      </w:r>
      <w:r>
        <w:rPr>
          <w:rFonts w:hint="eastAsia"/>
        </w:rPr>
        <w:t xml:space="preserve"> </w:t>
      </w:r>
      <w:r>
        <w:t>Morgana</w:t>
      </w:r>
      <w:r>
        <w:t>所有谦卑的伪装彻底撕碎。她的声音拔高到嘶吼，每个字都浸满恨意</w:t>
      </w:r>
      <w:r>
        <w:rPr>
          <w:rFonts w:hint="eastAsia"/>
        </w:rPr>
        <w:t xml:space="preserve"> </w:t>
      </w:r>
      <w:r>
        <w:t>]</w:t>
      </w:r>
    </w:p>
    <w:p w14:paraId="1B89995A" w14:textId="77777777" w:rsidR="00555047" w:rsidRDefault="002E5D19">
      <w:pPr>
        <w:pStyle w:val="ad"/>
        <w:spacing w:after="62"/>
      </w:pPr>
      <w:r>
        <w:rPr>
          <w:rFonts w:hint="eastAsia"/>
        </w:rPr>
        <w:t>Morgana</w:t>
      </w:r>
    </w:p>
    <w:p w14:paraId="08CCC912" w14:textId="77777777" w:rsidR="00555047" w:rsidRDefault="002E5D19">
      <w:pPr>
        <w:spacing w:afterLines="20" w:after="62"/>
        <w:ind w:firstLine="440"/>
      </w:pPr>
      <w:r>
        <w:t xml:space="preserve">Yes! </w:t>
      </w:r>
      <w:r>
        <w:rPr>
          <w:rFonts w:hint="eastAsia"/>
        </w:rPr>
        <w:t>That</w:t>
      </w:r>
      <w:r>
        <w:t>’</w:t>
      </w:r>
      <w:r>
        <w:rPr>
          <w:rFonts w:hint="eastAsia"/>
        </w:rPr>
        <w:t>s what I want</w:t>
      </w:r>
      <w:r>
        <w:t xml:space="preserve">, and I always </w:t>
      </w:r>
      <w:r>
        <w:rPr>
          <w:rFonts w:hint="eastAsia"/>
        </w:rPr>
        <w:t>have</w:t>
      </w:r>
      <w:r>
        <w:t>! I want you to bleed—just like I did! Did you think I’d forget what your damn father did? Uther</w:t>
      </w:r>
      <w:r>
        <w:rPr>
          <w:rFonts w:hint="eastAsia"/>
        </w:rPr>
        <w:t xml:space="preserve"> </w:t>
      </w:r>
      <w:r>
        <w:t>Pendragon</w:t>
      </w:r>
      <w:r>
        <w:rPr>
          <w:rFonts w:hint="eastAsia"/>
        </w:rPr>
        <w:t xml:space="preserve"> </w:t>
      </w:r>
      <w:r>
        <w:t>took my mother’s faith, drowned my childhood</w:t>
      </w:r>
      <w:r>
        <w:rPr>
          <w:rFonts w:hint="eastAsia"/>
        </w:rPr>
        <w:t xml:space="preserve"> </w:t>
      </w:r>
      <w:r>
        <w:t>in fear, made me watch my “father” destroy everything I loved! He hid behind</w:t>
      </w:r>
      <w:r>
        <w:rPr>
          <w:rFonts w:hint="eastAsia"/>
        </w:rPr>
        <w:t xml:space="preserve"> the guise of</w:t>
      </w:r>
      <w:r>
        <w:t xml:space="preserve"> “</w:t>
      </w:r>
      <w:r>
        <w:rPr>
          <w:rFonts w:hint="eastAsia"/>
        </w:rPr>
        <w:t>righteousness</w:t>
      </w:r>
      <w:r>
        <w:t>”—just like you hide behind “those you care for”!</w:t>
      </w:r>
    </w:p>
    <w:p w14:paraId="334A73EF" w14:textId="77777777" w:rsidR="00555047" w:rsidRDefault="002E5D19">
      <w:pPr>
        <w:spacing w:afterLines="35" w:after="109"/>
        <w:ind w:firstLine="440"/>
      </w:pPr>
      <w:r>
        <w:t>是！我就是要这样！我一直都想！我要你也尝尝撕心裂肺的滋味</w:t>
      </w:r>
      <w:r>
        <w:t xml:space="preserve"> </w:t>
      </w:r>
      <w:r>
        <w:rPr>
          <w:rFonts w:hint="eastAsia"/>
        </w:rPr>
        <w:t>——</w:t>
      </w:r>
      <w:r>
        <w:t xml:space="preserve"> </w:t>
      </w:r>
      <w:r>
        <w:t>就像我当年那样！你以为我会忘了你那该死的父亲做过什么吗？乌瑟</w:t>
      </w:r>
      <w:r>
        <w:t>·</w:t>
      </w:r>
      <w:r>
        <w:t>潘德拉贡夺走了我母亲的贞操，让我的童年浸在恐惧里，让我眼睁睁看着我的</w:t>
      </w:r>
      <w:r>
        <w:t xml:space="preserve"> “</w:t>
      </w:r>
      <w:r>
        <w:t>父亲</w:t>
      </w:r>
      <w:r>
        <w:t xml:space="preserve">” </w:t>
      </w:r>
      <w:r>
        <w:t>毁掉我珍视的一切！他躲在</w:t>
      </w:r>
      <w:r>
        <w:t xml:space="preserve"> “</w:t>
      </w:r>
      <w:r>
        <w:t>大义</w:t>
      </w:r>
      <w:r>
        <w:t xml:space="preserve">” </w:t>
      </w:r>
      <w:r>
        <w:t>的幌子下</w:t>
      </w:r>
      <w:r>
        <w:t xml:space="preserve"> </w:t>
      </w:r>
      <w:r>
        <w:rPr>
          <w:rFonts w:hint="eastAsia"/>
        </w:rPr>
        <w:t>——</w:t>
      </w:r>
      <w:r>
        <w:t xml:space="preserve"> </w:t>
      </w:r>
      <w:r>
        <w:t>就像你躲在</w:t>
      </w:r>
      <w:r>
        <w:t xml:space="preserve"> “</w:t>
      </w:r>
      <w:r>
        <w:t>你在乎的人</w:t>
      </w:r>
      <w:r>
        <w:t xml:space="preserve">” </w:t>
      </w:r>
      <w:r>
        <w:t>背后一样！</w:t>
      </w:r>
    </w:p>
    <w:p w14:paraId="4A4E5ABC" w14:textId="77777777" w:rsidR="00555047" w:rsidRDefault="002E5D19">
      <w:pPr>
        <w:ind w:firstLine="440"/>
      </w:pPr>
      <w:r>
        <w:t xml:space="preserve">At my mother’s grave, I swore </w:t>
      </w:r>
      <w:r>
        <w:rPr>
          <w:rFonts w:hint="eastAsia"/>
        </w:rPr>
        <w:t>I would</w:t>
      </w:r>
      <w:r>
        <w:t xml:space="preserve"> kill him</w:t>
      </w:r>
      <w:r>
        <w:rPr>
          <w:rFonts w:hint="eastAsia"/>
        </w:rPr>
        <w:t xml:space="preserve"> and </w:t>
      </w:r>
      <w:r>
        <w:t xml:space="preserve">toast </w:t>
      </w:r>
      <w:r>
        <w:rPr>
          <w:rFonts w:hint="eastAsia"/>
        </w:rPr>
        <w:t xml:space="preserve">to </w:t>
      </w:r>
      <w:r>
        <w:t>her with his blood… but when I finally grew up...he died! HE! GOD! DAMNED! DIED!</w:t>
      </w:r>
      <w:r>
        <w:rPr>
          <w:rFonts w:hint="eastAsia"/>
        </w:rPr>
        <w:t xml:space="preserve"> </w:t>
      </w:r>
      <w:r>
        <w:t>Yet his son sits on the throne,</w:t>
      </w:r>
      <w:r>
        <w:rPr>
          <w:rFonts w:hint="eastAsia"/>
        </w:rPr>
        <w:t xml:space="preserve"> </w:t>
      </w:r>
      <w:r>
        <w:t>still</w:t>
      </w:r>
      <w:r>
        <w:rPr>
          <w:rFonts w:hint="eastAsia"/>
        </w:rPr>
        <w:t xml:space="preserve"> </w:t>
      </w:r>
      <w:r>
        <w:t>loved and respected! Why… why!!!</w:t>
      </w:r>
      <w:r>
        <w:rPr>
          <w:rFonts w:hint="eastAsia"/>
        </w:rPr>
        <w:t xml:space="preserve"> And y</w:t>
      </w:r>
      <w:r>
        <w:t>ou think I only watched and lingered in the dark?</w:t>
      </w:r>
      <w:r>
        <w:rPr>
          <w:rFonts w:hint="eastAsia"/>
        </w:rPr>
        <w:t xml:space="preserve"> No, </w:t>
      </w:r>
      <w:r>
        <w:t xml:space="preserve">I whispered </w:t>
      </w:r>
      <w:r>
        <w:rPr>
          <w:rFonts w:hint="eastAsia"/>
        </w:rPr>
        <w:t>in their ears</w:t>
      </w:r>
      <w:r>
        <w:t xml:space="preserve"> when they hesitated. I</w:t>
      </w:r>
      <w:r>
        <w:rPr>
          <w:rFonts w:hint="eastAsia"/>
        </w:rPr>
        <w:t xml:space="preserve"> </w:t>
      </w:r>
      <w:r>
        <w:t xml:space="preserve">fed </w:t>
      </w:r>
      <w:r>
        <w:rPr>
          <w:rFonts w:hint="eastAsia"/>
        </w:rPr>
        <w:t xml:space="preserve">into </w:t>
      </w:r>
      <w:r>
        <w:t>their weakness. I planted doubt</w:t>
      </w:r>
      <w:r>
        <w:rPr>
          <w:rFonts w:hint="eastAsia"/>
        </w:rPr>
        <w:t>s</w:t>
      </w:r>
      <w:r>
        <w:t xml:space="preserve"> </w:t>
      </w:r>
      <w:r>
        <w:rPr>
          <w:rFonts w:hint="eastAsia"/>
        </w:rPr>
        <w:t>of</w:t>
      </w:r>
      <w:r>
        <w:t xml:space="preserve"> love and loyalty </w:t>
      </w:r>
      <w:r>
        <w:rPr>
          <w:rFonts w:hint="eastAsia"/>
        </w:rPr>
        <w:t xml:space="preserve">in their hearts </w:t>
      </w:r>
      <w:r>
        <w:t>until they finally committed adultery! I want</w:t>
      </w:r>
      <w:r>
        <w:rPr>
          <w:rFonts w:hint="eastAsia"/>
        </w:rPr>
        <w:t>ed</w:t>
      </w:r>
      <w:r>
        <w:t xml:space="preserve"> them to touch,</w:t>
      </w:r>
      <w:r>
        <w:rPr>
          <w:rFonts w:hint="eastAsia"/>
        </w:rPr>
        <w:t xml:space="preserve"> to</w:t>
      </w:r>
      <w:r>
        <w:t xml:space="preserve"> kiss, </w:t>
      </w:r>
      <w:r>
        <w:rPr>
          <w:rFonts w:hint="eastAsia"/>
        </w:rPr>
        <w:t>to lay together</w:t>
      </w:r>
      <w:r>
        <w:t>, Arthur! And</w:t>
      </w:r>
      <w:r>
        <w:rPr>
          <w:rFonts w:hint="eastAsia"/>
        </w:rPr>
        <w:t xml:space="preserve"> </w:t>
      </w:r>
      <w:r>
        <w:t>I want</w:t>
      </w:r>
      <w:r>
        <w:rPr>
          <w:rFonts w:hint="eastAsia"/>
        </w:rPr>
        <w:t>ed</w:t>
      </w:r>
      <w:r>
        <w:t xml:space="preserve"> you to know </w:t>
      </w:r>
      <w:r>
        <w:rPr>
          <w:rFonts w:hint="eastAsia"/>
        </w:rPr>
        <w:t xml:space="preserve">how </w:t>
      </w:r>
      <w:r>
        <w:t>your beloved wife and most trusted</w:t>
      </w:r>
      <w:r>
        <w:rPr>
          <w:rFonts w:hint="eastAsia"/>
        </w:rPr>
        <w:t xml:space="preserve"> </w:t>
      </w:r>
      <w:r>
        <w:t>knight betrayed you</w:t>
      </w:r>
      <w:r>
        <w:rPr>
          <w:rFonts w:hint="eastAsia"/>
        </w:rPr>
        <w:t xml:space="preserve"> </w:t>
      </w:r>
      <w:r>
        <w:t>together, that your happiness is merely</w:t>
      </w:r>
      <w:r>
        <w:rPr>
          <w:rFonts w:hint="eastAsia"/>
        </w:rPr>
        <w:t xml:space="preserve"> </w:t>
      </w:r>
      <w:r>
        <w:t>a lie! Of course, this is Uther’s debt—but</w:t>
      </w:r>
      <w:r>
        <w:rPr>
          <w:rFonts w:hint="eastAsia"/>
        </w:rPr>
        <w:t xml:space="preserve"> </w:t>
      </w:r>
      <w:r>
        <w:t>you</w:t>
      </w:r>
      <w:r>
        <w:rPr>
          <w:rFonts w:hint="eastAsia"/>
        </w:rPr>
        <w:t xml:space="preserve"> will</w:t>
      </w:r>
      <w:r>
        <w:t xml:space="preserve"> pay it with your </w:t>
      </w:r>
      <w:r>
        <w:rPr>
          <w:rFonts w:hint="eastAsia"/>
        </w:rPr>
        <w:t>own suffering</w:t>
      </w:r>
      <w:r>
        <w:t>!</w:t>
      </w:r>
    </w:p>
    <w:p w14:paraId="3AFBC001" w14:textId="77777777" w:rsidR="00555047" w:rsidRDefault="002E5D19">
      <w:pPr>
        <w:spacing w:beforeLines="20" w:before="62"/>
        <w:ind w:firstLine="440"/>
      </w:pPr>
      <w:r>
        <w:lastRenderedPageBreak/>
        <w:t>在我母亲的坟前，我发过誓要杀了他，要用他的血来祭奠她的亡灵</w:t>
      </w:r>
      <w:r>
        <w:t xml:space="preserve">…… </w:t>
      </w:r>
      <w:r>
        <w:t>可等我终于长大成人</w:t>
      </w:r>
      <w:r>
        <w:t xml:space="preserve">…… </w:t>
      </w:r>
      <w:r>
        <w:t>他却死了！他！他！妈！的！死！了！可他的儿子却坐在王座上，依旧被爱戴、被尊崇！凭什么</w:t>
      </w:r>
      <w:r>
        <w:t xml:space="preserve">…… </w:t>
      </w:r>
      <w:r>
        <w:t>凭什么！！你以为我只在暗处旁观等待吗？他们犹豫时，是我在耳边低语；他们动摇时，是我推波助澜；我在他们心里种下对爱与忠诚的怀疑，直到他们最终犯下通奸的罪孽！我就是要他们触碰、亲吻、苟合，然后一同堕落，亚瑟！我就是要让你知道，你深爱的妻子和最信任的骑士，联手背叛了你！你的幸福，不过是一场谎言！当然，这是乌瑟欠下的债</w:t>
      </w:r>
      <w:r>
        <w:t xml:space="preserve"> </w:t>
      </w:r>
      <w:r>
        <w:rPr>
          <w:rFonts w:hint="eastAsia"/>
        </w:rPr>
        <w:t>——</w:t>
      </w:r>
      <w:r>
        <w:t xml:space="preserve"> </w:t>
      </w:r>
      <w:r>
        <w:t>但要用你的痛苦来还！</w:t>
      </w:r>
    </w:p>
    <w:p w14:paraId="6701BACE" w14:textId="77777777" w:rsidR="00555047" w:rsidRDefault="002E5D19">
      <w:pPr>
        <w:pStyle w:val="a3"/>
      </w:pPr>
      <w:r>
        <w:t>[</w:t>
      </w:r>
      <w:r>
        <w:rPr>
          <w:rFonts w:hint="eastAsia"/>
        </w:rPr>
        <w:t xml:space="preserve"> </w:t>
      </w:r>
      <w:r>
        <w:t>Arthur</w:t>
      </w:r>
      <w:r>
        <w:t>从王座上站起，他的身体无法抑制地为悲伤与背叛的沉重而颤抖，但他的眼神依旧清明，声音低沉却坚定，穿透</w:t>
      </w:r>
      <w:r>
        <w:t>Morgana</w:t>
      </w:r>
      <w:r>
        <w:t>的癫狂</w:t>
      </w:r>
      <w:r>
        <w:rPr>
          <w:rFonts w:hint="eastAsia"/>
        </w:rPr>
        <w:t xml:space="preserve"> </w:t>
      </w:r>
      <w:r>
        <w:t>]</w:t>
      </w:r>
    </w:p>
    <w:p w14:paraId="486865E0" w14:textId="77777777" w:rsidR="00555047" w:rsidRDefault="002E5D19">
      <w:pPr>
        <w:ind w:firstLine="440"/>
      </w:pPr>
      <w:r>
        <w:t>​</w:t>
      </w:r>
    </w:p>
    <w:p w14:paraId="68191192" w14:textId="77777777" w:rsidR="00555047" w:rsidRDefault="002E5D19">
      <w:pPr>
        <w:pStyle w:val="ad"/>
        <w:spacing w:after="62"/>
      </w:pPr>
      <w:r>
        <w:rPr>
          <w:rFonts w:hint="eastAsia"/>
        </w:rPr>
        <w:t>Arthur</w:t>
      </w:r>
    </w:p>
    <w:p w14:paraId="24C40E05" w14:textId="77777777" w:rsidR="00555047" w:rsidRDefault="002E5D19">
      <w:pPr>
        <w:ind w:firstLine="440"/>
      </w:pPr>
      <w:r>
        <w:t>You speak of debt… but you</w:t>
      </w:r>
      <w:r>
        <w:rPr>
          <w:rFonts w:hint="eastAsia"/>
        </w:rPr>
        <w:t xml:space="preserve"> have</w:t>
      </w:r>
      <w:r>
        <w:t xml:space="preserve"> become the monster you hate, making innocents suffer: Guinevere, Lancelot... then finally me. This isn't revenge. Uther sinned </w:t>
      </w:r>
      <w:r>
        <w:rPr>
          <w:rFonts w:hint="eastAsia"/>
        </w:rPr>
        <w:t>out of</w:t>
      </w:r>
      <w:r>
        <w:t xml:space="preserve"> cruelty; you sin </w:t>
      </w:r>
      <w:r>
        <w:rPr>
          <w:rFonts w:hint="eastAsia"/>
        </w:rPr>
        <w:t>merely to spread hatred</w:t>
      </w:r>
      <w:r>
        <w:t xml:space="preserve">. But I won’t let your hatred destroy Camelot. You </w:t>
      </w:r>
      <w:r>
        <w:rPr>
          <w:rFonts w:hint="eastAsia"/>
        </w:rPr>
        <w:t>have broken</w:t>
      </w:r>
      <w:r>
        <w:t xml:space="preserve"> my heart, Morgana, but you</w:t>
      </w:r>
      <w:r>
        <w:rPr>
          <w:rFonts w:hint="eastAsia"/>
        </w:rPr>
        <w:t xml:space="preserve"> wil</w:t>
      </w:r>
      <w:r>
        <w:t xml:space="preserve">l never break this land, </w:t>
      </w:r>
      <w:r>
        <w:rPr>
          <w:rFonts w:hint="eastAsia"/>
        </w:rPr>
        <w:t>n</w:t>
      </w:r>
      <w:r>
        <w:t>or its King—</w:t>
      </w:r>
      <w:r>
        <w:rPr>
          <w:rFonts w:hint="eastAsia"/>
        </w:rPr>
        <w:t>so</w:t>
      </w:r>
      <w:r>
        <w:t xml:space="preserve"> long as I breathe.</w:t>
      </w:r>
    </w:p>
    <w:p w14:paraId="105A9296" w14:textId="77777777" w:rsidR="00555047" w:rsidRDefault="002E5D19">
      <w:pPr>
        <w:ind w:firstLine="440"/>
      </w:pPr>
      <w:r>
        <w:t>你嘴上说着</w:t>
      </w:r>
      <w:r>
        <w:t xml:space="preserve"> “</w:t>
      </w:r>
      <w:r>
        <w:t>还债</w:t>
      </w:r>
      <w:r>
        <w:t xml:space="preserve">”…… </w:t>
      </w:r>
      <w:r>
        <w:t>却活成了自己最痛恨的怪物。你让无辜者受难：桂妮薇儿、兰斯洛特</w:t>
      </w:r>
      <w:r>
        <w:t xml:space="preserve">…… </w:t>
      </w:r>
      <w:r>
        <w:rPr>
          <w:rFonts w:hint="eastAsia"/>
        </w:rPr>
        <w:t>最后再到</w:t>
      </w:r>
      <w:r>
        <w:t>我。这不是复仇。乌瑟的罪孽在于残忍，而你的罪孽，在于散播这份残忍。但我不会让你的恨意毁掉整个王国！莫甘娜，你或许能撕碎我的心，但只要我一息尚存，你就永远无法摧毁这片土地，也无法打垮它的国王。</w:t>
      </w:r>
    </w:p>
    <w:p w14:paraId="7DB643E1" w14:textId="77777777" w:rsidR="00555047" w:rsidRDefault="00555047">
      <w:pPr>
        <w:ind w:firstLine="440"/>
      </w:pPr>
    </w:p>
    <w:p w14:paraId="54570234" w14:textId="77777777" w:rsidR="00555047" w:rsidRDefault="002E5D19">
      <w:pPr>
        <w:pStyle w:val="a3"/>
      </w:pPr>
      <w:r>
        <w:t>[</w:t>
      </w:r>
      <w:r>
        <w:rPr>
          <w:rFonts w:hint="eastAsia"/>
        </w:rPr>
        <w:t xml:space="preserve"> </w:t>
      </w:r>
      <w:r>
        <w:t>Morgana</w:t>
      </w:r>
      <w:r>
        <w:t>瞪着</w:t>
      </w:r>
      <w:r>
        <w:t>Arthur</w:t>
      </w:r>
      <w:r>
        <w:t>，呼吸急促而紊乱。她眼中满是难以置信，仿佛无法接受</w:t>
      </w:r>
      <w:r>
        <w:t>Arthur</w:t>
      </w:r>
      <w:r>
        <w:t>竟然没有陷入崩溃，而是好端端地站在这里。她发出一声尖锐的嘶吼</w:t>
      </w:r>
      <w:r>
        <w:rPr>
          <w:rFonts w:hint="eastAsia"/>
        </w:rPr>
        <w:t xml:space="preserve"> </w:t>
      </w:r>
      <w:r>
        <w:t>]</w:t>
      </w:r>
    </w:p>
    <w:p w14:paraId="28FC5B49" w14:textId="77777777" w:rsidR="00555047" w:rsidRDefault="00555047">
      <w:pPr>
        <w:ind w:firstLineChars="0" w:firstLine="0"/>
      </w:pPr>
    </w:p>
    <w:p w14:paraId="7446C38D" w14:textId="77777777" w:rsidR="00555047" w:rsidRDefault="002E5D19">
      <w:pPr>
        <w:pStyle w:val="ad"/>
        <w:spacing w:after="62"/>
      </w:pPr>
      <w:r>
        <w:rPr>
          <w:rFonts w:hint="eastAsia"/>
        </w:rPr>
        <w:t>Morgana</w:t>
      </w:r>
    </w:p>
    <w:p w14:paraId="59C8F5BA" w14:textId="77777777" w:rsidR="00555047" w:rsidRDefault="002E5D19">
      <w:pPr>
        <w:spacing w:afterLines="20" w:after="62"/>
        <w:ind w:firstLine="440"/>
      </w:pPr>
      <w:r>
        <w:t xml:space="preserve">No!!!!! You should be broken! You should be screaming! You should be rushing to kill them both! Why </w:t>
      </w:r>
      <w:r>
        <w:rPr>
          <w:rFonts w:hint="eastAsia"/>
        </w:rPr>
        <w:t>do</w:t>
      </w:r>
      <w:r>
        <w:t xml:space="preserve"> you still stand? Why </w:t>
      </w:r>
      <w:r>
        <w:rPr>
          <w:rFonts w:hint="eastAsia"/>
        </w:rPr>
        <w:t>do</w:t>
      </w:r>
      <w:r>
        <w:t xml:space="preserve"> you </w:t>
      </w:r>
      <w:r>
        <w:rPr>
          <w:rFonts w:hint="eastAsia"/>
        </w:rPr>
        <w:t>remain</w:t>
      </w:r>
      <w:r>
        <w:t xml:space="preserve"> calm? This is your tragedy, Arthur—yours! Can’t you feel it? The pain! The betrayal! </w:t>
      </w:r>
      <w:r>
        <w:rPr>
          <w:rFonts w:hint="eastAsia"/>
        </w:rPr>
        <w:t>It surrounds</w:t>
      </w:r>
      <w:r>
        <w:t xml:space="preserve"> you!​</w:t>
      </w:r>
    </w:p>
    <w:p w14:paraId="0D87C401" w14:textId="77777777" w:rsidR="00555047" w:rsidRDefault="002E5D19">
      <w:pPr>
        <w:ind w:firstLine="440"/>
      </w:pPr>
      <w:r>
        <w:t>不！！！你该崩溃的！你该嘶吼的！你该冲过去杀了他们两个的！你为什么还站着？你为什么还这么冷静？这是你的悲剧，亚瑟！你感觉不到吗？那份痛苦！那份背叛！它就在你身边！</w:t>
      </w:r>
    </w:p>
    <w:p w14:paraId="2C770F44" w14:textId="77777777" w:rsidR="00555047" w:rsidRDefault="00555047">
      <w:pPr>
        <w:ind w:firstLineChars="0" w:firstLine="0"/>
      </w:pPr>
    </w:p>
    <w:p w14:paraId="6E916051" w14:textId="77777777" w:rsidR="00555047" w:rsidRDefault="002E5D19">
      <w:pPr>
        <w:pStyle w:val="a3"/>
      </w:pPr>
      <w:r>
        <w:t>[</w:t>
      </w:r>
      <w:r>
        <w:rPr>
          <w:rFonts w:hint="eastAsia"/>
        </w:rPr>
        <w:t xml:space="preserve"> </w:t>
      </w:r>
      <w:r>
        <w:t>Arthur</w:t>
      </w:r>
      <w:r>
        <w:t>的声音轻柔得近乎自语，满是难以言说的悲伤，却带着不可动摇的决心</w:t>
      </w:r>
      <w:r>
        <w:rPr>
          <w:rFonts w:hint="eastAsia"/>
        </w:rPr>
        <w:t xml:space="preserve"> </w:t>
      </w:r>
      <w:r>
        <w:t>]</w:t>
      </w:r>
    </w:p>
    <w:p w14:paraId="5A29019B" w14:textId="77777777" w:rsidR="00555047" w:rsidRDefault="002E5D19">
      <w:pPr>
        <w:pStyle w:val="a3"/>
      </w:pPr>
      <w:r>
        <w:t>​</w:t>
      </w:r>
    </w:p>
    <w:p w14:paraId="722F6CA6" w14:textId="77777777" w:rsidR="00555047" w:rsidRDefault="002E5D19">
      <w:pPr>
        <w:pStyle w:val="ad"/>
        <w:spacing w:after="62"/>
      </w:pPr>
      <w:r>
        <w:rPr>
          <w:rFonts w:hint="eastAsia"/>
        </w:rPr>
        <w:t>Arthur</w:t>
      </w:r>
    </w:p>
    <w:p w14:paraId="2068183D" w14:textId="77777777" w:rsidR="00555047" w:rsidRDefault="002E5D19">
      <w:pPr>
        <w:ind w:firstLine="440"/>
      </w:pPr>
      <w:r>
        <w:t>I feel it. Every bit of it. But Camelot needs a king, not a man consumed by rage.</w:t>
      </w:r>
    </w:p>
    <w:p w14:paraId="5476A06B" w14:textId="77777777" w:rsidR="00555047" w:rsidRDefault="002E5D19">
      <w:pPr>
        <w:ind w:firstLine="440"/>
      </w:pPr>
      <w:r>
        <w:t>我感觉到了。每一分每一秒都在感受。可卡美洛需要一位国王，而不是一个被怒火吞噬的疯子。</w:t>
      </w:r>
    </w:p>
    <w:p w14:paraId="5B2D4408" w14:textId="77777777" w:rsidR="0075586F" w:rsidRDefault="0075586F" w:rsidP="00E65159">
      <w:pPr>
        <w:ind w:firstLineChars="0" w:firstLine="0"/>
        <w:rPr>
          <w:ins w:id="1374" w:author="Z Richard" w:date="2026-04-23T16:59:00Z" w16du:dateUtc="2026-04-23T08:59:00Z"/>
          <w:rFonts w:ascii="Consolas" w:hAnsi="Consolas"/>
          <w:b/>
          <w:color w:val="000000" w:themeColor="text1"/>
          <w:highlight w:val="green"/>
        </w:rPr>
      </w:pPr>
    </w:p>
    <w:p w14:paraId="1E028236" w14:textId="4D927709" w:rsidR="00ED26F2" w:rsidRPr="00761E8A" w:rsidRDefault="00ED26F2" w:rsidP="00ED26F2">
      <w:pPr>
        <w:ind w:firstLineChars="0" w:firstLine="0"/>
        <w:rPr>
          <w:ins w:id="1375" w:author="Z Richard" w:date="2026-04-24T02:16:00Z" w16du:dateUtc="2026-04-23T18:16:00Z"/>
        </w:rPr>
      </w:pPr>
      <w:ins w:id="1376" w:author="Z Richard" w:date="2026-04-24T02:16:00Z" w16du:dateUtc="2026-04-23T18:16:00Z">
        <w:r>
          <w:rPr>
            <w:rFonts w:ascii="Consolas" w:hAnsi="Consolas" w:hint="eastAsia"/>
            <w:b/>
            <w:highlight w:val="green"/>
          </w:rPr>
          <w:t>伴奏</w:t>
        </w:r>
        <w:r>
          <w:rPr>
            <w:rFonts w:ascii="Consolas" w:hAnsi="Consolas" w:hint="eastAsia"/>
            <w:b/>
            <w:highlight w:val="green"/>
          </w:rPr>
          <w:t xml:space="preserve">Up </w:t>
        </w:r>
        <w:r>
          <w:rPr>
            <w:rFonts w:ascii="Consolas" w:hAnsi="Consolas" w:hint="eastAsia"/>
            <w:b/>
            <w:highlight w:val="green"/>
          </w:rPr>
          <w:t>额外加</w:t>
        </w:r>
        <w:r>
          <w:rPr>
            <w:rFonts w:ascii="Consolas" w:hAnsi="Consolas" w:hint="eastAsia"/>
            <w:b/>
            <w:highlight w:val="green"/>
          </w:rPr>
          <w:t>1-2</w:t>
        </w:r>
        <w:r w:rsidRPr="00761E8A">
          <w:rPr>
            <w:rFonts w:ascii="Consolas" w:hAnsi="Consolas"/>
            <w:b/>
            <w:highlight w:val="green"/>
          </w:rPr>
          <w:t>db</w:t>
        </w:r>
      </w:ins>
    </w:p>
    <w:p w14:paraId="7573D7C8" w14:textId="234B6230" w:rsidR="00E65159" w:rsidDel="00ED26F2" w:rsidRDefault="00E65159">
      <w:pPr>
        <w:ind w:firstLineChars="0" w:firstLine="0"/>
        <w:rPr>
          <w:del w:id="1377" w:author="Z Richard" w:date="2026-04-24T02:16:00Z" w16du:dateUtc="2026-04-23T18:16:00Z"/>
        </w:rPr>
        <w:pPrChange w:id="1378" w:author="Z Richard" w:date="2026-04-23T16:58:00Z" w16du:dateUtc="2026-04-23T08:58:00Z">
          <w:pPr>
            <w:ind w:firstLine="440"/>
          </w:pPr>
        </w:pPrChange>
      </w:pPr>
    </w:p>
    <w:p w14:paraId="0630525E" w14:textId="454FEAB1" w:rsidR="00555047" w:rsidRDefault="002E5D19">
      <w:pPr>
        <w:pStyle w:val="1"/>
        <w:spacing w:before="156" w:after="156"/>
      </w:pPr>
      <w:bookmarkStart w:id="1379" w:name="_Toc19476"/>
      <w:del w:id="1380" w:author="Z Richard" w:date="2026-04-23T16:58:00Z" w16du:dateUtc="2026-04-23T08:58:00Z">
        <w:r w:rsidDel="002F022A">
          <w:rPr>
            <w:noProof/>
          </w:rPr>
          <w:lastRenderedPageBreak/>
          <w:drawing>
            <wp:anchor distT="0" distB="0" distL="114300" distR="114300" simplePos="0" relativeHeight="251656704" behindDoc="0" locked="0" layoutInCell="1" allowOverlap="1" wp14:anchorId="0BB1C541" wp14:editId="25EB672A">
              <wp:simplePos x="0" y="0"/>
              <wp:positionH relativeFrom="column">
                <wp:posOffset>2521585</wp:posOffset>
              </wp:positionH>
              <wp:positionV relativeFrom="paragraph">
                <wp:posOffset>81915</wp:posOffset>
              </wp:positionV>
              <wp:extent cx="173990" cy="212725"/>
              <wp:effectExtent l="0" t="0" r="0" b="0"/>
              <wp:wrapNone/>
              <wp:docPr id="4" name="图片 4" descr="IMG_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3591"/>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0" y="0"/>
                        <a:ext cx="173990" cy="212725"/>
                      </a:xfrm>
                      <a:prstGeom prst="rect">
                        <a:avLst/>
                      </a:prstGeom>
                    </pic:spPr>
                  </pic:pic>
                </a:graphicData>
              </a:graphic>
            </wp:anchor>
          </w:drawing>
        </w:r>
      </w:del>
      <w:r>
        <w:rPr>
          <w:rFonts w:ascii="Dearest Friend lite" w:hAnsi="Dearest Friend lite" w:cs="Dearest Friend lite"/>
          <w:sz w:val="40"/>
          <w:szCs w:val="22"/>
        </w:rPr>
        <w:t>30</w:t>
      </w:r>
      <w:r>
        <w:t xml:space="preserve"> </w:t>
      </w:r>
      <w:r>
        <w:rPr>
          <w:rFonts w:hint="eastAsia"/>
        </w:rPr>
        <w:t xml:space="preserve"> </w:t>
      </w:r>
      <w:r>
        <w:t>You</w:t>
      </w:r>
      <w:r>
        <w:rPr>
          <w:rFonts w:hint="eastAsia"/>
          <w:sz w:val="30"/>
          <w:szCs w:val="30"/>
        </w:rPr>
        <w:t xml:space="preserve"> </w:t>
      </w:r>
      <w:r>
        <w:t xml:space="preserve">re </w:t>
      </w:r>
      <w:r>
        <w:rPr>
          <w:rFonts w:hint="eastAsia"/>
        </w:rPr>
        <w:t>t</w:t>
      </w:r>
      <w:r>
        <w:t xml:space="preserve">o </w:t>
      </w:r>
      <w:r>
        <w:rPr>
          <w:rFonts w:hint="eastAsia"/>
        </w:rPr>
        <w:t>R</w:t>
      </w:r>
      <w:r>
        <w:t>egret</w:t>
      </w:r>
      <w:bookmarkEnd w:id="1379"/>
    </w:p>
    <w:p w14:paraId="06D48F35" w14:textId="4E113129" w:rsidR="00555047" w:rsidRDefault="004560E5" w:rsidP="004560E5">
      <w:pPr>
        <w:ind w:firstLineChars="0" w:firstLine="0"/>
        <w:rPr>
          <w:ins w:id="1381" w:author="Z Richard" w:date="2026-04-23T16:58:00Z" w16du:dateUtc="2026-04-23T08:58:00Z"/>
        </w:rPr>
      </w:pPr>
      <w:ins w:id="1382" w:author="Z Richard" w:date="2026-04-23T16:58:00Z" w16du:dateUtc="2026-04-23T08:58:00Z">
        <w:r>
          <w:rPr>
            <w:rFonts w:ascii="Consolas" w:hAnsi="Consolas" w:hint="eastAsia"/>
            <w:b/>
            <w:color w:val="215E99" w:themeColor="text2" w:themeTint="BF"/>
          </w:rPr>
          <w:t>Arthur (1)</w:t>
        </w:r>
        <w:r>
          <w:rPr>
            <w:rFonts w:ascii="Consolas" w:hAnsi="Consolas" w:hint="eastAsia"/>
            <w:b/>
            <w:color w:val="215E99" w:themeColor="text2" w:themeTint="BF"/>
          </w:rPr>
          <w:t>、</w:t>
        </w:r>
        <w:r>
          <w:rPr>
            <w:rFonts w:ascii="Consolas" w:hAnsi="Consolas" w:hint="eastAsia"/>
            <w:b/>
            <w:color w:val="215E99" w:themeColor="text2" w:themeTint="BF"/>
          </w:rPr>
          <w:t xml:space="preserve">Morgana (4) </w:t>
        </w:r>
        <w:r>
          <w:rPr>
            <w:rFonts w:ascii="Consolas" w:hAnsi="Consolas" w:hint="eastAsia"/>
            <w:b/>
            <w:color w:val="215E99" w:themeColor="text2" w:themeTint="BF"/>
          </w:rPr>
          <w:t>唱</w:t>
        </w:r>
      </w:ins>
    </w:p>
    <w:p w14:paraId="4C6D42FF" w14:textId="77777777" w:rsidR="004560E5" w:rsidRDefault="004560E5">
      <w:pPr>
        <w:ind w:firstLineChars="0" w:firstLine="0"/>
        <w:pPrChange w:id="1383" w:author="Z Richard" w:date="2026-04-23T16:58:00Z" w16du:dateUtc="2026-04-23T08:58:00Z">
          <w:pPr>
            <w:ind w:firstLine="440"/>
          </w:pPr>
        </w:pPrChange>
      </w:pPr>
    </w:p>
    <w:p w14:paraId="23869A6E" w14:textId="77777777" w:rsidR="00555047" w:rsidRDefault="002E5D19">
      <w:pPr>
        <w:pStyle w:val="ad"/>
        <w:spacing w:after="62"/>
      </w:pPr>
      <w:r>
        <w:rPr>
          <w:rFonts w:hint="eastAsia"/>
        </w:rPr>
        <w:t>Arthur</w:t>
      </w:r>
    </w:p>
    <w:p w14:paraId="7DDF2DF2" w14:textId="77777777" w:rsidR="00555047" w:rsidRDefault="002E5D19">
      <w:pPr>
        <w:pStyle w:val="ae"/>
        <w:ind w:firstLine="440"/>
      </w:pPr>
      <w:r>
        <w:t>I, too, felt all the pain.</w:t>
      </w:r>
    </w:p>
    <w:p w14:paraId="75F2A1C2" w14:textId="77777777" w:rsidR="00555047" w:rsidRDefault="002E5D19">
      <w:pPr>
        <w:pStyle w:val="ae"/>
        <w:ind w:firstLine="440"/>
      </w:pPr>
      <w:r>
        <w:t>我也尝尽了苦楚</w:t>
      </w:r>
    </w:p>
    <w:p w14:paraId="783491A0" w14:textId="77777777" w:rsidR="00555047" w:rsidRDefault="00555047">
      <w:pPr>
        <w:ind w:firstLine="440"/>
      </w:pPr>
    </w:p>
    <w:p w14:paraId="13C39499" w14:textId="77777777" w:rsidR="00555047" w:rsidRDefault="002E5D19">
      <w:pPr>
        <w:pStyle w:val="ad"/>
        <w:spacing w:after="62"/>
      </w:pPr>
      <w:r>
        <w:rPr>
          <w:rFonts w:hint="eastAsia"/>
        </w:rPr>
        <w:t>Morgana</w:t>
      </w:r>
    </w:p>
    <w:p w14:paraId="51287398" w14:textId="77777777" w:rsidR="00555047" w:rsidRDefault="002E5D19">
      <w:pPr>
        <w:pStyle w:val="ae"/>
        <w:ind w:firstLine="440"/>
      </w:pPr>
      <w:r>
        <w:t>All my life drown in rain.</w:t>
      </w:r>
    </w:p>
    <w:p w14:paraId="17E76909" w14:textId="77777777" w:rsidR="00555047" w:rsidRDefault="002E5D19">
      <w:pPr>
        <w:pStyle w:val="ae"/>
        <w:ind w:firstLine="440"/>
      </w:pPr>
      <w:r>
        <w:t>我此生从未有过光明</w:t>
      </w:r>
    </w:p>
    <w:p w14:paraId="23B53771" w14:textId="77777777" w:rsidR="00555047" w:rsidRDefault="00555047">
      <w:pPr>
        <w:ind w:firstLine="440"/>
      </w:pPr>
    </w:p>
    <w:p w14:paraId="7A1CB43A" w14:textId="77777777" w:rsidR="00555047" w:rsidRDefault="002E5D19">
      <w:pPr>
        <w:pStyle w:val="ad"/>
        <w:spacing w:after="62"/>
      </w:pPr>
      <w:r>
        <w:rPr>
          <w:rFonts w:hint="eastAsia"/>
        </w:rPr>
        <w:t>Arthur</w:t>
      </w:r>
    </w:p>
    <w:p w14:paraId="3A3B0E88" w14:textId="77777777" w:rsidR="00555047" w:rsidRDefault="002E5D19">
      <w:pPr>
        <w:pStyle w:val="ae"/>
        <w:ind w:firstLine="440"/>
      </w:pPr>
      <w:r>
        <w:t>Maternal love, I never taste.</w:t>
      </w:r>
    </w:p>
    <w:p w14:paraId="06A93BD2" w14:textId="77777777" w:rsidR="00555047" w:rsidRDefault="002E5D19">
      <w:pPr>
        <w:pStyle w:val="ae"/>
        <w:ind w:firstLine="440"/>
      </w:pPr>
      <w:r>
        <w:t>母爱是什么滋味，我从未体会</w:t>
      </w:r>
    </w:p>
    <w:p w14:paraId="2568948C" w14:textId="77777777" w:rsidR="00555047" w:rsidRDefault="00555047">
      <w:pPr>
        <w:ind w:firstLine="440"/>
      </w:pPr>
    </w:p>
    <w:p w14:paraId="38178D9C" w14:textId="77777777" w:rsidR="00555047" w:rsidRDefault="002E5D19">
      <w:pPr>
        <w:pStyle w:val="ad"/>
        <w:spacing w:after="62"/>
      </w:pPr>
      <w:r>
        <w:rPr>
          <w:rFonts w:hint="eastAsia"/>
        </w:rPr>
        <w:t>Morgana</w:t>
      </w:r>
    </w:p>
    <w:p w14:paraId="7AA06FD6" w14:textId="77777777" w:rsidR="00555047" w:rsidRDefault="002E5D19">
      <w:pPr>
        <w:pStyle w:val="ae"/>
        <w:ind w:firstLine="440"/>
      </w:pPr>
      <w:r>
        <w:t>My life is all torn, all a waste.</w:t>
      </w:r>
    </w:p>
    <w:p w14:paraId="77EF6098" w14:textId="77777777" w:rsidR="00555047" w:rsidRDefault="002E5D19">
      <w:pPr>
        <w:pStyle w:val="ae"/>
        <w:ind w:firstLine="440"/>
      </w:pPr>
      <w:r>
        <w:t>我的人生早已支离破碎，一文不值</w:t>
      </w:r>
    </w:p>
    <w:p w14:paraId="3559B12A" w14:textId="77777777" w:rsidR="00555047" w:rsidRDefault="00555047">
      <w:pPr>
        <w:ind w:firstLine="440"/>
      </w:pPr>
    </w:p>
    <w:p w14:paraId="4CEE5B2B" w14:textId="77777777" w:rsidR="00555047" w:rsidRDefault="002E5D19">
      <w:pPr>
        <w:pStyle w:val="ad"/>
        <w:spacing w:after="62"/>
      </w:pPr>
      <w:r>
        <w:rPr>
          <w:rFonts w:hint="eastAsia"/>
        </w:rPr>
        <w:t>Arthur</w:t>
      </w:r>
    </w:p>
    <w:p w14:paraId="6F2C6253" w14:textId="77777777" w:rsidR="00555047" w:rsidRDefault="002E5D19">
      <w:pPr>
        <w:pStyle w:val="ae"/>
        <w:ind w:firstLine="440"/>
      </w:pPr>
      <w:r>
        <w:t>Well as a King I must refrain.</w:t>
      </w:r>
    </w:p>
    <w:p w14:paraId="14C504F6" w14:textId="77777777" w:rsidR="00555047" w:rsidRDefault="002E5D19">
      <w:pPr>
        <w:pStyle w:val="ae"/>
        <w:ind w:firstLine="440"/>
      </w:pPr>
      <w:r>
        <w:t>身为国王，我必须克制</w:t>
      </w:r>
    </w:p>
    <w:p w14:paraId="655C201D" w14:textId="77777777" w:rsidR="00555047" w:rsidRDefault="00555047">
      <w:pPr>
        <w:ind w:firstLine="440"/>
      </w:pPr>
    </w:p>
    <w:p w14:paraId="1A48F512" w14:textId="77777777" w:rsidR="00555047" w:rsidRDefault="002E5D19">
      <w:pPr>
        <w:pStyle w:val="ad"/>
        <w:spacing w:after="62"/>
      </w:pPr>
      <w:r>
        <w:rPr>
          <w:rFonts w:hint="eastAsia"/>
        </w:rPr>
        <w:t>Morgana</w:t>
      </w:r>
    </w:p>
    <w:p w14:paraId="7BEE62AA" w14:textId="77777777" w:rsidR="00555047" w:rsidRDefault="002E5D19">
      <w:pPr>
        <w:pStyle w:val="ae"/>
        <w:ind w:firstLine="440"/>
      </w:pPr>
      <w:r>
        <w:t>Such a weigh I cannot sustain.</w:t>
      </w:r>
    </w:p>
    <w:p w14:paraId="034C1DA1" w14:textId="77777777" w:rsidR="00555047" w:rsidRDefault="002E5D19">
      <w:pPr>
        <w:pStyle w:val="ae"/>
        <w:ind w:firstLine="440"/>
      </w:pPr>
      <w:r>
        <w:t>这样的重担，我根本扛不住</w:t>
      </w:r>
    </w:p>
    <w:p w14:paraId="1A19655C" w14:textId="77777777" w:rsidR="00555047" w:rsidRDefault="00555047">
      <w:pPr>
        <w:ind w:firstLine="440"/>
      </w:pPr>
    </w:p>
    <w:p w14:paraId="5B5232EB" w14:textId="77777777" w:rsidR="00555047" w:rsidRDefault="002E5D19">
      <w:pPr>
        <w:pStyle w:val="ad"/>
        <w:spacing w:after="62"/>
      </w:pPr>
      <w:r>
        <w:rPr>
          <w:rFonts w:hint="eastAsia"/>
        </w:rPr>
        <w:t>Arthur</w:t>
      </w:r>
    </w:p>
    <w:p w14:paraId="7B785090" w14:textId="77777777" w:rsidR="00555047" w:rsidRDefault="002E5D19">
      <w:pPr>
        <w:pStyle w:val="ae"/>
        <w:ind w:firstLine="440"/>
      </w:pPr>
      <w:r>
        <w:t>My father’s debt, I try to pay.</w:t>
      </w:r>
    </w:p>
    <w:p w14:paraId="51B7936E" w14:textId="77777777" w:rsidR="00555047" w:rsidRDefault="002E5D19">
      <w:pPr>
        <w:pStyle w:val="ae"/>
        <w:ind w:firstLine="440"/>
      </w:pPr>
      <w:r>
        <w:t>父亲欠下的债，我在努力偿还</w:t>
      </w:r>
    </w:p>
    <w:p w14:paraId="0A9FCB31" w14:textId="77777777" w:rsidR="00555047" w:rsidRDefault="00555047">
      <w:pPr>
        <w:ind w:firstLine="440"/>
      </w:pPr>
    </w:p>
    <w:p w14:paraId="2F42BD51" w14:textId="77777777" w:rsidR="00555047" w:rsidRDefault="002E5D19">
      <w:pPr>
        <w:pStyle w:val="ad"/>
        <w:spacing w:after="62"/>
      </w:pPr>
      <w:r>
        <w:rPr>
          <w:rFonts w:hint="eastAsia"/>
        </w:rPr>
        <w:t>Morgana</w:t>
      </w:r>
    </w:p>
    <w:p w14:paraId="2E658DD7" w14:textId="77777777" w:rsidR="00555047" w:rsidRDefault="002E5D19">
      <w:pPr>
        <w:pStyle w:val="ae"/>
        <w:ind w:firstLine="440"/>
      </w:pPr>
      <w:r>
        <w:t>No one has told you it’s too late?</w:t>
      </w:r>
    </w:p>
    <w:p w14:paraId="08FF3A8A" w14:textId="77777777" w:rsidR="00555047" w:rsidRDefault="002E5D19">
      <w:pPr>
        <w:pStyle w:val="ae"/>
        <w:ind w:firstLine="440"/>
      </w:pPr>
      <w:r>
        <w:t>没人告诉你，一切都太晚了吗？</w:t>
      </w:r>
    </w:p>
    <w:p w14:paraId="427573E9" w14:textId="77777777" w:rsidR="00555047" w:rsidRDefault="00555047">
      <w:pPr>
        <w:ind w:firstLine="440"/>
      </w:pPr>
    </w:p>
    <w:p w14:paraId="2EEC78D4" w14:textId="77777777" w:rsidR="00555047" w:rsidRDefault="002E5D19">
      <w:pPr>
        <w:pStyle w:val="ad"/>
        <w:spacing w:after="62"/>
      </w:pPr>
      <w:r>
        <w:t>Morgana/</w:t>
      </w:r>
      <w:r>
        <w:rPr>
          <w:rFonts w:hint="eastAsia"/>
        </w:rPr>
        <w:t>Arthur</w:t>
      </w:r>
    </w:p>
    <w:p w14:paraId="40E425EC" w14:textId="77777777" w:rsidR="00555047" w:rsidRDefault="002E5D19">
      <w:pPr>
        <w:pStyle w:val="ae"/>
        <w:ind w:firstLine="440"/>
      </w:pPr>
      <w:r>
        <w:t>All the wrongs have the author.</w:t>
      </w:r>
    </w:p>
    <w:p w14:paraId="0B8F9E76" w14:textId="77777777" w:rsidR="00555047" w:rsidRDefault="002E5D19">
      <w:pPr>
        <w:pStyle w:val="ae"/>
        <w:ind w:firstLine="440"/>
      </w:pPr>
      <w:r>
        <w:t>所有过错皆有其因</w:t>
      </w:r>
    </w:p>
    <w:p w14:paraId="1FBED289" w14:textId="77777777" w:rsidR="00555047" w:rsidRDefault="002E5D19">
      <w:pPr>
        <w:pStyle w:val="ae"/>
        <w:ind w:firstLine="440"/>
      </w:pPr>
      <w:r>
        <w:t>Debts to pay by the debtor.</w:t>
      </w:r>
    </w:p>
    <w:p w14:paraId="769F980D" w14:textId="77777777" w:rsidR="00555047" w:rsidRDefault="002E5D19">
      <w:pPr>
        <w:pStyle w:val="ae"/>
        <w:ind w:firstLine="440"/>
      </w:pPr>
      <w:r>
        <w:t>所欠之债终需偿还</w:t>
      </w:r>
    </w:p>
    <w:p w14:paraId="63991319" w14:textId="77777777" w:rsidR="00555047" w:rsidRDefault="002E5D19">
      <w:pPr>
        <w:ind w:firstLine="440"/>
      </w:pPr>
      <w:r>
        <w:br w:type="page"/>
      </w:r>
    </w:p>
    <w:p w14:paraId="027E80F9" w14:textId="77777777" w:rsidR="00555047" w:rsidRDefault="002E5D19">
      <w:pPr>
        <w:pStyle w:val="ae"/>
        <w:ind w:firstLine="440"/>
      </w:pPr>
      <w:r>
        <w:lastRenderedPageBreak/>
        <w:t>Who cares 'bout all the facts.</w:t>
      </w:r>
    </w:p>
    <w:p w14:paraId="4A269098" w14:textId="77777777" w:rsidR="00555047" w:rsidRDefault="002E5D19">
      <w:pPr>
        <w:pStyle w:val="ae"/>
        <w:ind w:firstLine="440"/>
      </w:pPr>
      <w:r>
        <w:t>谁还在乎那些真相？</w:t>
      </w:r>
    </w:p>
    <w:p w14:paraId="448603A4" w14:textId="77777777" w:rsidR="00555047" w:rsidRDefault="002E5D19">
      <w:pPr>
        <w:pStyle w:val="2"/>
      </w:pPr>
      <w:r>
        <w:t>Wake up and see the facts.</w:t>
      </w:r>
    </w:p>
    <w:p w14:paraId="6446950D" w14:textId="77777777" w:rsidR="00555047" w:rsidRDefault="002E5D19">
      <w:pPr>
        <w:pStyle w:val="2"/>
      </w:pPr>
      <w:r>
        <w:t>醒醒吧，看清真相！</w:t>
      </w:r>
    </w:p>
    <w:p w14:paraId="02D0F1D6" w14:textId="77777777" w:rsidR="00555047" w:rsidRDefault="002E5D19">
      <w:pPr>
        <w:pStyle w:val="ae"/>
        <w:ind w:firstLine="440"/>
      </w:pPr>
      <w:r>
        <w:t>My revenge to enact.</w:t>
      </w:r>
    </w:p>
    <w:p w14:paraId="24DA579D" w14:textId="77777777" w:rsidR="00555047" w:rsidRDefault="002E5D19">
      <w:pPr>
        <w:pStyle w:val="ae"/>
        <w:ind w:firstLine="440"/>
      </w:pPr>
      <w:r>
        <w:t>我要亲手复仇</w:t>
      </w:r>
    </w:p>
    <w:p w14:paraId="675FF6B4" w14:textId="77777777" w:rsidR="00555047" w:rsidRDefault="002E5D19">
      <w:pPr>
        <w:pStyle w:val="ae"/>
        <w:ind w:firstLine="440"/>
        <w:rPr>
          <w:i/>
          <w:iCs/>
          <w:color w:val="747474" w:themeColor="background2" w:themeShade="80"/>
        </w:rPr>
      </w:pPr>
      <w:r>
        <w:rPr>
          <w:i/>
          <w:iCs/>
          <w:color w:val="747474" w:themeColor="background2" w:themeShade="80"/>
        </w:rPr>
        <w:t>Rules and laws to enact.</w:t>
      </w:r>
    </w:p>
    <w:p w14:paraId="678851F9" w14:textId="77777777" w:rsidR="00555047" w:rsidRDefault="002E5D19">
      <w:pPr>
        <w:pStyle w:val="ae"/>
        <w:ind w:firstLine="440"/>
        <w:rPr>
          <w:i/>
          <w:iCs/>
          <w:color w:val="747474" w:themeColor="background2" w:themeShade="80"/>
        </w:rPr>
      </w:pPr>
      <w:r>
        <w:rPr>
          <w:i/>
          <w:iCs/>
          <w:color w:val="747474" w:themeColor="background2" w:themeShade="80"/>
        </w:rPr>
        <w:t>我该践行律法</w:t>
      </w:r>
    </w:p>
    <w:p w14:paraId="73BD9D96" w14:textId="77777777" w:rsidR="00555047" w:rsidRDefault="002E5D19">
      <w:pPr>
        <w:pStyle w:val="ae"/>
        <w:ind w:firstLine="440"/>
      </w:pPr>
      <w:r>
        <w:t>I’m to divest, won’t forget, so you’re to regret.</w:t>
      </w:r>
    </w:p>
    <w:p w14:paraId="4C53856B" w14:textId="77777777" w:rsidR="00555047" w:rsidRDefault="002E5D19">
      <w:pPr>
        <w:pStyle w:val="ae"/>
        <w:ind w:firstLine="440"/>
      </w:pPr>
      <w:r>
        <w:t>我偏要执念，永不忘却，定要让你追悔莫及</w:t>
      </w:r>
    </w:p>
    <w:p w14:paraId="3B323283" w14:textId="77777777" w:rsidR="00555047" w:rsidRDefault="002E5D19">
      <w:pPr>
        <w:pStyle w:val="ae"/>
        <w:ind w:firstLine="440"/>
        <w:rPr>
          <w:i/>
          <w:iCs/>
          <w:color w:val="747474" w:themeColor="background2" w:themeShade="80"/>
        </w:rPr>
      </w:pPr>
      <w:r>
        <w:rPr>
          <w:i/>
          <w:iCs/>
          <w:color w:val="747474" w:themeColor="background2" w:themeShade="80"/>
        </w:rPr>
        <w:t>Not to divest, just forget, or you’re to regret.</w:t>
      </w:r>
    </w:p>
    <w:p w14:paraId="0FC8A0DD" w14:textId="77777777" w:rsidR="00555047" w:rsidRDefault="002E5D19">
      <w:pPr>
        <w:pStyle w:val="ae"/>
        <w:ind w:firstLine="440"/>
        <w:rPr>
          <w:i/>
          <w:iCs/>
          <w:color w:val="747474" w:themeColor="background2" w:themeShade="80"/>
        </w:rPr>
      </w:pPr>
      <w:r>
        <w:rPr>
          <w:i/>
          <w:iCs/>
          <w:color w:val="747474" w:themeColor="background2" w:themeShade="80"/>
        </w:rPr>
        <w:t>别再执念，就此忘却，否则你终将追悔</w:t>
      </w:r>
    </w:p>
    <w:p w14:paraId="1ECFE686" w14:textId="77777777" w:rsidR="00555047" w:rsidRDefault="00555047">
      <w:pPr>
        <w:ind w:firstLine="440"/>
      </w:pPr>
    </w:p>
    <w:p w14:paraId="28CB6AEA" w14:textId="77777777" w:rsidR="00555047" w:rsidRDefault="002E5D19">
      <w:pPr>
        <w:pStyle w:val="ad"/>
        <w:spacing w:after="62"/>
      </w:pPr>
      <w:r>
        <w:rPr>
          <w:rFonts w:hint="eastAsia"/>
        </w:rPr>
        <w:t>Arthur</w:t>
      </w:r>
    </w:p>
    <w:p w14:paraId="1ED14A62" w14:textId="77777777" w:rsidR="00555047" w:rsidRDefault="002E5D19">
      <w:pPr>
        <w:pStyle w:val="ae"/>
        <w:ind w:firstLine="440"/>
      </w:pPr>
      <w:r>
        <w:t>I know the sound of heart break.</w:t>
      </w:r>
    </w:p>
    <w:p w14:paraId="5E1F4DFE" w14:textId="77777777" w:rsidR="00555047" w:rsidRDefault="002E5D19">
      <w:pPr>
        <w:pStyle w:val="ae"/>
        <w:ind w:firstLine="440"/>
      </w:pPr>
      <w:r>
        <w:t>我懂心碎的滋味</w:t>
      </w:r>
    </w:p>
    <w:p w14:paraId="71FFF28C" w14:textId="77777777" w:rsidR="00555047" w:rsidRDefault="00555047">
      <w:pPr>
        <w:ind w:firstLine="440"/>
      </w:pPr>
    </w:p>
    <w:p w14:paraId="0308C692" w14:textId="77777777" w:rsidR="00555047" w:rsidRDefault="002E5D19">
      <w:pPr>
        <w:pStyle w:val="ad"/>
        <w:spacing w:after="62"/>
      </w:pPr>
      <w:r>
        <w:rPr>
          <w:rFonts w:hint="eastAsia"/>
        </w:rPr>
        <w:t>Morgana</w:t>
      </w:r>
    </w:p>
    <w:p w14:paraId="02B67D20" w14:textId="77777777" w:rsidR="00555047" w:rsidRDefault="002E5D19">
      <w:pPr>
        <w:pStyle w:val="ae"/>
        <w:ind w:firstLine="440"/>
      </w:pPr>
      <w:r>
        <w:t>Here my heart no longer chaste.</w:t>
      </w:r>
    </w:p>
    <w:p w14:paraId="2DEADCF1" w14:textId="77777777" w:rsidR="00555047" w:rsidRDefault="002E5D19">
      <w:pPr>
        <w:pStyle w:val="ae"/>
        <w:ind w:firstLine="440"/>
      </w:pPr>
      <w:r>
        <w:t>我的心早已不再纯粹</w:t>
      </w:r>
    </w:p>
    <w:p w14:paraId="262AC963" w14:textId="77777777" w:rsidR="00555047" w:rsidRDefault="00555047">
      <w:pPr>
        <w:ind w:firstLine="440"/>
      </w:pPr>
    </w:p>
    <w:p w14:paraId="527CA3DF" w14:textId="77777777" w:rsidR="00555047" w:rsidRDefault="002E5D19">
      <w:pPr>
        <w:pStyle w:val="ad"/>
        <w:spacing w:after="62"/>
      </w:pPr>
      <w:r>
        <w:rPr>
          <w:rFonts w:hint="eastAsia"/>
        </w:rPr>
        <w:t>Arthur</w:t>
      </w:r>
    </w:p>
    <w:p w14:paraId="12A771BD" w14:textId="77777777" w:rsidR="00555047" w:rsidRDefault="002E5D19">
      <w:pPr>
        <w:pStyle w:val="ae"/>
        <w:ind w:firstLine="440"/>
      </w:pPr>
      <w:r>
        <w:t>I have to hold my dignity.</w:t>
      </w:r>
    </w:p>
    <w:p w14:paraId="3CC31D54" w14:textId="77777777" w:rsidR="00555047" w:rsidRDefault="002E5D19">
      <w:pPr>
        <w:pStyle w:val="ae"/>
        <w:ind w:firstLine="440"/>
      </w:pPr>
      <w:r>
        <w:t>我必须守住君王的尊严</w:t>
      </w:r>
    </w:p>
    <w:p w14:paraId="2448E5CD" w14:textId="77777777" w:rsidR="00555047" w:rsidRDefault="00555047">
      <w:pPr>
        <w:ind w:firstLine="440"/>
      </w:pPr>
    </w:p>
    <w:p w14:paraId="1BA4AB7D" w14:textId="77777777" w:rsidR="00555047" w:rsidRDefault="002E5D19">
      <w:pPr>
        <w:pStyle w:val="ad"/>
        <w:spacing w:after="62"/>
      </w:pPr>
      <w:r>
        <w:rPr>
          <w:rFonts w:hint="eastAsia"/>
        </w:rPr>
        <w:t>Morgana</w:t>
      </w:r>
    </w:p>
    <w:p w14:paraId="17538EDD" w14:textId="77777777" w:rsidR="00555047" w:rsidRDefault="002E5D19">
      <w:pPr>
        <w:pStyle w:val="ae"/>
        <w:ind w:firstLine="440"/>
      </w:pPr>
      <w:r>
        <w:t>I’ve ready lost all sanity.</w:t>
      </w:r>
    </w:p>
    <w:p w14:paraId="7B9C6D74" w14:textId="77777777" w:rsidR="00555047" w:rsidRDefault="002E5D19">
      <w:pPr>
        <w:pStyle w:val="ae"/>
        <w:ind w:firstLine="440"/>
      </w:pPr>
      <w:r>
        <w:t>我早已丧失了所有理智</w:t>
      </w:r>
    </w:p>
    <w:p w14:paraId="3B1FEBAF" w14:textId="77777777" w:rsidR="00555047" w:rsidRDefault="00555047">
      <w:pPr>
        <w:ind w:firstLine="440"/>
      </w:pPr>
    </w:p>
    <w:p w14:paraId="52A16BD2" w14:textId="77777777" w:rsidR="00555047" w:rsidRDefault="002E5D19">
      <w:pPr>
        <w:pStyle w:val="ad"/>
        <w:spacing w:after="62"/>
      </w:pPr>
      <w:r>
        <w:rPr>
          <w:rFonts w:hint="eastAsia"/>
        </w:rPr>
        <w:t>Arthur</w:t>
      </w:r>
    </w:p>
    <w:p w14:paraId="15B22990" w14:textId="77777777" w:rsidR="00555047" w:rsidRDefault="002E5D19">
      <w:pPr>
        <w:pStyle w:val="ae"/>
        <w:ind w:firstLine="440"/>
      </w:pPr>
      <w:r>
        <w:t>Morgana, your revenge wouldn’t fix the pain.</w:t>
      </w:r>
    </w:p>
    <w:p w14:paraId="6EF13DB8" w14:textId="77777777" w:rsidR="00555047" w:rsidRDefault="002E5D19">
      <w:pPr>
        <w:pStyle w:val="ae"/>
        <w:ind w:firstLine="440"/>
      </w:pPr>
      <w:r>
        <w:t>莫甘娜，复仇消解不了你的痛苦</w:t>
      </w:r>
    </w:p>
    <w:p w14:paraId="37D9B5D4" w14:textId="77777777" w:rsidR="00555047" w:rsidRDefault="00555047">
      <w:pPr>
        <w:ind w:firstLine="440"/>
      </w:pPr>
    </w:p>
    <w:p w14:paraId="362154C4" w14:textId="77777777" w:rsidR="00555047" w:rsidRDefault="002E5D19">
      <w:pPr>
        <w:pStyle w:val="ad"/>
        <w:spacing w:after="62"/>
      </w:pPr>
      <w:r>
        <w:rPr>
          <w:rFonts w:hint="eastAsia"/>
        </w:rPr>
        <w:t>Morgana</w:t>
      </w:r>
    </w:p>
    <w:p w14:paraId="37BDB95F" w14:textId="77777777" w:rsidR="00555047" w:rsidRDefault="002E5D19">
      <w:pPr>
        <w:pStyle w:val="ae"/>
        <w:ind w:firstLine="440"/>
      </w:pPr>
      <w:r>
        <w:t>Ha, I just want a chain on your neck.</w:t>
      </w:r>
    </w:p>
    <w:p w14:paraId="047D4702" w14:textId="77777777" w:rsidR="00555047" w:rsidRDefault="002E5D19">
      <w:pPr>
        <w:pStyle w:val="ae"/>
        <w:ind w:firstLine="440"/>
      </w:pPr>
      <w:r>
        <w:t>哈，我只想把枷锁套在你颈间</w:t>
      </w:r>
    </w:p>
    <w:p w14:paraId="5519D4DE" w14:textId="77777777" w:rsidR="00555047" w:rsidRDefault="00555047">
      <w:pPr>
        <w:ind w:firstLine="440"/>
      </w:pPr>
    </w:p>
    <w:p w14:paraId="5B082AE1" w14:textId="77777777" w:rsidR="00555047" w:rsidRDefault="002E5D19">
      <w:pPr>
        <w:pStyle w:val="ad"/>
        <w:spacing w:after="62"/>
      </w:pPr>
      <w:r>
        <w:rPr>
          <w:rFonts w:hint="eastAsia"/>
        </w:rPr>
        <w:t>Arthur</w:t>
      </w:r>
    </w:p>
    <w:p w14:paraId="6361D898" w14:textId="77777777" w:rsidR="00555047" w:rsidRDefault="002E5D19">
      <w:pPr>
        <w:pStyle w:val="ae"/>
        <w:ind w:firstLine="440"/>
      </w:pPr>
      <w:r>
        <w:t>What has been done I can’t undo.</w:t>
      </w:r>
    </w:p>
    <w:p w14:paraId="3BBF3DC6" w14:textId="77777777" w:rsidR="00555047" w:rsidRDefault="002E5D19">
      <w:pPr>
        <w:pStyle w:val="ae"/>
        <w:ind w:firstLine="440"/>
      </w:pPr>
      <w:r>
        <w:t>木已成舟，我无力挽回</w:t>
      </w:r>
    </w:p>
    <w:p w14:paraId="32B1A6C1" w14:textId="77777777" w:rsidR="00555047" w:rsidRDefault="00555047">
      <w:pPr>
        <w:ind w:firstLine="440"/>
      </w:pPr>
    </w:p>
    <w:p w14:paraId="6456FB13" w14:textId="77777777" w:rsidR="00555047" w:rsidRDefault="002E5D19">
      <w:pPr>
        <w:ind w:firstLine="440"/>
      </w:pPr>
      <w:r>
        <w:rPr>
          <w:rFonts w:hint="eastAsia"/>
        </w:rPr>
        <w:br w:type="page"/>
      </w:r>
    </w:p>
    <w:p w14:paraId="77EAF43F" w14:textId="77777777" w:rsidR="00555047" w:rsidRDefault="002E5D19">
      <w:pPr>
        <w:pStyle w:val="ad"/>
        <w:spacing w:after="62"/>
      </w:pPr>
      <w:r>
        <w:rPr>
          <w:rFonts w:hint="eastAsia"/>
        </w:rPr>
        <w:lastRenderedPageBreak/>
        <w:t>Morgana</w:t>
      </w:r>
    </w:p>
    <w:p w14:paraId="0BA907C1" w14:textId="77777777" w:rsidR="00555047" w:rsidRDefault="002E5D19">
      <w:pPr>
        <w:pStyle w:val="ae"/>
        <w:ind w:firstLine="440"/>
      </w:pPr>
      <w:r>
        <w:t>What about you rot with me, too?</w:t>
      </w:r>
    </w:p>
    <w:p w14:paraId="6E9B3C1F" w14:textId="77777777" w:rsidR="00555047" w:rsidRDefault="002E5D19">
      <w:pPr>
        <w:pStyle w:val="ae"/>
        <w:ind w:firstLine="440"/>
      </w:pPr>
      <w:r>
        <w:t>不如你也陪我一起沉沦？</w:t>
      </w:r>
    </w:p>
    <w:p w14:paraId="545E5644" w14:textId="77777777" w:rsidR="00555047" w:rsidRDefault="00555047">
      <w:pPr>
        <w:ind w:firstLineChars="0" w:firstLine="0"/>
      </w:pPr>
    </w:p>
    <w:p w14:paraId="422042D9" w14:textId="77777777" w:rsidR="00555047" w:rsidRDefault="002E5D19">
      <w:pPr>
        <w:pStyle w:val="ad"/>
        <w:spacing w:after="62"/>
      </w:pPr>
      <w:r>
        <w:t>Arthur/</w:t>
      </w:r>
      <w:r>
        <w:rPr>
          <w:rFonts w:hint="eastAsia"/>
        </w:rPr>
        <w:t>Morgana</w:t>
      </w:r>
    </w:p>
    <w:p w14:paraId="6AB157FF" w14:textId="77777777" w:rsidR="00555047" w:rsidRDefault="002E5D19">
      <w:pPr>
        <w:pStyle w:val="ae"/>
        <w:ind w:firstLine="440"/>
      </w:pPr>
      <w:r>
        <w:t>All the wrongs have the author.</w:t>
      </w:r>
    </w:p>
    <w:p w14:paraId="3089B152" w14:textId="77777777" w:rsidR="00555047" w:rsidRDefault="002E5D19">
      <w:pPr>
        <w:pStyle w:val="ae"/>
        <w:ind w:firstLine="440"/>
        <w:rPr>
          <w:rFonts w:eastAsia="宋体"/>
        </w:rPr>
      </w:pPr>
      <w:r>
        <w:t>所有过错皆有其因</w:t>
      </w:r>
    </w:p>
    <w:p w14:paraId="2D646EE8" w14:textId="77777777" w:rsidR="00555047" w:rsidRDefault="002E5D19">
      <w:pPr>
        <w:pStyle w:val="ae"/>
        <w:ind w:firstLine="440"/>
      </w:pPr>
      <w:r>
        <w:t>Debts to pay by the debtor.</w:t>
      </w:r>
    </w:p>
    <w:p w14:paraId="00FF8524" w14:textId="77777777" w:rsidR="00555047" w:rsidRDefault="002E5D19">
      <w:pPr>
        <w:pStyle w:val="ae"/>
        <w:ind w:firstLine="440"/>
      </w:pPr>
      <w:r>
        <w:t>所欠之债终需偿还</w:t>
      </w:r>
    </w:p>
    <w:p w14:paraId="65A354CC" w14:textId="77777777" w:rsidR="00555047" w:rsidRDefault="00555047">
      <w:pPr>
        <w:pStyle w:val="ae"/>
        <w:ind w:firstLineChars="0" w:firstLine="0"/>
      </w:pPr>
    </w:p>
    <w:p w14:paraId="45F90215" w14:textId="77777777" w:rsidR="00555047" w:rsidRDefault="002E5D19">
      <w:pPr>
        <w:pStyle w:val="ae"/>
        <w:ind w:firstLine="440"/>
      </w:pPr>
      <w:r>
        <w:t>I’d like to compensate</w:t>
      </w:r>
      <w:r>
        <w:rPr>
          <w:rFonts w:hint="eastAsia"/>
        </w:rPr>
        <w:t>.</w:t>
      </w:r>
    </w:p>
    <w:p w14:paraId="7CD1BB1D" w14:textId="77777777" w:rsidR="00555047" w:rsidRDefault="002E5D19">
      <w:pPr>
        <w:pStyle w:val="ae"/>
        <w:ind w:firstLine="440"/>
      </w:pPr>
      <w:r>
        <w:t>我愿尽力弥补</w:t>
      </w:r>
    </w:p>
    <w:p w14:paraId="15043F6C" w14:textId="77777777" w:rsidR="00555047" w:rsidRDefault="002E5D19">
      <w:pPr>
        <w:pStyle w:val="ae"/>
        <w:ind w:firstLine="440"/>
        <w:rPr>
          <w:i/>
          <w:iCs/>
          <w:color w:val="747474" w:themeColor="background2" w:themeShade="80"/>
        </w:rPr>
      </w:pPr>
      <w:r>
        <w:rPr>
          <w:i/>
          <w:iCs/>
          <w:color w:val="747474" w:themeColor="background2" w:themeShade="80"/>
        </w:rPr>
        <w:t>No need to compensate.</w:t>
      </w:r>
    </w:p>
    <w:p w14:paraId="5F01DDB0" w14:textId="77777777" w:rsidR="00555047" w:rsidRDefault="002E5D19">
      <w:pPr>
        <w:pStyle w:val="ae"/>
        <w:ind w:firstLine="440"/>
        <w:rPr>
          <w:i/>
          <w:iCs/>
          <w:color w:val="747474" w:themeColor="background2" w:themeShade="80"/>
        </w:rPr>
      </w:pPr>
      <w:r>
        <w:rPr>
          <w:i/>
          <w:iCs/>
          <w:color w:val="747474" w:themeColor="background2" w:themeShade="80"/>
        </w:rPr>
        <w:t>不必白费力气弥补</w:t>
      </w:r>
    </w:p>
    <w:p w14:paraId="65A27F67" w14:textId="77777777" w:rsidR="00555047" w:rsidRDefault="002E5D19">
      <w:pPr>
        <w:pStyle w:val="ae"/>
        <w:ind w:firstLine="440"/>
      </w:pPr>
      <w:r>
        <w:t>I’m not to celebrate.</w:t>
      </w:r>
    </w:p>
    <w:p w14:paraId="25FE83C9" w14:textId="77777777" w:rsidR="00555047" w:rsidRDefault="002E5D19">
      <w:pPr>
        <w:pStyle w:val="ae"/>
        <w:ind w:firstLine="440"/>
      </w:pPr>
      <w:r>
        <w:t>我无心庆祝</w:t>
      </w:r>
    </w:p>
    <w:p w14:paraId="3012890B" w14:textId="77777777" w:rsidR="00555047" w:rsidRDefault="002E5D19">
      <w:pPr>
        <w:pStyle w:val="ae"/>
        <w:ind w:firstLine="440"/>
        <w:rPr>
          <w:i/>
          <w:iCs/>
          <w:color w:val="747474" w:themeColor="background2" w:themeShade="80"/>
        </w:rPr>
      </w:pPr>
      <w:r>
        <w:rPr>
          <w:i/>
          <w:iCs/>
          <w:color w:val="747474" w:themeColor="background2" w:themeShade="80"/>
        </w:rPr>
        <w:t>Can’t bear your celebrate</w:t>
      </w:r>
      <w:r>
        <w:rPr>
          <w:rFonts w:hint="eastAsia"/>
          <w:i/>
          <w:iCs/>
          <w:color w:val="747474" w:themeColor="background2" w:themeShade="80"/>
        </w:rPr>
        <w:t>.</w:t>
      </w:r>
    </w:p>
    <w:p w14:paraId="5220285D" w14:textId="77777777" w:rsidR="00555047" w:rsidRDefault="002E5D19">
      <w:pPr>
        <w:pStyle w:val="ae"/>
        <w:ind w:firstLine="440"/>
        <w:rPr>
          <w:i/>
          <w:iCs/>
          <w:color w:val="747474" w:themeColor="background2" w:themeShade="80"/>
        </w:rPr>
      </w:pPr>
      <w:r>
        <w:rPr>
          <w:i/>
          <w:iCs/>
          <w:color w:val="747474" w:themeColor="background2" w:themeShade="80"/>
        </w:rPr>
        <w:t>见不得你称心庆祝</w:t>
      </w:r>
    </w:p>
    <w:p w14:paraId="36B9488F" w14:textId="77777777" w:rsidR="00555047" w:rsidRDefault="002E5D19">
      <w:pPr>
        <w:pStyle w:val="ae"/>
        <w:ind w:firstLine="440"/>
      </w:pPr>
      <w:r>
        <w:t>Not to divest, just forget, or you’re to regret.</w:t>
      </w:r>
    </w:p>
    <w:p w14:paraId="7D216871" w14:textId="77777777" w:rsidR="00555047" w:rsidRDefault="002E5D19">
      <w:pPr>
        <w:pStyle w:val="ae"/>
        <w:ind w:firstLine="440"/>
      </w:pPr>
      <w:r>
        <w:t>别再执念，就此忘却，否则你终将追悔</w:t>
      </w:r>
    </w:p>
    <w:p w14:paraId="05B0B6BC" w14:textId="77777777" w:rsidR="00555047" w:rsidRDefault="002E5D19">
      <w:pPr>
        <w:pStyle w:val="ae"/>
        <w:ind w:firstLine="440"/>
        <w:rPr>
          <w:i/>
          <w:iCs/>
          <w:color w:val="747474" w:themeColor="background2" w:themeShade="80"/>
        </w:rPr>
      </w:pPr>
      <w:r>
        <w:rPr>
          <w:i/>
          <w:iCs/>
          <w:color w:val="747474" w:themeColor="background2" w:themeShade="80"/>
        </w:rPr>
        <w:t>I’m to divest, won’t forget, so you’re to regret.</w:t>
      </w:r>
    </w:p>
    <w:p w14:paraId="675EEB30" w14:textId="77777777" w:rsidR="00555047" w:rsidRDefault="002E5D19">
      <w:pPr>
        <w:pStyle w:val="ae"/>
        <w:ind w:firstLine="440"/>
        <w:rPr>
          <w:i/>
          <w:iCs/>
          <w:color w:val="747474" w:themeColor="background2" w:themeShade="80"/>
        </w:rPr>
      </w:pPr>
      <w:r>
        <w:rPr>
          <w:i/>
          <w:iCs/>
          <w:color w:val="747474" w:themeColor="background2" w:themeShade="80"/>
        </w:rPr>
        <w:t>我偏要执念，永不忘却，定要让你追悔莫及</w:t>
      </w:r>
    </w:p>
    <w:p w14:paraId="3F7186AD" w14:textId="77777777" w:rsidR="00555047" w:rsidRDefault="00555047">
      <w:pPr>
        <w:pStyle w:val="ae"/>
        <w:ind w:firstLine="440"/>
      </w:pPr>
    </w:p>
    <w:p w14:paraId="01486674" w14:textId="77777777" w:rsidR="00555047" w:rsidRDefault="002E5D19">
      <w:pPr>
        <w:pStyle w:val="ae"/>
        <w:ind w:firstLine="440"/>
      </w:pPr>
      <w:r>
        <w:t>All the wrongs have the author.</w:t>
      </w:r>
    </w:p>
    <w:p w14:paraId="518F2E2E" w14:textId="77777777" w:rsidR="00555047" w:rsidRDefault="002E5D19">
      <w:pPr>
        <w:pStyle w:val="ae"/>
        <w:ind w:firstLine="440"/>
      </w:pPr>
      <w:r>
        <w:t>所有过错皆有其因</w:t>
      </w:r>
    </w:p>
    <w:p w14:paraId="7CEB83D5" w14:textId="77777777" w:rsidR="00555047" w:rsidRDefault="002E5D19">
      <w:pPr>
        <w:pStyle w:val="ae"/>
        <w:ind w:firstLine="440"/>
      </w:pPr>
      <w:r>
        <w:t>Debts to pay by the debtor.</w:t>
      </w:r>
    </w:p>
    <w:p w14:paraId="722D87F9" w14:textId="77777777" w:rsidR="00555047" w:rsidRDefault="002E5D19">
      <w:pPr>
        <w:pStyle w:val="ae"/>
        <w:ind w:firstLine="440"/>
      </w:pPr>
      <w:r>
        <w:t>所欠之债终需偿还</w:t>
      </w:r>
    </w:p>
    <w:p w14:paraId="57C65690" w14:textId="77777777" w:rsidR="00555047" w:rsidRDefault="00555047">
      <w:pPr>
        <w:pStyle w:val="ae"/>
        <w:ind w:firstLine="440"/>
      </w:pPr>
    </w:p>
    <w:p w14:paraId="6EF3BCEF" w14:textId="77777777" w:rsidR="00555047" w:rsidRDefault="002E5D19">
      <w:pPr>
        <w:pStyle w:val="ae"/>
        <w:ind w:firstLine="440"/>
      </w:pPr>
      <w:r>
        <w:t>Don’t you shut down the gate.</w:t>
      </w:r>
    </w:p>
    <w:p w14:paraId="17A408E0" w14:textId="77777777" w:rsidR="00555047" w:rsidRDefault="002E5D19">
      <w:pPr>
        <w:pStyle w:val="ae"/>
        <w:ind w:firstLine="440"/>
      </w:pPr>
      <w:r>
        <w:t>别再紧闭心门</w:t>
      </w:r>
    </w:p>
    <w:p w14:paraId="0AF52A28" w14:textId="77777777" w:rsidR="00555047" w:rsidRDefault="002E5D19">
      <w:pPr>
        <w:pStyle w:val="ae"/>
        <w:ind w:firstLine="440"/>
        <w:rPr>
          <w:i/>
          <w:iCs/>
          <w:color w:val="747474" w:themeColor="background2" w:themeShade="80"/>
        </w:rPr>
      </w:pPr>
      <w:r>
        <w:rPr>
          <w:i/>
          <w:iCs/>
          <w:color w:val="747474" w:themeColor="background2" w:themeShade="80"/>
        </w:rPr>
        <w:t>I have shut down my gate</w:t>
      </w:r>
    </w:p>
    <w:p w14:paraId="7A5EFD85" w14:textId="77777777" w:rsidR="00555047" w:rsidRDefault="002E5D19">
      <w:pPr>
        <w:pStyle w:val="ae"/>
        <w:ind w:firstLine="440"/>
        <w:rPr>
          <w:i/>
          <w:iCs/>
          <w:color w:val="747474" w:themeColor="background2" w:themeShade="80"/>
        </w:rPr>
      </w:pPr>
      <w:r>
        <w:rPr>
          <w:i/>
          <w:iCs/>
          <w:color w:val="747474" w:themeColor="background2" w:themeShade="80"/>
        </w:rPr>
        <w:t>我早已心门紧锁</w:t>
      </w:r>
    </w:p>
    <w:p w14:paraId="2930D1FA" w14:textId="77777777" w:rsidR="00555047" w:rsidRDefault="002E5D19">
      <w:pPr>
        <w:pStyle w:val="ae"/>
        <w:ind w:firstLine="440"/>
      </w:pPr>
      <w:r>
        <w:t>To ruin is not your fate</w:t>
      </w:r>
    </w:p>
    <w:p w14:paraId="50F424A2" w14:textId="77777777" w:rsidR="00555047" w:rsidRDefault="002E5D19">
      <w:pPr>
        <w:pStyle w:val="ae"/>
        <w:ind w:firstLine="440"/>
      </w:pPr>
      <w:r>
        <w:t>毁灭本就不是你的宿命</w:t>
      </w:r>
      <w:r>
        <w:t xml:space="preserve"> </w:t>
      </w:r>
    </w:p>
    <w:p w14:paraId="412E3943" w14:textId="77777777" w:rsidR="00555047" w:rsidRDefault="002E5D19">
      <w:pPr>
        <w:pStyle w:val="ae"/>
        <w:ind w:firstLine="440"/>
        <w:rPr>
          <w:i/>
          <w:iCs/>
          <w:color w:val="747474" w:themeColor="background2" w:themeShade="80"/>
        </w:rPr>
      </w:pPr>
      <w:r>
        <w:rPr>
          <w:i/>
          <w:iCs/>
          <w:color w:val="747474" w:themeColor="background2" w:themeShade="80"/>
        </w:rPr>
        <w:t>To ruin is right my fate.</w:t>
      </w:r>
    </w:p>
    <w:p w14:paraId="25579416" w14:textId="77777777" w:rsidR="00555047" w:rsidRDefault="002E5D19">
      <w:pPr>
        <w:pStyle w:val="ae"/>
        <w:ind w:firstLine="440"/>
        <w:rPr>
          <w:i/>
          <w:iCs/>
          <w:color w:val="747474" w:themeColor="background2" w:themeShade="80"/>
        </w:rPr>
      </w:pPr>
      <w:r>
        <w:rPr>
          <w:i/>
          <w:iCs/>
          <w:color w:val="747474" w:themeColor="background2" w:themeShade="80"/>
        </w:rPr>
        <w:t>毁灭才是我应得的宿命</w:t>
      </w:r>
    </w:p>
    <w:p w14:paraId="2BD8D42E" w14:textId="77777777" w:rsidR="00555047" w:rsidRDefault="002E5D19">
      <w:pPr>
        <w:pStyle w:val="ae"/>
        <w:ind w:firstLine="440"/>
      </w:pPr>
      <w:r>
        <w:t>Not to divest, just forget, or you’re to regret.</w:t>
      </w:r>
    </w:p>
    <w:p w14:paraId="3850A76D" w14:textId="77777777" w:rsidR="00555047" w:rsidRDefault="002E5D19">
      <w:pPr>
        <w:pStyle w:val="ae"/>
        <w:ind w:firstLine="440"/>
      </w:pPr>
      <w:r>
        <w:t>别再执念，就此忘却，否则你终将追悔</w:t>
      </w:r>
    </w:p>
    <w:p w14:paraId="0933DBB7" w14:textId="77777777" w:rsidR="00555047" w:rsidRDefault="002E5D19">
      <w:pPr>
        <w:pStyle w:val="ae"/>
        <w:ind w:firstLine="440"/>
        <w:rPr>
          <w:i/>
          <w:iCs/>
          <w:color w:val="747474" w:themeColor="background2" w:themeShade="80"/>
        </w:rPr>
      </w:pPr>
      <w:r>
        <w:rPr>
          <w:i/>
          <w:iCs/>
          <w:color w:val="747474" w:themeColor="background2" w:themeShade="80"/>
        </w:rPr>
        <w:t>I’m to divest, won’t forget, so you’re to regret.</w:t>
      </w:r>
    </w:p>
    <w:p w14:paraId="2580AA2A" w14:textId="77777777" w:rsidR="00555047" w:rsidRDefault="002E5D19">
      <w:pPr>
        <w:pStyle w:val="ae"/>
        <w:ind w:firstLine="440"/>
        <w:rPr>
          <w:i/>
          <w:iCs/>
          <w:color w:val="747474" w:themeColor="background2" w:themeShade="80"/>
        </w:rPr>
      </w:pPr>
      <w:r>
        <w:rPr>
          <w:i/>
          <w:iCs/>
          <w:color w:val="747474" w:themeColor="background2" w:themeShade="80"/>
        </w:rPr>
        <w:t>我偏要执念，永不忘却，定要让你追悔莫及</w:t>
      </w:r>
    </w:p>
    <w:p w14:paraId="540CC6F4" w14:textId="77777777" w:rsidR="00555047" w:rsidRDefault="00555047">
      <w:pPr>
        <w:pStyle w:val="ae"/>
        <w:ind w:firstLine="440"/>
      </w:pPr>
    </w:p>
    <w:p w14:paraId="0939533D" w14:textId="77777777" w:rsidR="00555047" w:rsidRDefault="002E5D19">
      <w:pPr>
        <w:pStyle w:val="ae"/>
        <w:ind w:firstLine="440"/>
      </w:pPr>
      <w:r>
        <w:t>There’s no point saying more.</w:t>
      </w:r>
    </w:p>
    <w:p w14:paraId="773B0168" w14:textId="77777777" w:rsidR="00555047" w:rsidRDefault="002E5D19">
      <w:pPr>
        <w:pStyle w:val="ae"/>
        <w:ind w:firstLine="440"/>
      </w:pPr>
      <w:r>
        <w:t>多说无益</w:t>
      </w:r>
    </w:p>
    <w:p w14:paraId="2DB1E01A" w14:textId="77777777" w:rsidR="00555047" w:rsidRDefault="002E5D19">
      <w:pPr>
        <w:ind w:firstLine="440"/>
      </w:pPr>
      <w:r>
        <w:br w:type="page"/>
      </w:r>
    </w:p>
    <w:p w14:paraId="1BEF1FE3" w14:textId="77777777" w:rsidR="00555047" w:rsidRDefault="002E5D19">
      <w:pPr>
        <w:pStyle w:val="ae"/>
        <w:ind w:firstLine="440"/>
      </w:pPr>
      <w:r>
        <w:lastRenderedPageBreak/>
        <w:t>We are already on the floor to ignore, nothing more to explore.</w:t>
      </w:r>
    </w:p>
    <w:p w14:paraId="3FA70428" w14:textId="77777777" w:rsidR="00555047" w:rsidRDefault="002E5D19">
      <w:pPr>
        <w:pStyle w:val="ae"/>
        <w:ind w:firstLine="440"/>
      </w:pPr>
      <w:r>
        <w:t>我们早已形同陌路，再无探讨的余地</w:t>
      </w:r>
    </w:p>
    <w:p w14:paraId="05575152" w14:textId="77777777" w:rsidR="00555047" w:rsidRDefault="00555047">
      <w:pPr>
        <w:pStyle w:val="ae"/>
        <w:ind w:firstLine="440"/>
      </w:pPr>
    </w:p>
    <w:p w14:paraId="01D761A7" w14:textId="77777777" w:rsidR="00555047" w:rsidRDefault="002E5D19">
      <w:pPr>
        <w:pStyle w:val="ae"/>
        <w:ind w:firstLine="440"/>
      </w:pPr>
      <w:r>
        <w:t>Not a chance to restore.</w:t>
      </w:r>
    </w:p>
    <w:p w14:paraId="3EC9F33F" w14:textId="77777777" w:rsidR="00555047" w:rsidRDefault="002E5D19">
      <w:pPr>
        <w:pStyle w:val="ae"/>
        <w:ind w:firstLine="440"/>
      </w:pPr>
      <w:r>
        <w:t>再无挽回的可能</w:t>
      </w:r>
    </w:p>
    <w:p w14:paraId="64859ED7" w14:textId="77777777" w:rsidR="00555047" w:rsidRDefault="002E5D19">
      <w:pPr>
        <w:pStyle w:val="ae"/>
        <w:ind w:firstLine="440"/>
      </w:pPr>
      <w:r>
        <w:t>There is already nothing more, to adore, to endorse, only to abhor.</w:t>
      </w:r>
    </w:p>
    <w:p w14:paraId="752B7E9C" w14:textId="77777777" w:rsidR="00555047" w:rsidRDefault="002E5D19">
      <w:pPr>
        <w:pStyle w:val="ae"/>
        <w:ind w:firstLine="440"/>
      </w:pPr>
      <w:r>
        <w:t>一切都已归零，没有值得眷恋的，没有值得认可的，只剩满心憎恶</w:t>
      </w:r>
    </w:p>
    <w:p w14:paraId="20A52514" w14:textId="77777777" w:rsidR="00555047" w:rsidRDefault="00555047">
      <w:pPr>
        <w:pStyle w:val="ae"/>
        <w:ind w:firstLine="440"/>
      </w:pPr>
    </w:p>
    <w:p w14:paraId="7A8C3439" w14:textId="77777777" w:rsidR="00555047" w:rsidRDefault="002E5D19">
      <w:pPr>
        <w:pStyle w:val="ae"/>
        <w:ind w:firstLine="440"/>
      </w:pPr>
      <w:r>
        <w:t xml:space="preserve">I saw you have forsworn, not reaching out to all the source, all the force, now perforce, </w:t>
      </w:r>
    </w:p>
    <w:p w14:paraId="6FBC653E" w14:textId="77777777" w:rsidR="00555047" w:rsidRDefault="002E5D19">
      <w:pPr>
        <w:pStyle w:val="ae"/>
        <w:ind w:firstLine="440"/>
      </w:pPr>
      <w:r>
        <w:t>hatred is to pour.</w:t>
      </w:r>
    </w:p>
    <w:p w14:paraId="2984E327" w14:textId="77777777" w:rsidR="00555047" w:rsidRDefault="002E5D19">
      <w:pPr>
        <w:pStyle w:val="ae"/>
        <w:ind w:firstLine="440"/>
      </w:pPr>
      <w:r>
        <w:t>我见你早已背弃初心，不愿探寻根源，不愿凝聚力量，如今只剩满腔恨意，</w:t>
      </w:r>
    </w:p>
    <w:p w14:paraId="6A0B0ABC" w14:textId="77777777" w:rsidR="00555047" w:rsidRDefault="002E5D19">
      <w:pPr>
        <w:pStyle w:val="ae"/>
        <w:ind w:firstLine="440"/>
      </w:pPr>
      <w:r>
        <w:t>喷涌而出</w:t>
      </w:r>
    </w:p>
    <w:p w14:paraId="44A7B7A5" w14:textId="77777777" w:rsidR="00555047" w:rsidRDefault="00555047">
      <w:pPr>
        <w:ind w:firstLine="440"/>
      </w:pPr>
    </w:p>
    <w:p w14:paraId="713D1D9D" w14:textId="77777777" w:rsidR="00555047" w:rsidRDefault="002E5D19">
      <w:pPr>
        <w:pStyle w:val="ad"/>
        <w:spacing w:after="62"/>
      </w:pPr>
      <w:r>
        <w:rPr>
          <w:rFonts w:hint="eastAsia"/>
        </w:rPr>
        <w:t>Arthur</w:t>
      </w:r>
    </w:p>
    <w:p w14:paraId="50A606B9" w14:textId="77777777" w:rsidR="00555047" w:rsidRDefault="002E5D19">
      <w:pPr>
        <w:pStyle w:val="ae"/>
        <w:ind w:firstLine="440"/>
      </w:pPr>
      <w:r>
        <w:t>All the wrongs have the author.</w:t>
      </w:r>
    </w:p>
    <w:p w14:paraId="0C5CB643" w14:textId="77777777" w:rsidR="00555047" w:rsidRDefault="002E5D19">
      <w:pPr>
        <w:pStyle w:val="ae"/>
        <w:ind w:firstLine="440"/>
      </w:pPr>
      <w:r>
        <w:t>所有过错皆有其因</w:t>
      </w:r>
    </w:p>
    <w:p w14:paraId="5BC8CDA7" w14:textId="77777777" w:rsidR="00555047" w:rsidRDefault="00555047">
      <w:pPr>
        <w:ind w:firstLineChars="0" w:firstLine="0"/>
      </w:pPr>
    </w:p>
    <w:p w14:paraId="41866B0A" w14:textId="77777777" w:rsidR="00555047" w:rsidRDefault="002E5D19">
      <w:pPr>
        <w:pStyle w:val="ad"/>
        <w:spacing w:after="62"/>
      </w:pPr>
      <w:r>
        <w:rPr>
          <w:rFonts w:hint="eastAsia"/>
        </w:rPr>
        <w:t>Morgana</w:t>
      </w:r>
    </w:p>
    <w:p w14:paraId="5CC543A2" w14:textId="77777777" w:rsidR="00555047" w:rsidRDefault="002E5D19">
      <w:pPr>
        <w:pStyle w:val="ae"/>
        <w:ind w:firstLine="440"/>
      </w:pPr>
      <w:r>
        <w:t>Hey, yeah~</w:t>
      </w:r>
    </w:p>
    <w:p w14:paraId="16C0985D" w14:textId="77777777" w:rsidR="00555047" w:rsidRDefault="00555047">
      <w:pPr>
        <w:ind w:firstLine="440"/>
      </w:pPr>
    </w:p>
    <w:p w14:paraId="75A1DA95" w14:textId="77777777" w:rsidR="00555047" w:rsidRDefault="002E5D19">
      <w:pPr>
        <w:pStyle w:val="ad"/>
        <w:spacing w:after="62"/>
      </w:pPr>
      <w:r>
        <w:rPr>
          <w:rFonts w:hint="eastAsia"/>
        </w:rPr>
        <w:t>Arthur</w:t>
      </w:r>
    </w:p>
    <w:p w14:paraId="5D4B8C2D" w14:textId="77777777" w:rsidR="00555047" w:rsidRDefault="002E5D19">
      <w:pPr>
        <w:pStyle w:val="ae"/>
        <w:ind w:firstLine="440"/>
      </w:pPr>
      <w:r>
        <w:t>Debts to pay by the debtor.</w:t>
      </w:r>
    </w:p>
    <w:p w14:paraId="364D728A" w14:textId="77777777" w:rsidR="00555047" w:rsidRDefault="002E5D19">
      <w:pPr>
        <w:pStyle w:val="ae"/>
        <w:ind w:firstLine="440"/>
      </w:pPr>
      <w:r>
        <w:t>所欠之债终需偿还</w:t>
      </w:r>
    </w:p>
    <w:p w14:paraId="542FE9F4" w14:textId="77777777" w:rsidR="00555047" w:rsidRDefault="00555047">
      <w:pPr>
        <w:ind w:firstLine="440"/>
      </w:pPr>
    </w:p>
    <w:p w14:paraId="4D2F1CF7" w14:textId="77777777" w:rsidR="00555047" w:rsidRDefault="002E5D19">
      <w:pPr>
        <w:pStyle w:val="ad"/>
        <w:spacing w:after="62"/>
      </w:pPr>
      <w:r>
        <w:rPr>
          <w:rFonts w:hint="eastAsia"/>
        </w:rPr>
        <w:t>Morgana</w:t>
      </w:r>
    </w:p>
    <w:p w14:paraId="23771C14" w14:textId="77777777" w:rsidR="00555047" w:rsidRDefault="002E5D19">
      <w:pPr>
        <w:pStyle w:val="ae"/>
        <w:ind w:firstLine="440"/>
      </w:pPr>
      <w:r>
        <w:t>Hey, yeah~</w:t>
      </w:r>
    </w:p>
    <w:p w14:paraId="2B7CF7C5" w14:textId="77777777" w:rsidR="00555047" w:rsidRDefault="00555047">
      <w:pPr>
        <w:ind w:firstLine="440"/>
      </w:pPr>
    </w:p>
    <w:p w14:paraId="743A057F" w14:textId="77777777" w:rsidR="00555047" w:rsidRDefault="002E5D19">
      <w:pPr>
        <w:pStyle w:val="ad"/>
        <w:spacing w:after="62"/>
      </w:pPr>
      <w:r>
        <w:t>Arthur/</w:t>
      </w:r>
      <w:r>
        <w:rPr>
          <w:rFonts w:hint="eastAsia"/>
        </w:rPr>
        <w:t>Morgana</w:t>
      </w:r>
    </w:p>
    <w:p w14:paraId="70F1DD88" w14:textId="77777777" w:rsidR="00555047" w:rsidRDefault="002E5D19">
      <w:pPr>
        <w:pStyle w:val="ae"/>
        <w:ind w:firstLine="440"/>
      </w:pPr>
      <w:r>
        <w:t>No way to designate.</w:t>
      </w:r>
    </w:p>
    <w:p w14:paraId="09CCA91D" w14:textId="77777777" w:rsidR="00555047" w:rsidRDefault="002E5D19">
      <w:pPr>
        <w:pStyle w:val="ae"/>
        <w:ind w:firstLine="440"/>
      </w:pPr>
      <w:r>
        <w:t>无人能定夺结局</w:t>
      </w:r>
    </w:p>
    <w:p w14:paraId="0B807702" w14:textId="77777777" w:rsidR="00555047" w:rsidRDefault="002E5D19">
      <w:pPr>
        <w:pStyle w:val="ae"/>
        <w:ind w:firstLine="440"/>
      </w:pPr>
      <w:r>
        <w:t>We cannot turn this page.</w:t>
      </w:r>
    </w:p>
    <w:p w14:paraId="5A62476A" w14:textId="77777777" w:rsidR="00555047" w:rsidRDefault="002E5D19">
      <w:pPr>
        <w:pStyle w:val="ae"/>
        <w:ind w:firstLine="440"/>
      </w:pPr>
      <w:r>
        <w:t>我们再也回不到过去</w:t>
      </w:r>
    </w:p>
    <w:p w14:paraId="075A967C" w14:textId="77777777" w:rsidR="00555047" w:rsidRDefault="00555047">
      <w:pPr>
        <w:pStyle w:val="ae"/>
        <w:ind w:firstLine="440"/>
      </w:pPr>
    </w:p>
    <w:p w14:paraId="394BD8E1" w14:textId="77777777" w:rsidR="00555047" w:rsidRDefault="002E5D19">
      <w:pPr>
        <w:pStyle w:val="ae"/>
        <w:ind w:firstLine="440"/>
      </w:pPr>
      <w:r>
        <w:t>Not to divest, just forget...damn!</w:t>
      </w:r>
    </w:p>
    <w:p w14:paraId="2DCC14AB" w14:textId="77777777" w:rsidR="00555047" w:rsidRDefault="002E5D19">
      <w:pPr>
        <w:pStyle w:val="ae"/>
        <w:ind w:firstLine="440"/>
      </w:pPr>
      <w:r>
        <w:t>别再执念，就此忘却</w:t>
      </w:r>
      <w:r>
        <w:t xml:space="preserve">…… </w:t>
      </w:r>
      <w:r>
        <w:t>该死！</w:t>
      </w:r>
    </w:p>
    <w:p w14:paraId="0941B14D" w14:textId="77777777" w:rsidR="00555047" w:rsidRDefault="002E5D19">
      <w:pPr>
        <w:pStyle w:val="ae"/>
        <w:ind w:firstLine="440"/>
        <w:rPr>
          <w:i/>
          <w:iCs/>
          <w:color w:val="747474" w:themeColor="background2" w:themeShade="80"/>
        </w:rPr>
      </w:pPr>
      <w:r>
        <w:rPr>
          <w:i/>
          <w:iCs/>
          <w:color w:val="747474" w:themeColor="background2" w:themeShade="80"/>
        </w:rPr>
        <w:t>I’m to divest, won’t forget, so you’re to regret.</w:t>
      </w:r>
    </w:p>
    <w:p w14:paraId="383B8DE5" w14:textId="77777777" w:rsidR="00555047" w:rsidRDefault="002E5D19">
      <w:pPr>
        <w:pStyle w:val="ae"/>
        <w:ind w:firstLine="440"/>
        <w:rPr>
          <w:i/>
          <w:iCs/>
          <w:color w:val="747474" w:themeColor="background2" w:themeShade="80"/>
        </w:rPr>
      </w:pPr>
      <w:r>
        <w:rPr>
          <w:i/>
          <w:iCs/>
          <w:color w:val="747474" w:themeColor="background2" w:themeShade="80"/>
        </w:rPr>
        <w:t>我偏要执念，永不忘却，定要让你追悔莫及</w:t>
      </w:r>
    </w:p>
    <w:p w14:paraId="5FBF6980" w14:textId="77777777" w:rsidR="00555047" w:rsidRDefault="00555047">
      <w:pPr>
        <w:ind w:firstLine="440"/>
      </w:pPr>
    </w:p>
    <w:p w14:paraId="4D3F2F23" w14:textId="77777777" w:rsidR="00555047" w:rsidRDefault="002E5D19">
      <w:pPr>
        <w:pStyle w:val="ad"/>
        <w:spacing w:after="62"/>
      </w:pPr>
      <w:r>
        <w:rPr>
          <w:rFonts w:hint="eastAsia"/>
        </w:rPr>
        <w:t>Arthur</w:t>
      </w:r>
    </w:p>
    <w:p w14:paraId="0C00312D" w14:textId="77777777" w:rsidR="00555047" w:rsidRDefault="002E5D19">
      <w:pPr>
        <w:pStyle w:val="ae"/>
        <w:ind w:firstLine="440"/>
      </w:pPr>
      <w:r>
        <w:t>All the wrongs have the author.</w:t>
      </w:r>
    </w:p>
    <w:p w14:paraId="7E6B4E8E" w14:textId="77777777" w:rsidR="00555047" w:rsidRDefault="002E5D19">
      <w:pPr>
        <w:pStyle w:val="ae"/>
        <w:ind w:firstLine="440"/>
      </w:pPr>
      <w:r>
        <w:t>所有过错皆有其因</w:t>
      </w:r>
    </w:p>
    <w:p w14:paraId="75B19B2A" w14:textId="77777777" w:rsidR="00555047" w:rsidRDefault="002E5D19">
      <w:pPr>
        <w:ind w:firstLine="440"/>
      </w:pPr>
      <w:r>
        <w:br w:type="page"/>
      </w:r>
    </w:p>
    <w:p w14:paraId="399A8495" w14:textId="77777777" w:rsidR="00555047" w:rsidRDefault="002E5D19">
      <w:pPr>
        <w:pStyle w:val="ad"/>
        <w:spacing w:after="62"/>
      </w:pPr>
      <w:r>
        <w:rPr>
          <w:rFonts w:hint="eastAsia"/>
        </w:rPr>
        <w:lastRenderedPageBreak/>
        <w:t>Morgana</w:t>
      </w:r>
    </w:p>
    <w:p w14:paraId="77DD1860" w14:textId="77777777" w:rsidR="00555047" w:rsidRDefault="002E5D19">
      <w:pPr>
        <w:pStyle w:val="ae"/>
        <w:ind w:firstLine="440"/>
      </w:pPr>
      <w:r>
        <w:t>Hey, yeah~</w:t>
      </w:r>
    </w:p>
    <w:p w14:paraId="77FD0951" w14:textId="77777777" w:rsidR="00555047" w:rsidRDefault="00555047">
      <w:pPr>
        <w:ind w:firstLine="440"/>
      </w:pPr>
    </w:p>
    <w:p w14:paraId="415B5EBD" w14:textId="77777777" w:rsidR="00555047" w:rsidRDefault="002E5D19">
      <w:pPr>
        <w:pStyle w:val="ad"/>
        <w:spacing w:after="62"/>
      </w:pPr>
      <w:r>
        <w:rPr>
          <w:rFonts w:hint="eastAsia"/>
        </w:rPr>
        <w:t>Arthur</w:t>
      </w:r>
    </w:p>
    <w:p w14:paraId="694E4B4E" w14:textId="77777777" w:rsidR="00555047" w:rsidRDefault="002E5D19">
      <w:pPr>
        <w:pStyle w:val="ae"/>
        <w:ind w:firstLine="440"/>
      </w:pPr>
      <w:r>
        <w:t>Debts to pay by the debtor.</w:t>
      </w:r>
    </w:p>
    <w:p w14:paraId="7BABD695" w14:textId="77777777" w:rsidR="00555047" w:rsidRDefault="002E5D19">
      <w:pPr>
        <w:pStyle w:val="ae"/>
        <w:ind w:firstLine="440"/>
      </w:pPr>
      <w:r>
        <w:t>所欠之债终需偿还</w:t>
      </w:r>
    </w:p>
    <w:p w14:paraId="0A541DE0" w14:textId="77777777" w:rsidR="00555047" w:rsidRDefault="00555047">
      <w:pPr>
        <w:ind w:firstLine="440"/>
      </w:pPr>
    </w:p>
    <w:p w14:paraId="580AC4B5" w14:textId="77777777" w:rsidR="00555047" w:rsidRDefault="002E5D19">
      <w:pPr>
        <w:pStyle w:val="ad"/>
        <w:spacing w:after="62"/>
      </w:pPr>
      <w:r>
        <w:rPr>
          <w:rFonts w:hint="eastAsia"/>
        </w:rPr>
        <w:t>Morgana</w:t>
      </w:r>
    </w:p>
    <w:p w14:paraId="302945A5" w14:textId="77777777" w:rsidR="00555047" w:rsidRDefault="002E5D19">
      <w:pPr>
        <w:pStyle w:val="ae"/>
        <w:ind w:firstLine="440"/>
      </w:pPr>
      <w:r>
        <w:t>Hey, yeah~</w:t>
      </w:r>
    </w:p>
    <w:p w14:paraId="3A61A861" w14:textId="77777777" w:rsidR="00555047" w:rsidRDefault="00555047">
      <w:pPr>
        <w:ind w:firstLine="440"/>
      </w:pPr>
    </w:p>
    <w:p w14:paraId="4F85581F" w14:textId="77777777" w:rsidR="00555047" w:rsidRDefault="002E5D19">
      <w:pPr>
        <w:pStyle w:val="ad"/>
        <w:spacing w:after="62"/>
      </w:pPr>
      <w:r>
        <w:t>Arthur/</w:t>
      </w:r>
      <w:r>
        <w:rPr>
          <w:rFonts w:hint="eastAsia"/>
        </w:rPr>
        <w:t>Morgana</w:t>
      </w:r>
    </w:p>
    <w:p w14:paraId="499270A8" w14:textId="77777777" w:rsidR="00555047" w:rsidRDefault="002E5D19">
      <w:pPr>
        <w:pStyle w:val="ae"/>
        <w:ind w:firstLine="440"/>
      </w:pPr>
      <w:r>
        <w:t>Nothing remains but rage.</w:t>
      </w:r>
    </w:p>
    <w:p w14:paraId="11F8BD3E" w14:textId="77777777" w:rsidR="00555047" w:rsidRDefault="002E5D19">
      <w:pPr>
        <w:pStyle w:val="ae"/>
        <w:ind w:firstLine="440"/>
      </w:pPr>
      <w:r>
        <w:t>你我只剩满腔怒火</w:t>
      </w:r>
    </w:p>
    <w:p w14:paraId="0E80AFB2" w14:textId="77777777" w:rsidR="00555047" w:rsidRDefault="002E5D19">
      <w:pPr>
        <w:pStyle w:val="ae"/>
        <w:ind w:firstLine="440"/>
      </w:pPr>
      <w:r>
        <w:t>Beast fighting in the cage.</w:t>
      </w:r>
    </w:p>
    <w:p w14:paraId="79E0EDAB" w14:textId="77777777" w:rsidR="00555047" w:rsidRDefault="002E5D19">
      <w:pPr>
        <w:pStyle w:val="ae"/>
        <w:ind w:firstLine="440"/>
      </w:pPr>
      <w:r>
        <w:t>牢笼中作困兽之斗</w:t>
      </w:r>
    </w:p>
    <w:p w14:paraId="450AA731" w14:textId="77777777" w:rsidR="00555047" w:rsidRDefault="002E5D19">
      <w:pPr>
        <w:pStyle w:val="ae"/>
        <w:ind w:firstLine="440"/>
      </w:pPr>
      <w:r>
        <w:t>Not to divest, just forget, or you’re to regret.</w:t>
      </w:r>
    </w:p>
    <w:p w14:paraId="44BCD632" w14:textId="77777777" w:rsidR="00555047" w:rsidRDefault="002E5D19">
      <w:pPr>
        <w:pStyle w:val="ae"/>
        <w:ind w:firstLine="440"/>
      </w:pPr>
      <w:r>
        <w:t>别再执念，就此忘却，否则你终将追悔</w:t>
      </w:r>
    </w:p>
    <w:p w14:paraId="1B721C60" w14:textId="77777777" w:rsidR="00555047" w:rsidRDefault="002E5D19">
      <w:pPr>
        <w:pStyle w:val="ae"/>
        <w:ind w:firstLine="440"/>
        <w:rPr>
          <w:i/>
          <w:iCs/>
          <w:color w:val="747474" w:themeColor="background2" w:themeShade="80"/>
        </w:rPr>
      </w:pPr>
      <w:r>
        <w:rPr>
          <w:i/>
          <w:iCs/>
          <w:color w:val="747474" w:themeColor="background2" w:themeShade="80"/>
        </w:rPr>
        <w:t>I’m to divest, won’t forget, so you’re to regret.</w:t>
      </w:r>
    </w:p>
    <w:p w14:paraId="03B74B0C" w14:textId="77777777" w:rsidR="00555047" w:rsidDel="006A0FBD" w:rsidRDefault="002E5D19" w:rsidP="00683D86">
      <w:pPr>
        <w:pStyle w:val="ae"/>
        <w:ind w:firstLine="440"/>
        <w:rPr>
          <w:del w:id="1384" w:author="Z Richard" w:date="2026-04-23T16:59:00Z" w16du:dateUtc="2026-04-23T08:59:00Z"/>
          <w:i/>
          <w:iCs/>
          <w:color w:val="747474" w:themeColor="background2" w:themeShade="80"/>
        </w:rPr>
      </w:pPr>
      <w:r>
        <w:rPr>
          <w:i/>
          <w:iCs/>
          <w:color w:val="747474" w:themeColor="background2" w:themeShade="80"/>
        </w:rPr>
        <w:t>我偏要执念，永不忘却，定要让你追悔莫及</w:t>
      </w:r>
    </w:p>
    <w:p w14:paraId="2163D1F9" w14:textId="77777777" w:rsidR="006A0FBD" w:rsidRDefault="006A0FBD">
      <w:pPr>
        <w:pStyle w:val="ae"/>
        <w:ind w:firstLine="440"/>
        <w:rPr>
          <w:ins w:id="1385" w:author="Z Richard" w:date="2026-04-23T17:01:00Z" w16du:dateUtc="2026-04-23T09:01:00Z"/>
          <w:i/>
          <w:iCs/>
          <w:color w:val="747474" w:themeColor="background2" w:themeShade="80"/>
        </w:rPr>
      </w:pPr>
    </w:p>
    <w:p w14:paraId="0280EEBA" w14:textId="678E9B40" w:rsidR="00683D86" w:rsidRDefault="00683D86" w:rsidP="006A0FBD">
      <w:pPr>
        <w:pStyle w:val="ae"/>
        <w:ind w:firstLineChars="0" w:firstLine="0"/>
        <w:rPr>
          <w:ins w:id="1386" w:author="Z Richard" w:date="2026-04-23T17:01:00Z" w16du:dateUtc="2026-04-23T09:01:00Z"/>
        </w:rPr>
      </w:pPr>
    </w:p>
    <w:p w14:paraId="2E1D7113" w14:textId="1205DA6D" w:rsidR="006A0FBD" w:rsidRPr="005A30B9" w:rsidRDefault="00C21B84">
      <w:pPr>
        <w:pStyle w:val="a7"/>
        <w:keepNext w:val="0"/>
        <w:keepLines w:val="0"/>
        <w:widowControl/>
        <w:spacing w:beforeAutospacing="0" w:afterAutospacing="0" w:line="360" w:lineRule="auto"/>
        <w:ind w:firstLineChars="0" w:firstLine="0"/>
        <w:rPr>
          <w:color w:val="494949"/>
          <w:szCs w:val="22"/>
          <w:rPrChange w:id="1387" w:author="Z Richard" w:date="2026-04-23T17:01:00Z" w16du:dateUtc="2026-04-23T09:01:00Z">
            <w:rPr/>
          </w:rPrChange>
        </w:rPr>
        <w:pPrChange w:id="1388" w:author="Z Richard" w:date="2026-04-23T17:01:00Z" w16du:dateUtc="2026-04-23T09:01:00Z">
          <w:pPr>
            <w:ind w:firstLine="442"/>
          </w:pPr>
        </w:pPrChange>
      </w:pPr>
      <w:ins w:id="1389" w:author="Z Richard" w:date="2026-04-23T22:38:00Z" w16du:dateUtc="2026-04-23T14:38:00Z">
        <w:r>
          <w:rPr>
            <w:rFonts w:ascii="Consolas" w:hAnsi="Consolas" w:hint="eastAsia"/>
            <w:b/>
            <w:color w:val="FFFFFF" w:themeColor="background1"/>
            <w:highlight w:val="red"/>
          </w:rPr>
          <w:t>伴奏</w:t>
        </w:r>
        <w:r>
          <w:rPr>
            <w:rFonts w:ascii="Consolas" w:hAnsi="Consolas" w:hint="eastAsia"/>
            <w:b/>
            <w:color w:val="FFFFFF" w:themeColor="background1"/>
            <w:highlight w:val="red"/>
          </w:rPr>
          <w:t xml:space="preserve"> </w:t>
        </w:r>
      </w:ins>
      <w:ins w:id="1390" w:author="Z Richard" w:date="2026-04-23T17:01:00Z" w16du:dateUtc="2026-04-23T09:01:00Z">
        <w:r w:rsidR="006A0FBD" w:rsidRPr="0043183D">
          <w:rPr>
            <w:rFonts w:ascii="Consolas" w:hAnsi="Consolas" w:hint="eastAsia"/>
            <w:b/>
            <w:color w:val="FFFFFF" w:themeColor="background1"/>
            <w:highlight w:val="red"/>
          </w:rPr>
          <w:t>Down</w:t>
        </w:r>
      </w:ins>
    </w:p>
    <w:p w14:paraId="47C212DB" w14:textId="77777777" w:rsidR="00555047" w:rsidRDefault="002E5D19">
      <w:pPr>
        <w:pStyle w:val="1"/>
        <w:spacing w:before="156" w:after="156"/>
      </w:pPr>
      <w:bookmarkStart w:id="1391" w:name="_Toc16731"/>
      <w:r>
        <w:rPr>
          <w:rFonts w:ascii="Dearest Friend lite" w:hAnsi="Dearest Friend lite" w:cs="Dearest Friend lite"/>
          <w:sz w:val="40"/>
          <w:szCs w:val="22"/>
        </w:rPr>
        <w:lastRenderedPageBreak/>
        <w:t>31</w:t>
      </w:r>
      <w:r>
        <w:t xml:space="preserve"> </w:t>
      </w:r>
      <w:r>
        <w:rPr>
          <w:rFonts w:hint="eastAsia"/>
        </w:rPr>
        <w:t xml:space="preserve"> </w:t>
      </w:r>
      <w:r>
        <w:t xml:space="preserve">I </w:t>
      </w:r>
      <w:r>
        <w:rPr>
          <w:rFonts w:hint="eastAsia"/>
        </w:rPr>
        <w:t>L</w:t>
      </w:r>
      <w:r>
        <w:t xml:space="preserve">ook in </w:t>
      </w:r>
      <w:r>
        <w:rPr>
          <w:rFonts w:hint="eastAsia"/>
        </w:rPr>
        <w:t>M</w:t>
      </w:r>
      <w:r>
        <w:t xml:space="preserve">y </w:t>
      </w:r>
      <w:r>
        <w:rPr>
          <w:rFonts w:hint="eastAsia"/>
        </w:rPr>
        <w:t>M</w:t>
      </w:r>
      <w:r>
        <w:t>irror</w:t>
      </w:r>
      <w:bookmarkEnd w:id="1391"/>
    </w:p>
    <w:p w14:paraId="4C62FA47" w14:textId="0D206264" w:rsidR="00FA2DFE" w:rsidRPr="0043183D" w:rsidRDefault="00FA2DFE" w:rsidP="00FA2DFE">
      <w:pPr>
        <w:ind w:firstLineChars="0" w:firstLine="0"/>
        <w:rPr>
          <w:ins w:id="1392" w:author="Z Richard" w:date="2026-04-23T16:59:00Z" w16du:dateUtc="2026-04-23T08:59:00Z"/>
          <w:rFonts w:ascii="Consolas" w:hAnsi="Consolas"/>
          <w:b/>
          <w:color w:val="000000" w:themeColor="text1"/>
          <w:highlight w:val="green"/>
        </w:rPr>
      </w:pPr>
      <w:ins w:id="1393" w:author="Z Richard" w:date="2026-04-23T16:59:00Z" w16du:dateUtc="2026-04-23T08:59:00Z">
        <w:r>
          <w:rPr>
            <w:rFonts w:ascii="Consolas" w:hAnsi="Consolas" w:hint="eastAsia"/>
            <w:b/>
            <w:color w:val="215E99" w:themeColor="text2" w:themeTint="BF"/>
          </w:rPr>
          <w:t>前半台词戏，涉及演员</w:t>
        </w:r>
        <w:r>
          <w:rPr>
            <w:rFonts w:ascii="Consolas" w:hAnsi="Consolas" w:hint="eastAsia"/>
            <w:b/>
            <w:color w:val="215E99" w:themeColor="text2" w:themeTint="BF"/>
          </w:rPr>
          <w:t xml:space="preserve"> Arthur (1)</w:t>
        </w:r>
        <w:r>
          <w:rPr>
            <w:rFonts w:ascii="Consolas" w:hAnsi="Consolas" w:hint="eastAsia"/>
            <w:b/>
            <w:color w:val="215E99" w:themeColor="text2" w:themeTint="BF"/>
          </w:rPr>
          <w:t>、</w:t>
        </w:r>
        <w:r>
          <w:rPr>
            <w:rFonts w:ascii="Consolas" w:hAnsi="Consolas" w:hint="eastAsia"/>
            <w:b/>
            <w:color w:val="215E99" w:themeColor="text2" w:themeTint="BF"/>
          </w:rPr>
          <w:t>Morgana (4)</w:t>
        </w:r>
      </w:ins>
    </w:p>
    <w:p w14:paraId="48A4949E" w14:textId="2664C68C" w:rsidR="00891D26" w:rsidRPr="00FA2DFE" w:rsidRDefault="00FA2DFE" w:rsidP="00891D26">
      <w:pPr>
        <w:ind w:firstLineChars="0" w:firstLine="0"/>
        <w:rPr>
          <w:ins w:id="1394" w:author="Z Richard" w:date="2026-04-23T16:59:00Z" w16du:dateUtc="2026-04-23T08:59:00Z"/>
          <w:rFonts w:ascii="Consolas" w:hAnsi="Consolas"/>
          <w:b/>
          <w:color w:val="000000" w:themeColor="text1"/>
          <w:highlight w:val="green"/>
          <w:rPrChange w:id="1395" w:author="Z Richard" w:date="2026-04-23T17:00:00Z" w16du:dateUtc="2026-04-23T09:00:00Z">
            <w:rPr>
              <w:ins w:id="1396" w:author="Z Richard" w:date="2026-04-23T16:59:00Z" w16du:dateUtc="2026-04-23T08:59:00Z"/>
            </w:rPr>
          </w:rPrChange>
        </w:rPr>
      </w:pPr>
      <w:ins w:id="1397" w:author="Z Richard" w:date="2026-04-23T17:00:00Z" w16du:dateUtc="2026-04-23T09:00:00Z">
        <w:r>
          <w:rPr>
            <w:rFonts w:ascii="Consolas" w:hAnsi="Consolas" w:hint="eastAsia"/>
            <w:b/>
            <w:color w:val="215E99" w:themeColor="text2" w:themeTint="BF"/>
          </w:rPr>
          <w:t>后半</w:t>
        </w:r>
        <w:r>
          <w:rPr>
            <w:rFonts w:ascii="Consolas" w:hAnsi="Consolas" w:hint="eastAsia"/>
            <w:b/>
            <w:color w:val="215E99" w:themeColor="text2" w:themeTint="BF"/>
          </w:rPr>
          <w:t xml:space="preserve"> Morgana (4) </w:t>
        </w:r>
        <w:r>
          <w:rPr>
            <w:rFonts w:ascii="Consolas" w:hAnsi="Consolas" w:hint="eastAsia"/>
            <w:b/>
            <w:color w:val="215E99" w:themeColor="text2" w:themeTint="BF"/>
          </w:rPr>
          <w:t>唱</w:t>
        </w:r>
      </w:ins>
    </w:p>
    <w:p w14:paraId="3FAE42EE" w14:textId="77777777" w:rsidR="00891D26" w:rsidRDefault="00891D26">
      <w:pPr>
        <w:ind w:firstLineChars="0" w:firstLine="0"/>
        <w:pPrChange w:id="1398" w:author="Z Richard" w:date="2026-04-23T16:59:00Z" w16du:dateUtc="2026-04-23T08:59:00Z">
          <w:pPr>
            <w:ind w:firstLine="440"/>
          </w:pPr>
        </w:pPrChange>
      </w:pPr>
    </w:p>
    <w:p w14:paraId="4DC546FA" w14:textId="77777777" w:rsidR="00555047" w:rsidRDefault="002E5D19">
      <w:pPr>
        <w:pStyle w:val="ad"/>
        <w:spacing w:after="62"/>
      </w:pPr>
      <w:r>
        <w:rPr>
          <w:rFonts w:hint="eastAsia"/>
        </w:rPr>
        <w:t>Arthur</w:t>
      </w:r>
    </w:p>
    <w:p w14:paraId="2440CB8D" w14:textId="77777777" w:rsidR="00555047" w:rsidRDefault="002E5D19">
      <w:pPr>
        <w:spacing w:afterLines="20" w:after="62"/>
        <w:ind w:firstLine="440"/>
      </w:pPr>
      <w:r>
        <w:t>I have nothing more to say, Morgana. If I were no</w:t>
      </w:r>
      <w:r>
        <w:rPr>
          <w:rFonts w:hint="eastAsia"/>
        </w:rPr>
        <w:t>t</w:t>
      </w:r>
      <w:r>
        <w:t xml:space="preserve"> the King, I would kneel </w:t>
      </w:r>
      <w:r>
        <w:rPr>
          <w:rFonts w:hint="eastAsia"/>
        </w:rPr>
        <w:t>at</w:t>
      </w:r>
      <w:r>
        <w:t xml:space="preserve"> your sword, have your dagger pierc</w:t>
      </w:r>
      <w:r>
        <w:rPr>
          <w:rFonts w:hint="eastAsia"/>
        </w:rPr>
        <w:t>e</w:t>
      </w:r>
      <w:r>
        <w:t xml:space="preserve"> </w:t>
      </w:r>
      <w:r>
        <w:rPr>
          <w:rFonts w:hint="eastAsia"/>
        </w:rPr>
        <w:t>straight</w:t>
      </w:r>
      <w:r>
        <w:t xml:space="preserve"> through my heart. But now I see through</w:t>
      </w:r>
      <w:r>
        <w:rPr>
          <w:rFonts w:hint="eastAsia"/>
        </w:rPr>
        <w:t xml:space="preserve"> you.</w:t>
      </w:r>
      <w:r>
        <w:t xml:space="preserve"> </w:t>
      </w:r>
      <w:r>
        <w:rPr>
          <w:rFonts w:hint="eastAsia"/>
        </w:rPr>
        <w:t>Y</w:t>
      </w:r>
      <w:r>
        <w:t xml:space="preserve">ou want not only me, but </w:t>
      </w:r>
      <w:r>
        <w:rPr>
          <w:rFonts w:hint="eastAsia"/>
        </w:rPr>
        <w:t>all of</w:t>
      </w:r>
      <w:r>
        <w:t xml:space="preserve"> Camelot</w:t>
      </w:r>
      <w:r>
        <w:rPr>
          <w:rFonts w:hint="eastAsia"/>
        </w:rPr>
        <w:t xml:space="preserve">, all of </w:t>
      </w:r>
      <w:r>
        <w:t>Britain, buried with your loss.</w:t>
      </w:r>
    </w:p>
    <w:p w14:paraId="64CD94D2" w14:textId="77777777" w:rsidR="00555047" w:rsidRDefault="002E5D19">
      <w:pPr>
        <w:ind w:firstLine="440"/>
      </w:pPr>
      <w:r>
        <w:t>我没什么好说的了。若我不是国王，我愿意跪在你剑下，或是让你的匕首直接刺穿我的心脏。但现在我看明白了</w:t>
      </w:r>
      <w:r>
        <w:t xml:space="preserve"> </w:t>
      </w:r>
      <w:r>
        <w:rPr>
          <w:rFonts w:hint="eastAsia"/>
        </w:rPr>
        <w:t>——</w:t>
      </w:r>
      <w:r>
        <w:t xml:space="preserve"> </w:t>
      </w:r>
      <w:r>
        <w:t>你想要的不只是我的命，你还想让整个卡美洛、整个不列颠，都为你的伤痛陪葬。</w:t>
      </w:r>
    </w:p>
    <w:p w14:paraId="3DD329C2" w14:textId="77777777" w:rsidR="00555047" w:rsidRDefault="00555047">
      <w:pPr>
        <w:ind w:firstLine="440"/>
      </w:pPr>
    </w:p>
    <w:p w14:paraId="68F5DFC6" w14:textId="77777777" w:rsidR="00555047" w:rsidRDefault="002E5D19">
      <w:pPr>
        <w:pStyle w:val="ad"/>
        <w:spacing w:after="62"/>
      </w:pPr>
      <w:r>
        <w:rPr>
          <w:rFonts w:hint="eastAsia"/>
        </w:rPr>
        <w:t>Morgana</w:t>
      </w:r>
    </w:p>
    <w:p w14:paraId="3B96A923" w14:textId="77777777" w:rsidR="00555047" w:rsidRDefault="002E5D19">
      <w:pPr>
        <w:spacing w:afterLines="20" w:after="62"/>
        <w:ind w:firstLine="440"/>
      </w:pPr>
      <w:r>
        <w:rPr>
          <w:rFonts w:hint="eastAsia"/>
        </w:rPr>
        <w:t>Oh y</w:t>
      </w:r>
      <w:r>
        <w:t>es...yes! Our almighty King</w:t>
      </w:r>
      <w:r>
        <w:rPr>
          <w:rFonts w:hint="eastAsia"/>
        </w:rPr>
        <w:t xml:space="preserve"> has</w:t>
      </w:r>
      <w:r>
        <w:t xml:space="preserve"> finally </w:t>
      </w:r>
      <w:r>
        <w:rPr>
          <w:rFonts w:hint="eastAsia"/>
        </w:rPr>
        <w:t>figured</w:t>
      </w:r>
      <w:r>
        <w:t xml:space="preserve"> out my nefarious scheme! Let me guess what you </w:t>
      </w:r>
      <w:r>
        <w:rPr>
          <w:rFonts w:hint="eastAsia"/>
        </w:rPr>
        <w:t>will</w:t>
      </w:r>
      <w:r>
        <w:t xml:space="preserve"> do, your Grace. </w:t>
      </w:r>
      <w:r>
        <w:rPr>
          <w:rFonts w:hint="eastAsia"/>
        </w:rPr>
        <w:t>Will</w:t>
      </w:r>
      <w:r>
        <w:t xml:space="preserve"> you have me exiled, </w:t>
      </w:r>
      <w:r>
        <w:rPr>
          <w:rFonts w:hint="eastAsia"/>
        </w:rPr>
        <w:t>destroyed</w:t>
      </w:r>
      <w:r>
        <w:t xml:space="preserve"> </w:t>
      </w:r>
      <w:r>
        <w:rPr>
          <w:rFonts w:hint="eastAsia"/>
        </w:rPr>
        <w:t>for</w:t>
      </w:r>
      <w:r>
        <w:t xml:space="preserve"> my sins?</w:t>
      </w:r>
    </w:p>
    <w:p w14:paraId="1DE3875F" w14:textId="77777777" w:rsidR="00555047" w:rsidRDefault="002E5D19">
      <w:pPr>
        <w:ind w:firstLine="440"/>
      </w:pPr>
      <w:r>
        <w:t>是</w:t>
      </w:r>
      <w:r>
        <w:t xml:space="preserve">…… </w:t>
      </w:r>
      <w:r>
        <w:t>没错！我们伟大的国王终于识破我这恶毒的阴谋了！让我猜猜你会怎么做，陛下。是要把我流放，还是让我带着罪孽被烧死？</w:t>
      </w:r>
    </w:p>
    <w:p w14:paraId="3CCD1151" w14:textId="77777777" w:rsidR="00555047" w:rsidRDefault="00555047">
      <w:pPr>
        <w:ind w:firstLine="440"/>
      </w:pPr>
    </w:p>
    <w:p w14:paraId="221E270C" w14:textId="77777777" w:rsidR="00555047" w:rsidRDefault="002E5D19">
      <w:pPr>
        <w:pStyle w:val="ad"/>
        <w:spacing w:after="62"/>
      </w:pPr>
      <w:r>
        <w:rPr>
          <w:rFonts w:hint="eastAsia"/>
        </w:rPr>
        <w:t>Arthur</w:t>
      </w:r>
    </w:p>
    <w:p w14:paraId="79CCA9EF" w14:textId="77777777" w:rsidR="00555047" w:rsidRDefault="002E5D19">
      <w:pPr>
        <w:spacing w:afterLines="20" w:after="62"/>
        <w:ind w:firstLine="440"/>
      </w:pPr>
      <w:r>
        <w:t xml:space="preserve">...I </w:t>
      </w:r>
      <w:r>
        <w:rPr>
          <w:rFonts w:hint="eastAsia"/>
        </w:rPr>
        <w:t>shall</w:t>
      </w:r>
      <w:r>
        <w:t xml:space="preserve"> build you a new house, decorated with gold and ivory, </w:t>
      </w:r>
      <w:r>
        <w:rPr>
          <w:rFonts w:hint="eastAsia"/>
        </w:rPr>
        <w:t>and you will not leave there.</w:t>
      </w:r>
      <w:r>
        <w:t xml:space="preserve"> </w:t>
      </w:r>
      <w:r>
        <w:rPr>
          <w:rFonts w:hint="eastAsia"/>
        </w:rPr>
        <w:t xml:space="preserve">All </w:t>
      </w:r>
      <w:r>
        <w:t xml:space="preserve">courtiers and knights </w:t>
      </w:r>
      <w:r>
        <w:rPr>
          <w:rFonts w:hint="eastAsia"/>
        </w:rPr>
        <w:t xml:space="preserve">will be </w:t>
      </w:r>
      <w:r>
        <w:t>forbidden</w:t>
      </w:r>
      <w:r>
        <w:rPr>
          <w:rFonts w:hint="eastAsia"/>
        </w:rPr>
        <w:t xml:space="preserve"> </w:t>
      </w:r>
      <w:r>
        <w:t>any contact with you, until you select a fief</w:t>
      </w:r>
      <w:r>
        <w:rPr>
          <w:rFonts w:hint="eastAsia"/>
        </w:rPr>
        <w:t>dom</w:t>
      </w:r>
      <w:r>
        <w:t xml:space="preserve"> far from Camelot, and </w:t>
      </w:r>
      <w:r>
        <w:rPr>
          <w:rFonts w:hint="eastAsia"/>
        </w:rPr>
        <w:t>then I will crown you a royal highness</w:t>
      </w:r>
      <w:r>
        <w:t xml:space="preserve">, </w:t>
      </w:r>
      <w:r>
        <w:rPr>
          <w:rFonts w:hint="eastAsia"/>
        </w:rPr>
        <w:t>sister to the</w:t>
      </w:r>
      <w:r>
        <w:t xml:space="preserve"> King, and </w:t>
      </w:r>
      <w:r>
        <w:rPr>
          <w:rFonts w:hint="eastAsia"/>
        </w:rPr>
        <w:t>there you shall stay</w:t>
      </w:r>
      <w:r>
        <w:t>.</w:t>
      </w:r>
    </w:p>
    <w:p w14:paraId="3BA026F7" w14:textId="77777777" w:rsidR="00555047" w:rsidRDefault="002E5D19">
      <w:pPr>
        <w:ind w:firstLine="440"/>
      </w:pPr>
      <w:r>
        <w:t xml:space="preserve">…… </w:t>
      </w:r>
      <w:r>
        <w:t>我会为你建一座黄金与象牙装饰的新宅邸，将你软禁其中，禁止我的朝臣与骑士和你有任何往来。直到你选一处远离卡美洛的封地，我会册封</w:t>
      </w:r>
      <w:r>
        <w:rPr>
          <w:rFonts w:hint="eastAsia"/>
        </w:rPr>
        <w:t>你为拥有</w:t>
      </w:r>
      <w:r>
        <w:t>殿下</w:t>
      </w:r>
      <w:r>
        <w:rPr>
          <w:rFonts w:hint="eastAsia"/>
        </w:rPr>
        <w:t>称号的</w:t>
      </w:r>
      <w:r>
        <w:t>国王之姐</w:t>
      </w:r>
      <w:r>
        <w:t xml:space="preserve"> </w:t>
      </w:r>
      <w:r>
        <w:rPr>
          <w:rFonts w:hint="eastAsia"/>
        </w:rPr>
        <w:t>——</w:t>
      </w:r>
      <w:r>
        <w:t xml:space="preserve"> </w:t>
      </w:r>
      <w:r>
        <w:t>然后你便移居那里。</w:t>
      </w:r>
    </w:p>
    <w:p w14:paraId="0A03B65D" w14:textId="77777777" w:rsidR="00555047" w:rsidRDefault="00555047">
      <w:pPr>
        <w:ind w:firstLine="440"/>
      </w:pPr>
    </w:p>
    <w:p w14:paraId="4B77BF16" w14:textId="77777777" w:rsidR="00555047" w:rsidRDefault="002E5D19">
      <w:pPr>
        <w:pStyle w:val="ad"/>
        <w:spacing w:after="62"/>
      </w:pPr>
      <w:r>
        <w:rPr>
          <w:rFonts w:hint="eastAsia"/>
        </w:rPr>
        <w:t>Morgana</w:t>
      </w:r>
    </w:p>
    <w:p w14:paraId="4BEA9CC3" w14:textId="77777777" w:rsidR="00555047" w:rsidRDefault="002E5D19">
      <w:pPr>
        <w:ind w:firstLine="440"/>
      </w:pPr>
      <w:r>
        <w:t>...And you think I shall be grateful, wail and whine and confess?</w:t>
      </w:r>
    </w:p>
    <w:p w14:paraId="028CC2A7" w14:textId="77777777" w:rsidR="00555047" w:rsidRDefault="002E5D19">
      <w:pPr>
        <w:ind w:firstLine="440"/>
      </w:pPr>
      <w:r>
        <w:t xml:space="preserve">…… </w:t>
      </w:r>
      <w:r>
        <w:t>你觉得我会感激你，哭哭啼啼地忏悔吗？</w:t>
      </w:r>
    </w:p>
    <w:p w14:paraId="6D144407" w14:textId="77777777" w:rsidR="00555047" w:rsidRDefault="00555047">
      <w:pPr>
        <w:ind w:firstLine="440"/>
      </w:pPr>
    </w:p>
    <w:p w14:paraId="3D82A5B3" w14:textId="77777777" w:rsidR="00555047" w:rsidRDefault="002E5D19">
      <w:pPr>
        <w:pStyle w:val="ad"/>
        <w:spacing w:after="62"/>
      </w:pPr>
      <w:r>
        <w:rPr>
          <w:rFonts w:hint="eastAsia"/>
        </w:rPr>
        <w:t>Arthur</w:t>
      </w:r>
    </w:p>
    <w:p w14:paraId="581B96D2" w14:textId="77777777" w:rsidR="00555047" w:rsidRDefault="002E5D19">
      <w:pPr>
        <w:spacing w:afterLines="20" w:after="62"/>
        <w:ind w:firstLine="440"/>
      </w:pPr>
      <w:r>
        <w:t xml:space="preserve">I have never expected </w:t>
      </w:r>
      <w:r>
        <w:rPr>
          <w:rFonts w:hint="eastAsia"/>
        </w:rPr>
        <w:t>as much</w:t>
      </w:r>
      <w:r>
        <w:t xml:space="preserve">, and </w:t>
      </w:r>
      <w:r>
        <w:rPr>
          <w:rFonts w:hint="eastAsia"/>
        </w:rPr>
        <w:t>I</w:t>
      </w:r>
      <w:r>
        <w:t xml:space="preserve"> surely </w:t>
      </w:r>
      <w:r>
        <w:rPr>
          <w:rFonts w:hint="eastAsia"/>
        </w:rPr>
        <w:t>don</w:t>
      </w:r>
      <w:r>
        <w:t>’</w:t>
      </w:r>
      <w:r>
        <w:rPr>
          <w:rFonts w:hint="eastAsia"/>
        </w:rPr>
        <w:t>t wish to see it</w:t>
      </w:r>
      <w:r>
        <w:t xml:space="preserve">. As King </w:t>
      </w:r>
      <w:r>
        <w:rPr>
          <w:rFonts w:hint="eastAsia"/>
        </w:rPr>
        <w:t>your scheme infuriates me</w:t>
      </w:r>
      <w:r>
        <w:t xml:space="preserve">, but as your </w:t>
      </w:r>
      <w:r>
        <w:rPr>
          <w:rFonts w:hint="eastAsia"/>
        </w:rPr>
        <w:t>unwilling</w:t>
      </w:r>
      <w:r>
        <w:t xml:space="preserve"> brother, I wish you happiness.</w:t>
      </w:r>
    </w:p>
    <w:p w14:paraId="3575EB7A" w14:textId="77777777" w:rsidR="00555047" w:rsidRDefault="002E5D19">
      <w:pPr>
        <w:ind w:firstLine="440"/>
      </w:pPr>
      <w:r>
        <w:t>我从没有这样的期待，这也绝不是我想看到的。作为国王，你的阴谋让我恼怒；但作为你不情愿认下的弟弟，我希望你能过得好。</w:t>
      </w:r>
    </w:p>
    <w:p w14:paraId="07D78476" w14:textId="77777777" w:rsidR="00555047" w:rsidRDefault="00555047">
      <w:pPr>
        <w:ind w:firstLine="440"/>
      </w:pPr>
    </w:p>
    <w:p w14:paraId="72014DE0" w14:textId="77777777" w:rsidR="00555047" w:rsidRDefault="002E5D19">
      <w:pPr>
        <w:pStyle w:val="a3"/>
      </w:pPr>
      <w:r>
        <w:t>[</w:t>
      </w:r>
      <w:r>
        <w:rPr>
          <w:rFonts w:hint="eastAsia"/>
        </w:rPr>
        <w:t xml:space="preserve"> </w:t>
      </w:r>
      <w:r>
        <w:t>Morgana</w:t>
      </w:r>
      <w:r>
        <w:t>愣在原地，她没有想到会是这样的展开</w:t>
      </w:r>
      <w:r>
        <w:rPr>
          <w:rFonts w:hint="eastAsia"/>
        </w:rPr>
        <w:t xml:space="preserve"> </w:t>
      </w:r>
      <w:r>
        <w:t>]</w:t>
      </w:r>
    </w:p>
    <w:p w14:paraId="37156E41" w14:textId="77777777" w:rsidR="00555047" w:rsidRDefault="00555047">
      <w:pPr>
        <w:pStyle w:val="a3"/>
      </w:pPr>
    </w:p>
    <w:p w14:paraId="4C339266" w14:textId="77777777" w:rsidR="00555047" w:rsidRDefault="002E5D19">
      <w:pPr>
        <w:pStyle w:val="ad"/>
        <w:spacing w:after="62"/>
      </w:pPr>
      <w:r>
        <w:rPr>
          <w:rFonts w:hint="eastAsia"/>
        </w:rPr>
        <w:t>Morgana</w:t>
      </w:r>
    </w:p>
    <w:p w14:paraId="71842446" w14:textId="77777777" w:rsidR="00555047" w:rsidRDefault="002E5D19">
      <w:pPr>
        <w:ind w:firstLine="440"/>
      </w:pPr>
      <w:r>
        <w:t>...</w:t>
      </w:r>
      <w:r>
        <w:rPr>
          <w:rFonts w:hint="eastAsia"/>
        </w:rPr>
        <w:t>Go quickly</w:t>
      </w:r>
      <w:r>
        <w:t xml:space="preserve"> to the court garden.</w:t>
      </w:r>
    </w:p>
    <w:p w14:paraId="75708DBC" w14:textId="77777777" w:rsidR="00555047" w:rsidRDefault="002E5D19">
      <w:pPr>
        <w:ind w:firstLine="440"/>
      </w:pPr>
      <w:r>
        <w:lastRenderedPageBreak/>
        <w:t>……</w:t>
      </w:r>
      <w:r>
        <w:t>去宫廷花园。</w:t>
      </w:r>
    </w:p>
    <w:p w14:paraId="79FA4C52" w14:textId="77777777" w:rsidR="00555047" w:rsidRDefault="00555047">
      <w:pPr>
        <w:ind w:firstLine="440"/>
      </w:pPr>
    </w:p>
    <w:p w14:paraId="124EDCB4" w14:textId="77777777" w:rsidR="00555047" w:rsidRDefault="002E5D19">
      <w:pPr>
        <w:pStyle w:val="ad"/>
        <w:spacing w:after="62"/>
      </w:pPr>
      <w:r>
        <w:rPr>
          <w:rFonts w:hint="eastAsia"/>
        </w:rPr>
        <w:t>Arthur</w:t>
      </w:r>
    </w:p>
    <w:p w14:paraId="7675A30E" w14:textId="77777777" w:rsidR="00555047" w:rsidRDefault="002E5D19">
      <w:pPr>
        <w:ind w:firstLine="440"/>
      </w:pPr>
      <w:r>
        <w:t>Pardon?</w:t>
      </w:r>
    </w:p>
    <w:p w14:paraId="19FD3CBC" w14:textId="77777777" w:rsidR="00555047" w:rsidRDefault="002E5D19">
      <w:pPr>
        <w:ind w:firstLine="440"/>
      </w:pPr>
      <w:r>
        <w:t>什么？</w:t>
      </w:r>
    </w:p>
    <w:p w14:paraId="230FBA76" w14:textId="77777777" w:rsidR="00A413C3" w:rsidRPr="00A413C3" w:rsidRDefault="00A413C3" w:rsidP="00A413C3">
      <w:pPr>
        <w:ind w:firstLineChars="0" w:firstLine="0"/>
        <w:rPr>
          <w:ins w:id="1399" w:author="Liao Kuo" w:date="2026-04-09T16:35:00Z"/>
          <w:color w:val="FFFFFF" w:themeColor="background1"/>
        </w:rPr>
      </w:pPr>
      <w:ins w:id="1400" w:author="Liao Kuo" w:date="2026-04-09T16:35:00Z">
        <w:r w:rsidRPr="00A413C3">
          <w:rPr>
            <w:rFonts w:ascii="Consolas" w:hAnsi="Consolas"/>
            <w:b/>
            <w:color w:val="FFFFFF" w:themeColor="background1"/>
            <w:highlight w:val="red"/>
            <w:rPrChange w:id="1401" w:author="Liao Kuo" w:date="2026-04-09T16:35:00Z">
              <w:rPr>
                <w:rFonts w:ascii="Consolas" w:hAnsi="Consolas"/>
                <w:b/>
                <w:color w:val="000000" w:themeColor="text1"/>
                <w:highlight w:val="green"/>
              </w:rPr>
            </w:rPrChange>
          </w:rPr>
          <w:t>1 Off</w:t>
        </w:r>
      </w:ins>
    </w:p>
    <w:p w14:paraId="2D710341" w14:textId="77777777" w:rsidR="00555047" w:rsidDel="00A413C3" w:rsidRDefault="00555047">
      <w:pPr>
        <w:ind w:firstLineChars="0" w:firstLine="0"/>
        <w:rPr>
          <w:del w:id="1402" w:author="Liao Kuo" w:date="2026-04-09T16:35:00Z"/>
        </w:rPr>
        <w:pPrChange w:id="1403" w:author="Liao Kuo" w:date="2026-04-09T16:35:00Z">
          <w:pPr>
            <w:ind w:firstLine="440"/>
          </w:pPr>
        </w:pPrChange>
      </w:pPr>
    </w:p>
    <w:p w14:paraId="6396ABE7" w14:textId="77777777" w:rsidR="00555047" w:rsidRDefault="002E5D19">
      <w:pPr>
        <w:pStyle w:val="ad"/>
        <w:spacing w:after="62"/>
      </w:pPr>
      <w:r>
        <w:rPr>
          <w:rFonts w:hint="eastAsia"/>
        </w:rPr>
        <w:t>Morgana</w:t>
      </w:r>
    </w:p>
    <w:p w14:paraId="264DAE36" w14:textId="77777777" w:rsidR="00555047" w:rsidRDefault="002E5D19">
      <w:pPr>
        <w:spacing w:line="300" w:lineRule="exact"/>
        <w:ind w:firstLine="440"/>
      </w:pPr>
      <w:r>
        <w:rPr>
          <w:rStyle w:val="a4"/>
        </w:rPr>
        <w:t>（缓缓转身背向</w:t>
      </w:r>
      <w:r>
        <w:rPr>
          <w:rStyle w:val="a4"/>
        </w:rPr>
        <w:t>Arthur</w:t>
      </w:r>
      <w:r>
        <w:rPr>
          <w:rStyle w:val="a4"/>
        </w:rPr>
        <w:t>）</w:t>
      </w:r>
      <w:r>
        <w:rPr>
          <w:rFonts w:hint="eastAsia"/>
        </w:rPr>
        <w:t>Go quickly</w:t>
      </w:r>
      <w:r>
        <w:t xml:space="preserve">, my </w:t>
      </w:r>
      <w:r>
        <w:rPr>
          <w:rFonts w:hint="eastAsia"/>
        </w:rPr>
        <w:t>unwilling</w:t>
      </w:r>
      <w:r>
        <w:t xml:space="preserve"> brother, before it</w:t>
      </w:r>
      <w:r>
        <w:rPr>
          <w:rFonts w:hint="eastAsia"/>
        </w:rPr>
        <w:t xml:space="preserve"> is</w:t>
      </w:r>
      <w:r>
        <w:t xml:space="preserve"> too late.</w:t>
      </w:r>
    </w:p>
    <w:p w14:paraId="0D2119AC" w14:textId="77777777" w:rsidR="00555047" w:rsidRDefault="002E5D19">
      <w:pPr>
        <w:ind w:firstLine="440"/>
      </w:pPr>
      <w:r>
        <w:t>快去宫廷花园，我不情愿认下的弟弟，再晚就来不及了。</w:t>
      </w:r>
    </w:p>
    <w:p w14:paraId="0BA42F69" w14:textId="77777777" w:rsidR="000A613A" w:rsidRDefault="000A613A">
      <w:pPr>
        <w:ind w:firstLine="440"/>
      </w:pPr>
    </w:p>
    <w:p w14:paraId="15ACCCDC" w14:textId="77777777" w:rsidR="00555047" w:rsidRDefault="002E5D19">
      <w:pPr>
        <w:pStyle w:val="a3"/>
      </w:pPr>
      <w:r>
        <w:t>[</w:t>
      </w:r>
      <w:r>
        <w:rPr>
          <w:rFonts w:hint="eastAsia"/>
        </w:rPr>
        <w:t xml:space="preserve"> </w:t>
      </w:r>
      <w:r>
        <w:t>Arthur</w:t>
      </w:r>
      <w:r>
        <w:t>忽然明白了</w:t>
      </w:r>
      <w:r>
        <w:t>Morgana</w:t>
      </w:r>
      <w:r>
        <w:t>此前一直在这拖着自己是为了调虎离山，他脸色骤变，急忙离开</w:t>
      </w:r>
      <w:r>
        <w:rPr>
          <w:rFonts w:hint="eastAsia"/>
        </w:rPr>
        <w:t xml:space="preserve"> </w:t>
      </w:r>
      <w:r>
        <w:t>]</w:t>
      </w:r>
    </w:p>
    <w:p w14:paraId="213BC394" w14:textId="77777777" w:rsidR="00555047" w:rsidRDefault="00555047">
      <w:pPr>
        <w:pStyle w:val="a3"/>
        <w:rPr>
          <w:ins w:id="1404" w:author="Z Richard" w:date="2026-04-23T17:01:00Z" w16du:dateUtc="2026-04-23T09:01:00Z"/>
        </w:rPr>
      </w:pPr>
    </w:p>
    <w:p w14:paraId="753E71F6" w14:textId="68986CD1" w:rsidR="000A613A" w:rsidRDefault="00565801">
      <w:pPr>
        <w:pStyle w:val="a3"/>
        <w:rPr>
          <w:ins w:id="1405" w:author="Z Richard" w:date="2026-04-23T17:01:00Z" w16du:dateUtc="2026-04-23T09:01:00Z"/>
        </w:rPr>
      </w:pPr>
      <w:ins w:id="1406" w:author="Z Richard" w:date="2026-04-24T02:14:00Z" w16du:dateUtc="2026-04-23T18:14:00Z">
        <w:r>
          <w:rPr>
            <w:rFonts w:ascii="Consolas" w:hAnsi="Consolas" w:hint="eastAsia"/>
            <w:b/>
            <w:color w:val="000000" w:themeColor="text1"/>
            <w:highlight w:val="green"/>
          </w:rPr>
          <w:t>伴奏</w:t>
        </w:r>
        <w:r>
          <w:rPr>
            <w:rFonts w:ascii="Consolas" w:hAnsi="Consolas" w:hint="eastAsia"/>
            <w:b/>
            <w:color w:val="000000" w:themeColor="text1"/>
            <w:highlight w:val="green"/>
          </w:rPr>
          <w:t>Up</w:t>
        </w:r>
      </w:ins>
    </w:p>
    <w:p w14:paraId="2F6A36A0" w14:textId="77777777" w:rsidR="000A613A" w:rsidRDefault="000A613A">
      <w:pPr>
        <w:pStyle w:val="a3"/>
      </w:pPr>
    </w:p>
    <w:p w14:paraId="0CCACC53" w14:textId="77777777" w:rsidR="00555047" w:rsidRDefault="002E5D19">
      <w:pPr>
        <w:pStyle w:val="a3"/>
      </w:pPr>
      <w:r>
        <w:t>[</w:t>
      </w:r>
      <w:r>
        <w:rPr>
          <w:rFonts w:hint="eastAsia"/>
        </w:rPr>
        <w:t xml:space="preserve"> </w:t>
      </w:r>
      <w:r>
        <w:t>Morgana</w:t>
      </w:r>
      <w:r>
        <w:t>在几番挣扎后忽然转身向</w:t>
      </w:r>
      <w:r>
        <w:t>Arthur</w:t>
      </w:r>
      <w:r>
        <w:t>的方向伸出手</w:t>
      </w:r>
      <w:r>
        <w:rPr>
          <w:rFonts w:hint="eastAsia"/>
        </w:rPr>
        <w:t>——</w:t>
      </w:r>
      <w:r>
        <w:t>她或许希望他能作为自己在这世界上唯一的亲人给自己一点什么纯粹基于情感的抚慰，也或许并不能说出这话，但都不重要了</w:t>
      </w:r>
      <w:r>
        <w:rPr>
          <w:rFonts w:hint="eastAsia"/>
        </w:rPr>
        <w:t>——</w:t>
      </w:r>
      <w:r>
        <w:t>Arthur</w:t>
      </w:r>
      <w:r>
        <w:t>已经离去，只剩她一人留在原地。直到</w:t>
      </w:r>
      <w:r>
        <w:t>the Evil</w:t>
      </w:r>
      <w:r>
        <w:t>出现</w:t>
      </w:r>
      <w:r>
        <w:rPr>
          <w:rFonts w:hint="eastAsia"/>
        </w:rPr>
        <w:t xml:space="preserve"> </w:t>
      </w:r>
      <w:r>
        <w:t>]</w:t>
      </w:r>
    </w:p>
    <w:p w14:paraId="5B0D5189" w14:textId="77777777" w:rsidR="00555047" w:rsidRDefault="00555047">
      <w:pPr>
        <w:pStyle w:val="a3"/>
      </w:pPr>
    </w:p>
    <w:p w14:paraId="28FDD641" w14:textId="77777777" w:rsidR="00555047" w:rsidRDefault="002E5D19">
      <w:pPr>
        <w:pStyle w:val="a3"/>
      </w:pPr>
      <w:r>
        <w:t>[</w:t>
      </w:r>
      <w:r>
        <w:rPr>
          <w:rFonts w:hint="eastAsia"/>
        </w:rPr>
        <w:t xml:space="preserve"> </w:t>
      </w:r>
      <w:r>
        <w:t>Morgana</w:t>
      </w:r>
      <w:r>
        <w:t>缓缓跪坐在原地，</w:t>
      </w:r>
      <w:r>
        <w:t>the Evil</w:t>
      </w:r>
      <w:r>
        <w:t>从背后抱住了她</w:t>
      </w:r>
      <w:r>
        <w:rPr>
          <w:rFonts w:hint="eastAsia"/>
        </w:rPr>
        <w:t xml:space="preserve"> </w:t>
      </w:r>
      <w:r>
        <w:t>]</w:t>
      </w:r>
    </w:p>
    <w:p w14:paraId="2D113B27" w14:textId="77777777" w:rsidR="00555047" w:rsidRDefault="00555047">
      <w:pPr>
        <w:ind w:firstLine="440"/>
      </w:pPr>
    </w:p>
    <w:p w14:paraId="09172236" w14:textId="77777777" w:rsidR="00555047" w:rsidRDefault="002E5D19">
      <w:pPr>
        <w:pStyle w:val="ad"/>
        <w:spacing w:after="62"/>
      </w:pPr>
      <w:r>
        <w:rPr>
          <w:rFonts w:hint="eastAsia"/>
        </w:rPr>
        <w:t>Morgana</w:t>
      </w:r>
    </w:p>
    <w:p w14:paraId="57881954" w14:textId="77777777" w:rsidR="00555047" w:rsidRDefault="002E5D19">
      <w:pPr>
        <w:pStyle w:val="ae"/>
        <w:ind w:firstLine="440"/>
      </w:pPr>
      <w:r>
        <w:t>Tears in my eyes, said I won’t cry but lied.</w:t>
      </w:r>
    </w:p>
    <w:p w14:paraId="1B408FB3" w14:textId="77777777" w:rsidR="00555047" w:rsidRDefault="002E5D19">
      <w:pPr>
        <w:pStyle w:val="ae"/>
        <w:ind w:firstLine="440"/>
      </w:pPr>
      <w:r>
        <w:t>眼眶里满是泪水，嘴上说绝不哭泣，却终究说了谎</w:t>
      </w:r>
    </w:p>
    <w:p w14:paraId="16D573E3" w14:textId="77777777" w:rsidR="00555047" w:rsidRDefault="002E5D19">
      <w:pPr>
        <w:pStyle w:val="ae"/>
        <w:ind w:firstLine="440"/>
      </w:pPr>
      <w:r>
        <w:t>I can but watch my life pass by.</w:t>
      </w:r>
    </w:p>
    <w:p w14:paraId="15CB853D" w14:textId="77777777" w:rsidR="00555047" w:rsidRDefault="002E5D19">
      <w:pPr>
        <w:pStyle w:val="ae"/>
        <w:ind w:firstLine="440"/>
      </w:pPr>
      <w:r>
        <w:t>我只能眼睁睁看着自己的人生悄然流逝</w:t>
      </w:r>
    </w:p>
    <w:p w14:paraId="3BC32A5C" w14:textId="77777777" w:rsidR="00555047" w:rsidRDefault="002E5D19">
      <w:pPr>
        <w:pStyle w:val="ae"/>
        <w:ind w:firstLine="440"/>
      </w:pPr>
      <w:r>
        <w:t xml:space="preserve">Suffocate in a sigh, how I </w:t>
      </w:r>
      <w:proofErr w:type="spellStart"/>
      <w:r>
        <w:t>wanna</w:t>
      </w:r>
      <w:proofErr w:type="spellEnd"/>
      <w:r>
        <w:t xml:space="preserve"> fly high, but murdered by the pains at nights.</w:t>
      </w:r>
    </w:p>
    <w:p w14:paraId="493CE3E9" w14:textId="77777777" w:rsidR="00555047" w:rsidRDefault="002E5D19">
      <w:pPr>
        <w:pStyle w:val="ae"/>
        <w:ind w:firstLine="440"/>
      </w:pPr>
      <w:r>
        <w:t>在叹息中扼腕，我多渴望能展翅高飞，却被夜里的痛苦彻底击溃</w:t>
      </w:r>
    </w:p>
    <w:p w14:paraId="40004F57" w14:textId="77777777" w:rsidR="00555047" w:rsidRDefault="002E5D19">
      <w:pPr>
        <w:pStyle w:val="ae"/>
        <w:ind w:firstLine="440"/>
      </w:pPr>
      <w:r>
        <w:t>My bright sky, deprived by a lie.</w:t>
      </w:r>
    </w:p>
    <w:p w14:paraId="66F09372" w14:textId="77777777" w:rsidR="00555047" w:rsidRDefault="002E5D19">
      <w:pPr>
        <w:pStyle w:val="ae"/>
        <w:ind w:firstLine="440"/>
      </w:pPr>
      <w:r>
        <w:t>我曾明亮的天空，早已被一个谎言剥夺了光彩</w:t>
      </w:r>
    </w:p>
    <w:p w14:paraId="36556A43" w14:textId="77777777" w:rsidR="00555047" w:rsidRDefault="002E5D19">
      <w:pPr>
        <w:pStyle w:val="ae"/>
        <w:ind w:firstLine="440"/>
      </w:pPr>
      <w:r>
        <w:t>Would you mind, sing a lullaby?</w:t>
      </w:r>
    </w:p>
    <w:p w14:paraId="05DA4AC2" w14:textId="77777777" w:rsidR="00555047" w:rsidRDefault="002E5D19">
      <w:pPr>
        <w:pStyle w:val="ae"/>
        <w:ind w:firstLine="440"/>
      </w:pPr>
      <w:r>
        <w:t>你可否</w:t>
      </w:r>
      <w:r>
        <w:t>…</w:t>
      </w:r>
      <w:r>
        <w:t>为我唱一曲童谣，哄我入梦？</w:t>
      </w:r>
    </w:p>
    <w:p w14:paraId="2272B3B8" w14:textId="77777777" w:rsidR="00555047" w:rsidRDefault="002E5D19">
      <w:pPr>
        <w:pStyle w:val="ae"/>
        <w:ind w:firstLine="440"/>
      </w:pPr>
      <w:r>
        <w:t>I look in my mirror and I see but my tears down.</w:t>
      </w:r>
    </w:p>
    <w:p w14:paraId="25655903" w14:textId="77777777" w:rsidR="00555047" w:rsidRDefault="002E5D19">
      <w:pPr>
        <w:pStyle w:val="ae"/>
        <w:ind w:firstLine="440"/>
      </w:pPr>
      <w:r>
        <w:t>望着镜中的自己，只看见泪水不断滑落</w:t>
      </w:r>
    </w:p>
    <w:p w14:paraId="3C148049" w14:textId="77777777" w:rsidR="00555047" w:rsidRDefault="002E5D19">
      <w:pPr>
        <w:pStyle w:val="ae"/>
        <w:ind w:firstLine="440"/>
      </w:pPr>
      <w:r>
        <w:t>Still the little girl trapped in the town, and hid herself right in dead mother’s gown.</w:t>
      </w:r>
    </w:p>
    <w:p w14:paraId="798A5332" w14:textId="77777777" w:rsidR="00555047" w:rsidRDefault="002E5D19">
      <w:pPr>
        <w:pStyle w:val="ae"/>
        <w:ind w:firstLine="440"/>
      </w:pPr>
      <w:r>
        <w:t>朦胧间看见的，依旧是那个把自己裹在亡母旧衣中绝望的小孩</w:t>
      </w:r>
    </w:p>
    <w:p w14:paraId="4AA6ADD5" w14:textId="77777777" w:rsidR="00555047" w:rsidRDefault="002E5D19">
      <w:pPr>
        <w:pStyle w:val="ae"/>
        <w:ind w:firstLine="440"/>
      </w:pPr>
      <w:r>
        <w:t>I can but deny my loss of love and my renown, caught in fusty vows.</w:t>
      </w:r>
    </w:p>
    <w:p w14:paraId="7767AA34" w14:textId="77777777" w:rsidR="00555047" w:rsidRDefault="002E5D19">
      <w:pPr>
        <w:pStyle w:val="ae"/>
        <w:ind w:firstLine="440"/>
      </w:pPr>
      <w:r>
        <w:t>我把自己困在陈腐的毒誓中，嘴硬地否认爱与声名都离我而去</w:t>
      </w:r>
    </w:p>
    <w:p w14:paraId="5EF98752" w14:textId="77777777" w:rsidR="00555047" w:rsidRDefault="002E5D19">
      <w:pPr>
        <w:pStyle w:val="ae"/>
        <w:ind w:firstLine="440"/>
      </w:pPr>
      <w:r>
        <w:t>I've wasted all my youth in empty howls.</w:t>
      </w:r>
    </w:p>
    <w:p w14:paraId="25C94D80" w14:textId="77777777" w:rsidR="00555047" w:rsidRDefault="002E5D19">
      <w:pPr>
        <w:pStyle w:val="ae"/>
        <w:ind w:firstLine="440"/>
      </w:pPr>
      <w:r>
        <w:t>把全部青春耗费在了空洞的嘶吼中</w:t>
      </w:r>
    </w:p>
    <w:p w14:paraId="36AEF2E1" w14:textId="77777777" w:rsidR="00555047" w:rsidRDefault="002E5D19">
      <w:pPr>
        <w:pStyle w:val="ae"/>
        <w:ind w:firstLine="440"/>
      </w:pPr>
      <w:r>
        <w:t>And somehow lost myself.</w:t>
      </w:r>
    </w:p>
    <w:p w14:paraId="70A8713C" w14:textId="77777777" w:rsidR="00555047" w:rsidRDefault="002E5D19">
      <w:pPr>
        <w:pStyle w:val="ae"/>
        <w:ind w:firstLine="440"/>
      </w:pPr>
      <w:r>
        <w:t>不知不觉间，早弄丢了自己</w:t>
      </w:r>
    </w:p>
    <w:p w14:paraId="090D004A" w14:textId="77777777" w:rsidR="00555047" w:rsidRDefault="00555047">
      <w:pPr>
        <w:ind w:firstLine="440"/>
      </w:pPr>
    </w:p>
    <w:p w14:paraId="52D0C32A" w14:textId="77777777" w:rsidR="00555047" w:rsidRDefault="002E5D19">
      <w:pPr>
        <w:pStyle w:val="a3"/>
      </w:pPr>
      <w:r>
        <w:t>[</w:t>
      </w:r>
      <w:r>
        <w:rPr>
          <w:rFonts w:hint="eastAsia"/>
        </w:rPr>
        <w:t xml:space="preserve"> </w:t>
      </w:r>
      <w:r>
        <w:t>随从们从台前经过，</w:t>
      </w:r>
      <w:r>
        <w:t>Morgana</w:t>
      </w:r>
      <w:r>
        <w:t>想要叫住她们，制止原本的计划</w:t>
      </w:r>
      <w:r>
        <w:rPr>
          <w:rFonts w:hint="eastAsia"/>
        </w:rPr>
        <w:t xml:space="preserve"> </w:t>
      </w:r>
      <w:r>
        <w:t>]</w:t>
      </w:r>
    </w:p>
    <w:p w14:paraId="2DDC0983" w14:textId="77777777" w:rsidR="00555047" w:rsidDel="003F25EA" w:rsidRDefault="00555047">
      <w:pPr>
        <w:ind w:firstLine="440"/>
        <w:rPr>
          <w:del w:id="1407" w:author="Z Richard" w:date="2026-04-23T17:03:00Z" w16du:dateUtc="2026-04-23T09:03:00Z"/>
        </w:rPr>
      </w:pPr>
    </w:p>
    <w:p w14:paraId="6D65A59A" w14:textId="77777777" w:rsidR="00555047" w:rsidRDefault="002E5D19">
      <w:pPr>
        <w:ind w:firstLineChars="0" w:firstLine="0"/>
        <w:pPrChange w:id="1408" w:author="Z Richard" w:date="2026-04-23T17:03:00Z" w16du:dateUtc="2026-04-23T09:03:00Z">
          <w:pPr>
            <w:ind w:firstLine="440"/>
          </w:pPr>
        </w:pPrChange>
      </w:pPr>
      <w:del w:id="1409" w:author="Z Richard" w:date="2026-04-23T17:03:00Z" w16du:dateUtc="2026-04-23T09:03:00Z">
        <w:r w:rsidDel="003F25EA">
          <w:rPr>
            <w:rFonts w:hint="eastAsia"/>
          </w:rPr>
          <w:br w:type="page"/>
        </w:r>
      </w:del>
    </w:p>
    <w:p w14:paraId="6F8EFBEE" w14:textId="77777777" w:rsidR="00555047" w:rsidRDefault="002E5D19">
      <w:pPr>
        <w:pStyle w:val="ad"/>
        <w:spacing w:after="62"/>
      </w:pPr>
      <w:r>
        <w:rPr>
          <w:rFonts w:hint="eastAsia"/>
        </w:rPr>
        <w:t>Morgana</w:t>
      </w:r>
    </w:p>
    <w:p w14:paraId="5B63C462" w14:textId="77777777" w:rsidR="00555047" w:rsidRDefault="002E5D19">
      <w:pPr>
        <w:ind w:firstLine="440"/>
      </w:pPr>
      <w:r>
        <w:t>No! Don't go...</w:t>
      </w:r>
    </w:p>
    <w:p w14:paraId="1D71C53C" w14:textId="77777777" w:rsidR="00555047" w:rsidRDefault="002E5D19">
      <w:pPr>
        <w:ind w:firstLine="440"/>
      </w:pPr>
      <w:r>
        <w:t>不！别去了</w:t>
      </w:r>
      <w:r>
        <w:t>……</w:t>
      </w:r>
    </w:p>
    <w:p w14:paraId="30A85C46" w14:textId="77777777" w:rsidR="00555047" w:rsidRDefault="00555047">
      <w:pPr>
        <w:ind w:firstLine="440"/>
      </w:pPr>
    </w:p>
    <w:p w14:paraId="45E8BC3A" w14:textId="77777777" w:rsidR="00555047" w:rsidRDefault="002E5D19">
      <w:pPr>
        <w:pStyle w:val="a3"/>
      </w:pPr>
      <w:r>
        <w:t>[</w:t>
      </w:r>
      <w:r>
        <w:rPr>
          <w:rFonts w:hint="eastAsia"/>
        </w:rPr>
        <w:t xml:space="preserve"> </w:t>
      </w:r>
      <w:r>
        <w:t>the Evil</w:t>
      </w:r>
      <w:r>
        <w:t>将她牢牢禁锢，本就露出不满的随从们得到</w:t>
      </w:r>
      <w:r>
        <w:t>the Evil</w:t>
      </w:r>
      <w:r>
        <w:t>关于行动继续的指示，阴暗爬行着走了，</w:t>
      </w:r>
      <w:proofErr w:type="spellStart"/>
      <w:r>
        <w:t>Nefaria</w:t>
      </w:r>
      <w:proofErr w:type="spellEnd"/>
      <w:r>
        <w:t>甚至给</w:t>
      </w:r>
      <w:r>
        <w:t>Morgana</w:t>
      </w:r>
      <w:r>
        <w:t>抛去一个飞吻</w:t>
      </w:r>
      <w:r>
        <w:rPr>
          <w:rFonts w:hint="eastAsia"/>
        </w:rPr>
        <w:t xml:space="preserve"> </w:t>
      </w:r>
      <w:r>
        <w:t>]</w:t>
      </w:r>
    </w:p>
    <w:p w14:paraId="0C89CBE6" w14:textId="77777777" w:rsidR="00555047" w:rsidRDefault="00555047">
      <w:pPr>
        <w:ind w:firstLine="440"/>
      </w:pPr>
    </w:p>
    <w:p w14:paraId="1D5FED54" w14:textId="77777777" w:rsidR="00555047" w:rsidRPr="005F0A1F" w:rsidRDefault="002E5D19">
      <w:pPr>
        <w:pStyle w:val="ad"/>
        <w:spacing w:after="62"/>
        <w:rPr>
          <w:rPrChange w:id="1410" w:author="Z Richard" w:date="2026-04-23T17:01:00Z" w16du:dateUtc="2026-04-23T09:01:00Z">
            <w:rPr>
              <w:highlight w:val="cyan"/>
            </w:rPr>
          </w:rPrChange>
        </w:rPr>
      </w:pPr>
      <w:r w:rsidRPr="005F0A1F">
        <w:rPr>
          <w:rPrChange w:id="1411" w:author="Z Richard" w:date="2026-04-23T17:01:00Z" w16du:dateUtc="2026-04-23T09:01:00Z">
            <w:rPr>
              <w:highlight w:val="cyan"/>
            </w:rPr>
          </w:rPrChange>
        </w:rPr>
        <w:t>Morgana</w:t>
      </w:r>
    </w:p>
    <w:p w14:paraId="042080E4" w14:textId="77777777" w:rsidR="00555047" w:rsidRPr="005F0A1F" w:rsidRDefault="002E5D19">
      <w:pPr>
        <w:spacing w:afterLines="20" w:after="62"/>
        <w:ind w:firstLine="440"/>
        <w:rPr>
          <w:rPrChange w:id="1412" w:author="Z Richard" w:date="2026-04-23T17:01:00Z" w16du:dateUtc="2026-04-23T09:01:00Z">
            <w:rPr>
              <w:highlight w:val="cyan"/>
            </w:rPr>
          </w:rPrChange>
        </w:rPr>
      </w:pPr>
      <w:r w:rsidRPr="005F0A1F">
        <w:rPr>
          <w:rPrChange w:id="1413" w:author="Z Richard" w:date="2026-04-23T17:01:00Z" w16du:dateUtc="2026-04-23T09:01:00Z">
            <w:rPr>
              <w:highlight w:val="cyan"/>
            </w:rPr>
          </w:rPrChange>
        </w:rPr>
        <w:t>You... Evil...You have played me as your puppet...and now, I cannot stop it...I can't stop what you have done. I can't stop you from hurting them. I can't...I can't win back my life, I have given you my soul and now I am nothing but a walking corpse...</w:t>
      </w:r>
    </w:p>
    <w:p w14:paraId="6DFD6857" w14:textId="77777777" w:rsidR="00555047" w:rsidRPr="005F0A1F" w:rsidRDefault="002E5D19">
      <w:pPr>
        <w:ind w:firstLine="440"/>
        <w:rPr>
          <w:rPrChange w:id="1414" w:author="Z Richard" w:date="2026-04-23T17:01:00Z" w16du:dateUtc="2026-04-23T09:01:00Z">
            <w:rPr>
              <w:highlight w:val="cyan"/>
            </w:rPr>
          </w:rPrChange>
        </w:rPr>
      </w:pPr>
      <w:r w:rsidRPr="005F0A1F">
        <w:rPr>
          <w:rFonts w:hint="eastAsia"/>
          <w:rPrChange w:id="1415" w:author="Z Richard" w:date="2026-04-23T17:01:00Z" w16du:dateUtc="2026-04-23T09:01:00Z">
            <w:rPr>
              <w:rFonts w:hint="eastAsia"/>
              <w:highlight w:val="cyan"/>
            </w:rPr>
          </w:rPrChange>
        </w:rPr>
        <w:t>是你</w:t>
      </w:r>
      <w:r w:rsidRPr="005F0A1F">
        <w:rPr>
          <w:rPrChange w:id="1416" w:author="Z Richard" w:date="2026-04-23T17:01:00Z" w16du:dateUtc="2026-04-23T09:01:00Z">
            <w:rPr>
              <w:highlight w:val="cyan"/>
            </w:rPr>
          </w:rPrChange>
        </w:rPr>
        <w:t>……</w:t>
      </w:r>
      <w:r w:rsidRPr="005F0A1F">
        <w:rPr>
          <w:rFonts w:hint="eastAsia"/>
          <w:rPrChange w:id="1417" w:author="Z Richard" w:date="2026-04-23T17:01:00Z" w16du:dateUtc="2026-04-23T09:01:00Z">
            <w:rPr>
              <w:rFonts w:hint="eastAsia"/>
              <w:highlight w:val="cyan"/>
            </w:rPr>
          </w:rPrChange>
        </w:rPr>
        <w:t>邪恶</w:t>
      </w:r>
      <w:r w:rsidRPr="005F0A1F">
        <w:rPr>
          <w:rPrChange w:id="1418" w:author="Z Richard" w:date="2026-04-23T17:01:00Z" w16du:dateUtc="2026-04-23T09:01:00Z">
            <w:rPr>
              <w:highlight w:val="cyan"/>
            </w:rPr>
          </w:rPrChange>
        </w:rPr>
        <w:t>……</w:t>
      </w:r>
      <w:r w:rsidRPr="005F0A1F">
        <w:rPr>
          <w:rFonts w:hint="eastAsia"/>
          <w:rPrChange w:id="1419" w:author="Z Richard" w:date="2026-04-23T17:01:00Z" w16du:dateUtc="2026-04-23T09:01:00Z">
            <w:rPr>
              <w:rFonts w:hint="eastAsia"/>
              <w:highlight w:val="cyan"/>
            </w:rPr>
          </w:rPrChange>
        </w:rPr>
        <w:t>你将我作为傀儡玩弄于股掌之间</w:t>
      </w:r>
      <w:r w:rsidRPr="005F0A1F">
        <w:rPr>
          <w:rPrChange w:id="1420" w:author="Z Richard" w:date="2026-04-23T17:01:00Z" w16du:dateUtc="2026-04-23T09:01:00Z">
            <w:rPr>
              <w:highlight w:val="cyan"/>
            </w:rPr>
          </w:rPrChange>
        </w:rPr>
        <w:t>……</w:t>
      </w:r>
      <w:r w:rsidRPr="005F0A1F">
        <w:rPr>
          <w:rFonts w:hint="eastAsia"/>
          <w:rPrChange w:id="1421" w:author="Z Richard" w:date="2026-04-23T17:01:00Z" w16du:dateUtc="2026-04-23T09:01:00Z">
            <w:rPr>
              <w:rFonts w:hint="eastAsia"/>
              <w:highlight w:val="cyan"/>
            </w:rPr>
          </w:rPrChange>
        </w:rPr>
        <w:t>如今我甚至不能停止这一切</w:t>
      </w:r>
      <w:r w:rsidRPr="005F0A1F">
        <w:rPr>
          <w:rPrChange w:id="1422" w:author="Z Richard" w:date="2026-04-23T17:01:00Z" w16du:dateUtc="2026-04-23T09:01:00Z">
            <w:rPr>
              <w:highlight w:val="cyan"/>
            </w:rPr>
          </w:rPrChange>
        </w:rPr>
        <w:t>……</w:t>
      </w:r>
      <w:r w:rsidRPr="005F0A1F">
        <w:rPr>
          <w:rFonts w:hint="eastAsia"/>
          <w:rPrChange w:id="1423" w:author="Z Richard" w:date="2026-04-23T17:01:00Z" w16du:dateUtc="2026-04-23T09:01:00Z">
            <w:rPr>
              <w:rFonts w:hint="eastAsia"/>
              <w:highlight w:val="cyan"/>
            </w:rPr>
          </w:rPrChange>
        </w:rPr>
        <w:t>不能阻止你的行动，不能阻止你继续伤害他们所有人，不能</w:t>
      </w:r>
      <w:r w:rsidRPr="005F0A1F">
        <w:rPr>
          <w:rPrChange w:id="1424" w:author="Z Richard" w:date="2026-04-23T17:01:00Z" w16du:dateUtc="2026-04-23T09:01:00Z">
            <w:rPr>
              <w:highlight w:val="cyan"/>
            </w:rPr>
          </w:rPrChange>
        </w:rPr>
        <w:t>……</w:t>
      </w:r>
      <w:r w:rsidRPr="005F0A1F">
        <w:rPr>
          <w:rFonts w:hint="eastAsia"/>
          <w:rPrChange w:id="1425" w:author="Z Richard" w:date="2026-04-23T17:01:00Z" w16du:dateUtc="2026-04-23T09:01:00Z">
            <w:rPr>
              <w:rFonts w:hint="eastAsia"/>
              <w:highlight w:val="cyan"/>
            </w:rPr>
          </w:rPrChange>
        </w:rPr>
        <w:t>不能再从你的手中夺回我自己的生命</w:t>
      </w:r>
      <w:r w:rsidRPr="005F0A1F">
        <w:rPr>
          <w:rPrChange w:id="1426" w:author="Z Richard" w:date="2026-04-23T17:01:00Z" w16du:dateUtc="2026-04-23T09:01:00Z">
            <w:rPr>
              <w:highlight w:val="cyan"/>
            </w:rPr>
          </w:rPrChange>
        </w:rPr>
        <w:t>……</w:t>
      </w:r>
      <w:r w:rsidRPr="005F0A1F">
        <w:rPr>
          <w:rFonts w:hint="eastAsia"/>
          <w:rPrChange w:id="1427" w:author="Z Richard" w:date="2026-04-23T17:01:00Z" w16du:dateUtc="2026-04-23T09:01:00Z">
            <w:rPr>
              <w:rFonts w:hint="eastAsia"/>
              <w:highlight w:val="cyan"/>
            </w:rPr>
          </w:rPrChange>
        </w:rPr>
        <w:t>我已不过是行尸走肉</w:t>
      </w:r>
      <w:r w:rsidRPr="005F0A1F">
        <w:rPr>
          <w:rPrChange w:id="1428" w:author="Z Richard" w:date="2026-04-23T17:01:00Z" w16du:dateUtc="2026-04-23T09:01:00Z">
            <w:rPr>
              <w:highlight w:val="cyan"/>
            </w:rPr>
          </w:rPrChange>
        </w:rPr>
        <w:t>……</w:t>
      </w:r>
    </w:p>
    <w:p w14:paraId="2D98D6AE" w14:textId="77777777" w:rsidR="00555047" w:rsidRPr="005F0A1F" w:rsidRDefault="00555047">
      <w:pPr>
        <w:ind w:firstLine="440"/>
        <w:rPr>
          <w:rPrChange w:id="1429" w:author="Z Richard" w:date="2026-04-23T17:01:00Z" w16du:dateUtc="2026-04-23T09:01:00Z">
            <w:rPr>
              <w:highlight w:val="cyan"/>
            </w:rPr>
          </w:rPrChange>
        </w:rPr>
      </w:pPr>
    </w:p>
    <w:p w14:paraId="5B709B77" w14:textId="77777777" w:rsidR="00555047" w:rsidRPr="005F0A1F" w:rsidRDefault="002E5D19">
      <w:pPr>
        <w:pStyle w:val="ad"/>
        <w:spacing w:after="62"/>
        <w:rPr>
          <w:rPrChange w:id="1430" w:author="Z Richard" w:date="2026-04-23T17:01:00Z" w16du:dateUtc="2026-04-23T09:01:00Z">
            <w:rPr>
              <w:highlight w:val="cyan"/>
            </w:rPr>
          </w:rPrChange>
        </w:rPr>
      </w:pPr>
      <w:r w:rsidRPr="005F0A1F">
        <w:rPr>
          <w:rPrChange w:id="1431" w:author="Z Richard" w:date="2026-04-23T17:01:00Z" w16du:dateUtc="2026-04-23T09:01:00Z">
            <w:rPr>
              <w:highlight w:val="cyan"/>
            </w:rPr>
          </w:rPrChange>
        </w:rPr>
        <w:t>Morgana</w:t>
      </w:r>
    </w:p>
    <w:p w14:paraId="0A08FE4C" w14:textId="77777777" w:rsidR="00555047" w:rsidRPr="005F0A1F" w:rsidRDefault="002E5D19">
      <w:pPr>
        <w:pStyle w:val="ae"/>
        <w:ind w:firstLine="440"/>
        <w:rPr>
          <w:rPrChange w:id="1432" w:author="Z Richard" w:date="2026-04-23T17:01:00Z" w16du:dateUtc="2026-04-23T09:01:00Z">
            <w:rPr>
              <w:highlight w:val="cyan"/>
            </w:rPr>
          </w:rPrChange>
        </w:rPr>
      </w:pPr>
      <w:r w:rsidRPr="005F0A1F">
        <w:rPr>
          <w:rPrChange w:id="1433" w:author="Z Richard" w:date="2026-04-23T17:01:00Z" w16du:dateUtc="2026-04-23T09:01:00Z">
            <w:rPr>
              <w:highlight w:val="cyan"/>
            </w:rPr>
          </w:rPrChange>
        </w:rPr>
        <w:t>I look in my mirror and I see but my tears down, with a hollow crown.</w:t>
      </w:r>
    </w:p>
    <w:p w14:paraId="161069D3" w14:textId="77777777" w:rsidR="00555047" w:rsidRPr="005F0A1F" w:rsidRDefault="002E5D19">
      <w:pPr>
        <w:pStyle w:val="ae"/>
        <w:ind w:firstLine="440"/>
        <w:rPr>
          <w:rPrChange w:id="1434" w:author="Z Richard" w:date="2026-04-23T17:01:00Z" w16du:dateUtc="2026-04-23T09:01:00Z">
            <w:rPr>
              <w:highlight w:val="cyan"/>
            </w:rPr>
          </w:rPrChange>
        </w:rPr>
      </w:pPr>
      <w:r w:rsidRPr="005F0A1F">
        <w:rPr>
          <w:rFonts w:hint="eastAsia"/>
          <w:rPrChange w:id="1435" w:author="Z Richard" w:date="2026-04-23T17:01:00Z" w16du:dateUtc="2026-04-23T09:01:00Z">
            <w:rPr>
              <w:rFonts w:hint="eastAsia"/>
              <w:highlight w:val="cyan"/>
            </w:rPr>
          </w:rPrChange>
        </w:rPr>
        <w:t>望着镜中的自己，只看见泪水不断滑落，头顶空洞的王冠</w:t>
      </w:r>
    </w:p>
    <w:p w14:paraId="0EB890AF" w14:textId="77777777" w:rsidR="00555047" w:rsidRPr="005F0A1F" w:rsidRDefault="002E5D19">
      <w:pPr>
        <w:pStyle w:val="ae"/>
        <w:ind w:firstLine="440"/>
        <w:rPr>
          <w:rPrChange w:id="1436" w:author="Z Richard" w:date="2026-04-23T17:01:00Z" w16du:dateUtc="2026-04-23T09:01:00Z">
            <w:rPr>
              <w:highlight w:val="cyan"/>
            </w:rPr>
          </w:rPrChange>
        </w:rPr>
      </w:pPr>
      <w:r w:rsidRPr="005F0A1F">
        <w:rPr>
          <w:rPrChange w:id="1437" w:author="Z Richard" w:date="2026-04-23T17:01:00Z" w16du:dateUtc="2026-04-23T09:01:00Z">
            <w:rPr>
              <w:highlight w:val="cyan"/>
            </w:rPr>
          </w:rPrChange>
        </w:rPr>
        <w:t>My life stuck in the night my hatred ploughed.</w:t>
      </w:r>
    </w:p>
    <w:p w14:paraId="5993328F" w14:textId="77777777" w:rsidR="00555047" w:rsidRPr="005F0A1F" w:rsidRDefault="002E5D19">
      <w:pPr>
        <w:pStyle w:val="ae"/>
        <w:ind w:firstLine="440"/>
        <w:rPr>
          <w:rPrChange w:id="1438" w:author="Z Richard" w:date="2026-04-23T17:01:00Z" w16du:dateUtc="2026-04-23T09:01:00Z">
            <w:rPr>
              <w:highlight w:val="cyan"/>
            </w:rPr>
          </w:rPrChange>
        </w:rPr>
      </w:pPr>
      <w:r w:rsidRPr="005F0A1F">
        <w:rPr>
          <w:rFonts w:hint="eastAsia"/>
          <w:rPrChange w:id="1439" w:author="Z Richard" w:date="2026-04-23T17:01:00Z" w16du:dateUtc="2026-04-23T09:01:00Z">
            <w:rPr>
              <w:rFonts w:hint="eastAsia"/>
              <w:highlight w:val="cyan"/>
            </w:rPr>
          </w:rPrChange>
        </w:rPr>
        <w:t>我自己的人生，早已停滞在仇恨开始蔓延的那个夜晚</w:t>
      </w:r>
    </w:p>
    <w:p w14:paraId="7F077F7F" w14:textId="77777777" w:rsidR="00555047" w:rsidRPr="005F0A1F" w:rsidRDefault="002E5D19">
      <w:pPr>
        <w:pStyle w:val="ae"/>
        <w:ind w:firstLine="440"/>
        <w:rPr>
          <w:rPrChange w:id="1440" w:author="Z Richard" w:date="2026-04-23T17:01:00Z" w16du:dateUtc="2026-04-23T09:01:00Z">
            <w:rPr>
              <w:highlight w:val="cyan"/>
            </w:rPr>
          </w:rPrChange>
        </w:rPr>
      </w:pPr>
      <w:r w:rsidRPr="005F0A1F">
        <w:rPr>
          <w:rPrChange w:id="1441" w:author="Z Richard" w:date="2026-04-23T17:01:00Z" w16du:dateUtc="2026-04-23T09:01:00Z">
            <w:rPr>
              <w:highlight w:val="cyan"/>
            </w:rPr>
          </w:rPrChange>
        </w:rPr>
        <w:t>My soul caught in the shroud</w:t>
      </w:r>
    </w:p>
    <w:p w14:paraId="5DB32C63" w14:textId="77777777" w:rsidR="00555047" w:rsidRPr="005F0A1F" w:rsidRDefault="002E5D19">
      <w:pPr>
        <w:pStyle w:val="ae"/>
        <w:ind w:firstLine="440"/>
        <w:rPr>
          <w:rPrChange w:id="1442" w:author="Z Richard" w:date="2026-04-23T17:01:00Z" w16du:dateUtc="2026-04-23T09:01:00Z">
            <w:rPr>
              <w:highlight w:val="cyan"/>
            </w:rPr>
          </w:rPrChange>
        </w:rPr>
      </w:pPr>
      <w:r w:rsidRPr="005F0A1F">
        <w:rPr>
          <w:rFonts w:hint="eastAsia"/>
          <w:rPrChange w:id="1443" w:author="Z Richard" w:date="2026-04-23T17:01:00Z" w16du:dateUtc="2026-04-23T09:01:00Z">
            <w:rPr>
              <w:rFonts w:hint="eastAsia"/>
              <w:highlight w:val="cyan"/>
            </w:rPr>
          </w:rPrChange>
        </w:rPr>
        <w:t>我的灵魂早已被裹尸布缠紧</w:t>
      </w:r>
    </w:p>
    <w:p w14:paraId="3DBAB88B" w14:textId="77777777" w:rsidR="00555047" w:rsidRPr="005F0A1F" w:rsidRDefault="002E5D19">
      <w:pPr>
        <w:pStyle w:val="ae"/>
        <w:ind w:firstLine="440"/>
        <w:rPr>
          <w:rPrChange w:id="1444" w:author="Z Richard" w:date="2026-04-23T17:01:00Z" w16du:dateUtc="2026-04-23T09:01:00Z">
            <w:rPr>
              <w:highlight w:val="cyan"/>
            </w:rPr>
          </w:rPrChange>
        </w:rPr>
      </w:pPr>
      <w:r w:rsidRPr="005F0A1F">
        <w:rPr>
          <w:rPrChange w:id="1445" w:author="Z Richard" w:date="2026-04-23T17:01:00Z" w16du:dateUtc="2026-04-23T09:01:00Z">
            <w:rPr>
              <w:highlight w:val="cyan"/>
            </w:rPr>
          </w:rPrChange>
        </w:rPr>
        <w:t>In stupid void I drown.</w:t>
      </w:r>
    </w:p>
    <w:p w14:paraId="3F467986" w14:textId="77777777" w:rsidR="00555047" w:rsidRPr="005F0A1F" w:rsidRDefault="002E5D19">
      <w:pPr>
        <w:pStyle w:val="ae"/>
        <w:ind w:firstLine="440"/>
        <w:rPr>
          <w:rPrChange w:id="1446" w:author="Z Richard" w:date="2026-04-23T17:01:00Z" w16du:dateUtc="2026-04-23T09:01:00Z">
            <w:rPr>
              <w:highlight w:val="cyan"/>
            </w:rPr>
          </w:rPrChange>
        </w:rPr>
      </w:pPr>
      <w:r w:rsidRPr="005F0A1F">
        <w:rPr>
          <w:rFonts w:hint="eastAsia"/>
          <w:rPrChange w:id="1447" w:author="Z Richard" w:date="2026-04-23T17:01:00Z" w16du:dateUtc="2026-04-23T09:01:00Z">
            <w:rPr>
              <w:rFonts w:hint="eastAsia"/>
              <w:highlight w:val="cyan"/>
            </w:rPr>
          </w:rPrChange>
        </w:rPr>
        <w:t>在这愚蠢的虚无中渐渐沉沦</w:t>
      </w:r>
    </w:p>
    <w:p w14:paraId="0DB0D908" w14:textId="77777777" w:rsidR="00555047" w:rsidRDefault="00555047">
      <w:pPr>
        <w:ind w:firstLine="440"/>
      </w:pPr>
    </w:p>
    <w:p w14:paraId="5482C918" w14:textId="77777777" w:rsidR="00555047" w:rsidRDefault="002E5D19">
      <w:pPr>
        <w:pStyle w:val="1"/>
        <w:spacing w:before="156" w:after="156"/>
      </w:pPr>
      <w:bookmarkStart w:id="1448" w:name="_Toc4163"/>
      <w:r>
        <w:rPr>
          <w:rFonts w:ascii="Dearest Friend lite" w:hAnsi="Dearest Friend lite" w:cs="Dearest Friend lite"/>
          <w:sz w:val="40"/>
          <w:szCs w:val="22"/>
        </w:rPr>
        <w:lastRenderedPageBreak/>
        <w:t>32</w:t>
      </w:r>
      <w:r>
        <w:t xml:space="preserve"> </w:t>
      </w:r>
      <w:r>
        <w:rPr>
          <w:rFonts w:hint="eastAsia"/>
        </w:rPr>
        <w:t xml:space="preserve"> </w:t>
      </w:r>
      <w:r>
        <w:t xml:space="preserve">Pretend as </w:t>
      </w:r>
      <w:r>
        <w:rPr>
          <w:rFonts w:hint="eastAsia"/>
        </w:rPr>
        <w:t>I</w:t>
      </w:r>
      <w:r>
        <w:t>f</w:t>
      </w:r>
      <w:bookmarkEnd w:id="1448"/>
    </w:p>
    <w:p w14:paraId="26010A85" w14:textId="0F1DB1DC" w:rsidR="003F25EA" w:rsidRDefault="00A2185A">
      <w:pPr>
        <w:ind w:firstLineChars="0" w:firstLine="0"/>
        <w:rPr>
          <w:ins w:id="1449" w:author="Z Richard" w:date="2026-04-23T17:04:00Z" w16du:dateUtc="2026-04-23T09:04:00Z"/>
          <w:rFonts w:ascii="Consolas" w:hAnsi="Consolas"/>
          <w:b/>
          <w:color w:val="215E99" w:themeColor="text2" w:themeTint="BF"/>
        </w:rPr>
      </w:pPr>
      <w:ins w:id="1450" w:author="Z Richard" w:date="2026-04-23T17:04:00Z" w16du:dateUtc="2026-04-23T09:04:00Z">
        <w:r>
          <w:rPr>
            <w:rFonts w:ascii="Consolas" w:hAnsi="Consolas" w:hint="eastAsia"/>
            <w:b/>
            <w:color w:val="215E99" w:themeColor="text2" w:themeTint="BF"/>
          </w:rPr>
          <w:t>前半</w:t>
        </w:r>
      </w:ins>
      <w:ins w:id="1451" w:author="Z Richard" w:date="2026-04-23T17:03:00Z" w16du:dateUtc="2026-04-23T09:03:00Z">
        <w:r w:rsidR="003F25EA">
          <w:rPr>
            <w:rFonts w:ascii="Consolas" w:hAnsi="Consolas" w:hint="eastAsia"/>
            <w:b/>
            <w:color w:val="215E99" w:themeColor="text2" w:themeTint="BF"/>
          </w:rPr>
          <w:t>台词戏，涉及演员</w:t>
        </w:r>
        <w:r w:rsidR="003F25EA">
          <w:rPr>
            <w:rFonts w:ascii="Consolas" w:hAnsi="Consolas" w:hint="eastAsia"/>
            <w:b/>
            <w:color w:val="215E99" w:themeColor="text2" w:themeTint="BF"/>
          </w:rPr>
          <w:t xml:space="preserve"> </w:t>
        </w:r>
        <w:r w:rsidR="007D3D98">
          <w:rPr>
            <w:rFonts w:ascii="Consolas" w:hAnsi="Consolas" w:hint="eastAsia"/>
            <w:b/>
            <w:color w:val="215E99" w:themeColor="text2" w:themeTint="BF"/>
          </w:rPr>
          <w:t>Guinevere</w:t>
        </w:r>
        <w:r w:rsidR="003F25EA">
          <w:rPr>
            <w:rFonts w:ascii="Consolas" w:hAnsi="Consolas" w:hint="eastAsia"/>
            <w:b/>
            <w:color w:val="215E99" w:themeColor="text2" w:themeTint="BF"/>
          </w:rPr>
          <w:t xml:space="preserve"> (</w:t>
        </w:r>
        <w:r w:rsidR="007D3D98">
          <w:rPr>
            <w:rFonts w:ascii="Consolas" w:hAnsi="Consolas" w:hint="eastAsia"/>
            <w:b/>
            <w:color w:val="215E99" w:themeColor="text2" w:themeTint="BF"/>
          </w:rPr>
          <w:t>2</w:t>
        </w:r>
        <w:r w:rsidR="003F25EA">
          <w:rPr>
            <w:rFonts w:ascii="Consolas" w:hAnsi="Consolas" w:hint="eastAsia"/>
            <w:b/>
            <w:color w:val="215E99" w:themeColor="text2" w:themeTint="BF"/>
          </w:rPr>
          <w:t>)</w:t>
        </w:r>
        <w:r w:rsidR="003F25EA">
          <w:rPr>
            <w:rFonts w:ascii="Consolas" w:hAnsi="Consolas" w:hint="eastAsia"/>
            <w:b/>
            <w:color w:val="215E99" w:themeColor="text2" w:themeTint="BF"/>
          </w:rPr>
          <w:t>、</w:t>
        </w:r>
        <w:r w:rsidR="007D3D98">
          <w:rPr>
            <w:rFonts w:ascii="Consolas" w:hAnsi="Consolas" w:hint="eastAsia"/>
            <w:b/>
            <w:color w:val="215E99" w:themeColor="text2" w:themeTint="BF"/>
          </w:rPr>
          <w:t>Lancelot</w:t>
        </w:r>
        <w:r w:rsidR="003F25EA">
          <w:rPr>
            <w:rFonts w:ascii="Consolas" w:hAnsi="Consolas" w:hint="eastAsia"/>
            <w:b/>
            <w:color w:val="215E99" w:themeColor="text2" w:themeTint="BF"/>
          </w:rPr>
          <w:t xml:space="preserve"> (</w:t>
        </w:r>
        <w:r w:rsidR="007D3D98">
          <w:rPr>
            <w:rFonts w:ascii="Consolas" w:hAnsi="Consolas" w:hint="eastAsia"/>
            <w:b/>
            <w:color w:val="215E99" w:themeColor="text2" w:themeTint="BF"/>
          </w:rPr>
          <w:t>3</w:t>
        </w:r>
        <w:r w:rsidR="003F25EA">
          <w:rPr>
            <w:rFonts w:ascii="Consolas" w:hAnsi="Consolas" w:hint="eastAsia"/>
            <w:b/>
            <w:color w:val="215E99" w:themeColor="text2" w:themeTint="BF"/>
          </w:rPr>
          <w:t>)</w:t>
        </w:r>
      </w:ins>
    </w:p>
    <w:p w14:paraId="622D77C1" w14:textId="41C3AB99" w:rsidR="00492FD8" w:rsidRDefault="00492FD8">
      <w:pPr>
        <w:ind w:firstLineChars="0" w:firstLine="0"/>
        <w:rPr>
          <w:ins w:id="1452" w:author="Z Richard" w:date="2026-04-23T17:03:00Z" w16du:dateUtc="2026-04-23T09:03:00Z"/>
          <w:rFonts w:ascii="Consolas" w:hAnsi="Consolas"/>
          <w:b/>
          <w:color w:val="000000" w:themeColor="text1"/>
          <w:highlight w:val="green"/>
        </w:rPr>
      </w:pPr>
      <w:ins w:id="1453" w:author="Z Richard" w:date="2026-04-23T17:04:00Z" w16du:dateUtc="2026-04-23T09:04:00Z">
        <w:r>
          <w:rPr>
            <w:rFonts w:ascii="Consolas" w:hAnsi="Consolas" w:hint="eastAsia"/>
            <w:b/>
            <w:color w:val="215E99" w:themeColor="text2" w:themeTint="BF"/>
          </w:rPr>
          <w:t>后半</w:t>
        </w:r>
        <w:r>
          <w:rPr>
            <w:rFonts w:ascii="Consolas" w:hAnsi="Consolas" w:hint="eastAsia"/>
            <w:b/>
            <w:color w:val="215E99" w:themeColor="text2" w:themeTint="BF"/>
          </w:rPr>
          <w:t>Guinevere (2)</w:t>
        </w:r>
        <w:r>
          <w:rPr>
            <w:rFonts w:ascii="Consolas" w:hAnsi="Consolas" w:hint="eastAsia"/>
            <w:b/>
            <w:color w:val="215E99" w:themeColor="text2" w:themeTint="BF"/>
          </w:rPr>
          <w:t>、</w:t>
        </w:r>
        <w:r>
          <w:rPr>
            <w:rFonts w:ascii="Consolas" w:hAnsi="Consolas" w:hint="eastAsia"/>
            <w:b/>
            <w:color w:val="215E99" w:themeColor="text2" w:themeTint="BF"/>
          </w:rPr>
          <w:t xml:space="preserve">Lancelot (3) </w:t>
        </w:r>
        <w:r>
          <w:rPr>
            <w:rFonts w:ascii="Consolas" w:hAnsi="Consolas" w:hint="eastAsia"/>
            <w:b/>
            <w:color w:val="215E99" w:themeColor="text2" w:themeTint="BF"/>
          </w:rPr>
          <w:t>唱</w:t>
        </w:r>
      </w:ins>
    </w:p>
    <w:p w14:paraId="1873FD49" w14:textId="77777777" w:rsidR="003F25EA" w:rsidRDefault="003F25EA">
      <w:pPr>
        <w:ind w:firstLineChars="0" w:firstLine="0"/>
        <w:rPr>
          <w:ins w:id="1454" w:author="Z Richard" w:date="2026-04-23T17:03:00Z" w16du:dateUtc="2026-04-23T09:03:00Z"/>
          <w:rFonts w:ascii="Consolas" w:hAnsi="Consolas"/>
          <w:b/>
          <w:color w:val="000000" w:themeColor="text1"/>
          <w:highlight w:val="green"/>
        </w:rPr>
      </w:pPr>
    </w:p>
    <w:p w14:paraId="3869789C" w14:textId="79D8992C" w:rsidR="00555047" w:rsidRPr="004B1622" w:rsidRDefault="00A413C3">
      <w:pPr>
        <w:pStyle w:val="a7"/>
        <w:keepNext w:val="0"/>
        <w:keepLines w:val="0"/>
        <w:widowControl/>
        <w:spacing w:beforeAutospacing="0" w:afterAutospacing="0" w:line="360" w:lineRule="auto"/>
        <w:ind w:firstLineChars="0" w:firstLine="0"/>
        <w:rPr>
          <w:color w:val="494949"/>
          <w:szCs w:val="22"/>
          <w:rPrChange w:id="1455" w:author="Z Richard" w:date="2026-04-23T17:03:00Z" w16du:dateUtc="2026-04-23T09:03:00Z">
            <w:rPr/>
          </w:rPrChange>
        </w:rPr>
        <w:pPrChange w:id="1456" w:author="Z Richard" w:date="2026-04-23T17:03:00Z" w16du:dateUtc="2026-04-23T09:03:00Z">
          <w:pPr>
            <w:ind w:firstLine="442"/>
          </w:pPr>
        </w:pPrChange>
      </w:pPr>
      <w:ins w:id="1457" w:author="Liao Kuo" w:date="2026-04-09T16:36:00Z">
        <w:r>
          <w:rPr>
            <w:rFonts w:ascii="Consolas" w:hAnsi="Consolas"/>
            <w:b/>
            <w:color w:val="000000" w:themeColor="text1"/>
            <w:highlight w:val="green"/>
          </w:rPr>
          <w:t>2 3 On</w:t>
        </w:r>
      </w:ins>
      <w:ins w:id="1458" w:author="Z Richard" w:date="2026-04-23T17:03:00Z" w16du:dateUtc="2026-04-23T09:03:00Z">
        <w:r w:rsidR="004B1622">
          <w:rPr>
            <w:rFonts w:ascii="Consolas" w:hAnsi="Consolas" w:hint="eastAsia"/>
            <w:b/>
            <w:color w:val="000000" w:themeColor="text1"/>
            <w:highlight w:val="green"/>
          </w:rPr>
          <w:t>,</w:t>
        </w:r>
        <w:r w:rsidR="004B1622" w:rsidRPr="004B1622">
          <w:rPr>
            <w:rFonts w:ascii="Consolas" w:hAnsi="Consolas" w:hint="eastAsia"/>
            <w:b/>
            <w:color w:val="FFFFFF" w:themeColor="background1"/>
            <w:highlight w:val="red"/>
          </w:rPr>
          <w:t xml:space="preserve"> </w:t>
        </w:r>
      </w:ins>
      <w:ins w:id="1459" w:author="Z Richard" w:date="2026-04-23T22:38:00Z" w16du:dateUtc="2026-04-23T14:38:00Z">
        <w:r w:rsidR="00C21B84">
          <w:rPr>
            <w:rFonts w:ascii="Consolas" w:hAnsi="Consolas" w:hint="eastAsia"/>
            <w:b/>
            <w:color w:val="FFFFFF" w:themeColor="background1"/>
            <w:highlight w:val="red"/>
          </w:rPr>
          <w:t>伴奏</w:t>
        </w:r>
        <w:r w:rsidR="00C21B84">
          <w:rPr>
            <w:rFonts w:ascii="Consolas" w:hAnsi="Consolas" w:hint="eastAsia"/>
            <w:b/>
            <w:color w:val="FFFFFF" w:themeColor="background1"/>
            <w:highlight w:val="red"/>
          </w:rPr>
          <w:t xml:space="preserve"> </w:t>
        </w:r>
      </w:ins>
      <w:ins w:id="1460" w:author="Z Richard" w:date="2026-04-23T17:03:00Z" w16du:dateUtc="2026-04-23T09:03:00Z">
        <w:r w:rsidR="004B1622" w:rsidRPr="0043183D">
          <w:rPr>
            <w:rFonts w:ascii="Consolas" w:hAnsi="Consolas" w:hint="eastAsia"/>
            <w:b/>
            <w:color w:val="FFFFFF" w:themeColor="background1"/>
            <w:highlight w:val="red"/>
          </w:rPr>
          <w:t>Down</w:t>
        </w:r>
      </w:ins>
      <w:ins w:id="1461" w:author="Z Richard" w:date="2026-04-23T18:01:00Z" w16du:dateUtc="2026-04-23T10:01:00Z">
        <w:r w:rsidR="00F44F83">
          <w:rPr>
            <w:rFonts w:ascii="Consolas" w:hAnsi="Consolas" w:hint="eastAsia"/>
            <w:b/>
            <w:color w:val="FFFFFF" w:themeColor="background1"/>
            <w:highlight w:val="red"/>
          </w:rPr>
          <w:t>,</w:t>
        </w:r>
        <w:r w:rsidR="00F44F83" w:rsidRPr="00F44F83">
          <w:rPr>
            <w:rFonts w:ascii="Consolas" w:hAnsi="Consolas"/>
            <w:b/>
            <w:color w:val="000000" w:themeColor="text1"/>
            <w:highlight w:val="cyan"/>
            <w:rPrChange w:id="1462" w:author="Z Richard" w:date="2026-04-23T18:01:00Z" w16du:dateUtc="2026-04-23T10:01:00Z">
              <w:rPr>
                <w:rFonts w:ascii="Consolas" w:hAnsi="Consolas"/>
                <w:b/>
                <w:color w:val="FFFFFF" w:themeColor="background1"/>
                <w:highlight w:val="red"/>
              </w:rPr>
            </w:rPrChange>
          </w:rPr>
          <w:t xml:space="preserve"> </w:t>
        </w:r>
      </w:ins>
      <w:ins w:id="1463" w:author="Z Richard" w:date="2026-04-24T02:20:00Z" w16du:dateUtc="2026-04-23T18:20:00Z">
        <w:r w:rsidR="00DB12C1">
          <w:rPr>
            <w:rFonts w:ascii="Consolas" w:hAnsi="Consolas" w:hint="eastAsia"/>
            <w:b/>
            <w:color w:val="000000" w:themeColor="text1"/>
            <w:highlight w:val="cyan"/>
          </w:rPr>
          <w:t>6</w:t>
        </w:r>
      </w:ins>
      <w:ins w:id="1464" w:author="Z Richard" w:date="2026-04-23T18:01:00Z" w16du:dateUtc="2026-04-23T10:01:00Z">
        <w:r w:rsidR="00F44F83" w:rsidRPr="00F44F83">
          <w:rPr>
            <w:rFonts w:ascii="Consolas" w:hAnsi="Consolas"/>
            <w:b/>
            <w:color w:val="000000" w:themeColor="text1"/>
            <w:highlight w:val="cyan"/>
            <w:rPrChange w:id="1465" w:author="Z Richard" w:date="2026-04-23T18:01:00Z" w16du:dateUtc="2026-04-23T10:01:00Z">
              <w:rPr>
                <w:rFonts w:ascii="Consolas" w:hAnsi="Consolas"/>
                <w:b/>
                <w:color w:val="FFFFFF" w:themeColor="background1"/>
                <w:highlight w:val="red"/>
              </w:rPr>
            </w:rPrChange>
          </w:rPr>
          <w:t>-18</w:t>
        </w:r>
      </w:ins>
      <w:ins w:id="1466" w:author="Z Richard" w:date="2026-04-23T18:05:00Z" w16du:dateUtc="2026-04-23T10:05:00Z">
        <w:r w:rsidR="0061041E">
          <w:rPr>
            <w:rFonts w:ascii="Consolas" w:hAnsi="Consolas" w:hint="eastAsia"/>
            <w:b/>
            <w:color w:val="000000" w:themeColor="text1"/>
            <w:highlight w:val="cyan"/>
          </w:rPr>
          <w:t xml:space="preserve"> All</w:t>
        </w:r>
      </w:ins>
      <w:ins w:id="1467" w:author="Z Richard" w:date="2026-04-23T18:01:00Z" w16du:dateUtc="2026-04-23T10:01:00Z">
        <w:r w:rsidR="00F44F83" w:rsidRPr="00F44F83">
          <w:rPr>
            <w:rFonts w:ascii="Consolas" w:hAnsi="Consolas"/>
            <w:b/>
            <w:color w:val="000000" w:themeColor="text1"/>
            <w:highlight w:val="cyan"/>
            <w:rPrChange w:id="1468" w:author="Z Richard" w:date="2026-04-23T18:01:00Z" w16du:dateUtc="2026-04-23T10:01:00Z">
              <w:rPr>
                <w:rFonts w:ascii="Consolas" w:hAnsi="Consolas"/>
                <w:b/>
                <w:color w:val="FFFFFF" w:themeColor="background1"/>
                <w:highlight w:val="red"/>
              </w:rPr>
            </w:rPrChange>
          </w:rPr>
          <w:t xml:space="preserve"> Standby for VCA</w:t>
        </w:r>
      </w:ins>
      <w:ins w:id="1469" w:author="Liao Kuo" w:date="2026-04-09T16:36:00Z">
        <w:del w:id="1470" w:author="Z Richard" w:date="2026-04-23T17:02:00Z" w16du:dateUtc="2026-04-23T09:02:00Z">
          <w:r w:rsidDel="00E26C3B">
            <w:rPr>
              <w:rFonts w:ascii="Consolas" w:hAnsi="Consolas" w:hint="eastAsia"/>
              <w:b/>
              <w:color w:val="000000" w:themeColor="text1"/>
              <w:highlight w:val="green"/>
            </w:rPr>
            <w:delText>，</w:delText>
          </w:r>
          <w:r w:rsidRPr="00A413C3" w:rsidDel="00E26C3B">
            <w:rPr>
              <w:rFonts w:ascii="Consolas" w:hAnsi="Consolas"/>
              <w:b/>
              <w:color w:val="FF0000"/>
              <w:highlight w:val="cyan"/>
              <w:rPrChange w:id="1471" w:author="Liao Kuo" w:date="2026-04-09T16:37:00Z">
                <w:rPr>
                  <w:rFonts w:ascii="Consolas" w:hAnsi="Consolas"/>
                  <w:b/>
                  <w:color w:val="000000" w:themeColor="text1"/>
                  <w:highlight w:val="green"/>
                </w:rPr>
              </w:rPrChange>
            </w:rPr>
            <w:delText>7-18 All Standby for VCA</w:delText>
          </w:r>
        </w:del>
      </w:ins>
    </w:p>
    <w:p w14:paraId="4144B8D0" w14:textId="77777777" w:rsidR="00555047" w:rsidRDefault="002E5D19">
      <w:pPr>
        <w:pStyle w:val="a3"/>
      </w:pPr>
      <w:r>
        <w:t>[</w:t>
      </w:r>
      <w:r>
        <w:rPr>
          <w:rFonts w:hint="eastAsia"/>
        </w:rPr>
        <w:t xml:space="preserve"> </w:t>
      </w:r>
      <w:r>
        <w:t>王宫花园中，</w:t>
      </w:r>
      <w:r>
        <w:t>Guinevere</w:t>
      </w:r>
      <w:r>
        <w:t>静静独坐着。她并非不知道此刻等待着自己的是什么，但她已然决定不再挣扎</w:t>
      </w:r>
      <w:r>
        <w:rPr>
          <w:rFonts w:hint="eastAsia"/>
        </w:rPr>
        <w:t>——</w:t>
      </w:r>
      <w:r>
        <w:t>只是，她需要问一问，</w:t>
      </w:r>
      <w:r>
        <w:t>Lancelot</w:t>
      </w:r>
      <w:r>
        <w:t>和她的想法是否一致</w:t>
      </w:r>
      <w:r>
        <w:rPr>
          <w:rFonts w:hint="eastAsia"/>
        </w:rPr>
        <w:t xml:space="preserve"> </w:t>
      </w:r>
      <w:r>
        <w:t>]</w:t>
      </w:r>
    </w:p>
    <w:p w14:paraId="0472C9A0" w14:textId="77777777" w:rsidR="00555047" w:rsidRDefault="00555047">
      <w:pPr>
        <w:ind w:firstLine="440"/>
      </w:pPr>
    </w:p>
    <w:p w14:paraId="42ADAC3B" w14:textId="77777777" w:rsidR="00555047" w:rsidRDefault="002E5D19">
      <w:pPr>
        <w:pStyle w:val="ad"/>
        <w:spacing w:after="62"/>
      </w:pPr>
      <w:r>
        <w:rPr>
          <w:rFonts w:hint="eastAsia"/>
        </w:rPr>
        <w:t>Lancelot</w:t>
      </w:r>
    </w:p>
    <w:p w14:paraId="1BB53A9D" w14:textId="77777777" w:rsidR="00555047" w:rsidRDefault="002E5D19">
      <w:pPr>
        <w:ind w:firstLine="440"/>
      </w:pPr>
      <w:r>
        <w:t>Guinevere!</w:t>
      </w:r>
    </w:p>
    <w:p w14:paraId="12965116" w14:textId="77777777" w:rsidR="00555047" w:rsidRDefault="002E5D19">
      <w:pPr>
        <w:ind w:firstLine="440"/>
      </w:pPr>
      <w:r>
        <w:t>桂妮薇儿</w:t>
      </w:r>
      <w:r>
        <w:t>!</w:t>
      </w:r>
    </w:p>
    <w:p w14:paraId="2BB16760" w14:textId="77777777" w:rsidR="00555047" w:rsidRDefault="00555047">
      <w:pPr>
        <w:ind w:firstLine="440"/>
      </w:pPr>
    </w:p>
    <w:p w14:paraId="4FD7920F" w14:textId="77777777" w:rsidR="00555047" w:rsidRDefault="002E5D19">
      <w:pPr>
        <w:pStyle w:val="ad"/>
        <w:spacing w:after="62"/>
      </w:pPr>
      <w:r>
        <w:rPr>
          <w:rFonts w:hint="eastAsia"/>
        </w:rPr>
        <w:t>Guinevere</w:t>
      </w:r>
    </w:p>
    <w:p w14:paraId="1C0B2E88" w14:textId="77777777" w:rsidR="00555047" w:rsidRDefault="002E5D19">
      <w:pPr>
        <w:ind w:firstLine="440"/>
      </w:pPr>
      <w:r>
        <w:t>Thank God, you</w:t>
      </w:r>
      <w:r>
        <w:rPr>
          <w:rFonts w:hint="eastAsia"/>
        </w:rPr>
        <w:t xml:space="preserve"> have</w:t>
      </w:r>
      <w:r>
        <w:t xml:space="preserve"> finally come, my dearest Lancelot.</w:t>
      </w:r>
    </w:p>
    <w:p w14:paraId="7404CC27" w14:textId="77777777" w:rsidR="00555047" w:rsidRDefault="002E5D19">
      <w:pPr>
        <w:ind w:firstLine="440"/>
      </w:pPr>
      <w:r>
        <w:t>感谢上帝，你终于来了，我最亲爱的兰斯洛特！</w:t>
      </w:r>
    </w:p>
    <w:p w14:paraId="7718EF92" w14:textId="77777777" w:rsidR="00555047" w:rsidRDefault="00555047">
      <w:pPr>
        <w:ind w:firstLine="440"/>
      </w:pPr>
    </w:p>
    <w:p w14:paraId="12ABBA8A" w14:textId="77777777" w:rsidR="00555047" w:rsidRDefault="002E5D19">
      <w:pPr>
        <w:pStyle w:val="ad"/>
        <w:spacing w:after="62"/>
      </w:pPr>
      <w:r>
        <w:rPr>
          <w:rFonts w:hint="eastAsia"/>
        </w:rPr>
        <w:t>Lancelot</w:t>
      </w:r>
    </w:p>
    <w:p w14:paraId="611FF568" w14:textId="77777777" w:rsidR="00555047" w:rsidRDefault="002E5D19">
      <w:pPr>
        <w:spacing w:afterLines="20" w:after="62"/>
        <w:ind w:firstLine="440"/>
      </w:pPr>
      <w:r>
        <w:t xml:space="preserve">My Guinevere! I...I come </w:t>
      </w:r>
      <w:r>
        <w:rPr>
          <w:rFonts w:hint="eastAsia"/>
        </w:rPr>
        <w:t xml:space="preserve">in secret, </w:t>
      </w:r>
      <w:r>
        <w:t xml:space="preserve">as </w:t>
      </w:r>
      <w:r>
        <w:rPr>
          <w:rFonts w:hint="eastAsia"/>
        </w:rPr>
        <w:t>was your wish</w:t>
      </w:r>
      <w:r>
        <w:t>. Is it true that</w:t>
      </w:r>
      <w:r>
        <w:rPr>
          <w:rFonts w:hint="eastAsia"/>
        </w:rPr>
        <w:t xml:space="preserve"> you are </w:t>
      </w:r>
      <w:r>
        <w:t>in danger? that...</w:t>
      </w:r>
      <w:r>
        <w:rPr>
          <w:rFonts w:hint="eastAsia"/>
        </w:rPr>
        <w:t>the King has harmed you</w:t>
      </w:r>
      <w:r>
        <w:t>?</w:t>
      </w:r>
    </w:p>
    <w:p w14:paraId="2216763E" w14:textId="77777777" w:rsidR="00555047" w:rsidRDefault="002E5D19">
      <w:pPr>
        <w:ind w:firstLine="440"/>
      </w:pPr>
      <w:r>
        <w:t>我的桂妮薇儿！我</w:t>
      </w:r>
      <w:r>
        <w:t xml:space="preserve">…… </w:t>
      </w:r>
      <w:r>
        <w:t>我按你的要求秘密赶来了。你真的处境危险吗？还有</w:t>
      </w:r>
      <w:r>
        <w:t xml:space="preserve">…… </w:t>
      </w:r>
      <w:r>
        <w:t>你真的被国王虐待了？</w:t>
      </w:r>
    </w:p>
    <w:p w14:paraId="52C2EBBC" w14:textId="77777777" w:rsidR="00555047" w:rsidRDefault="00555047">
      <w:pPr>
        <w:ind w:firstLine="440"/>
      </w:pPr>
    </w:p>
    <w:p w14:paraId="1ADA6284" w14:textId="77777777" w:rsidR="00555047" w:rsidRDefault="002E5D19">
      <w:pPr>
        <w:pStyle w:val="ad"/>
        <w:spacing w:after="62"/>
      </w:pPr>
      <w:r>
        <w:rPr>
          <w:rFonts w:hint="eastAsia"/>
        </w:rPr>
        <w:t>Guinevere</w:t>
      </w:r>
    </w:p>
    <w:p w14:paraId="470225EA" w14:textId="77777777" w:rsidR="00555047" w:rsidRDefault="002E5D19">
      <w:pPr>
        <w:ind w:firstLine="440"/>
      </w:pPr>
      <w:r>
        <w:t>...Do you believe it, Lancelot? That Arthur would do such</w:t>
      </w:r>
      <w:r>
        <w:rPr>
          <w:rFonts w:hint="eastAsia"/>
        </w:rPr>
        <w:t xml:space="preserve"> a</w:t>
      </w:r>
      <w:r>
        <w:t xml:space="preserve"> thing?</w:t>
      </w:r>
    </w:p>
    <w:p w14:paraId="3875522F" w14:textId="77777777" w:rsidR="00555047" w:rsidRDefault="002E5D19">
      <w:pPr>
        <w:ind w:firstLine="440"/>
      </w:pPr>
      <w:r>
        <w:t xml:space="preserve">…… </w:t>
      </w:r>
      <w:r>
        <w:t>你信吗，兰斯洛特？你觉得亚瑟会做出这种事？</w:t>
      </w:r>
    </w:p>
    <w:p w14:paraId="07DE9631" w14:textId="77777777" w:rsidR="00555047" w:rsidRDefault="00555047">
      <w:pPr>
        <w:ind w:firstLine="440"/>
      </w:pPr>
    </w:p>
    <w:p w14:paraId="0134835D" w14:textId="77777777" w:rsidR="00555047" w:rsidRDefault="002E5D19">
      <w:pPr>
        <w:pStyle w:val="ad"/>
        <w:spacing w:after="62"/>
      </w:pPr>
      <w:r>
        <w:rPr>
          <w:rFonts w:hint="eastAsia"/>
        </w:rPr>
        <w:t>Lancelot</w:t>
      </w:r>
    </w:p>
    <w:p w14:paraId="56A024AE" w14:textId="77777777" w:rsidR="00555047" w:rsidRDefault="002E5D19">
      <w:pPr>
        <w:spacing w:line="300" w:lineRule="exact"/>
        <w:ind w:firstLine="440"/>
      </w:pPr>
      <w:r>
        <w:rPr>
          <w:rStyle w:val="a4"/>
        </w:rPr>
        <w:t>（不假思索）</w:t>
      </w:r>
      <w:r>
        <w:t>I don't! But I am so worried...</w:t>
      </w:r>
      <w:r>
        <w:rPr>
          <w:rFonts w:hint="eastAsia"/>
        </w:rPr>
        <w:t xml:space="preserve">When it comes to you, </w:t>
      </w:r>
      <w:r>
        <w:t xml:space="preserve">I </w:t>
      </w:r>
      <w:r>
        <w:rPr>
          <w:rFonts w:hint="eastAsia"/>
        </w:rPr>
        <w:t>won</w:t>
      </w:r>
      <w:r>
        <w:t>’</w:t>
      </w:r>
      <w:r>
        <w:rPr>
          <w:rFonts w:hint="eastAsia"/>
        </w:rPr>
        <w:t>t risk anything.</w:t>
      </w:r>
    </w:p>
    <w:p w14:paraId="58AC1342" w14:textId="77777777" w:rsidR="00555047" w:rsidRDefault="002E5D19">
      <w:pPr>
        <w:ind w:firstLine="440"/>
      </w:pPr>
      <w:r>
        <w:t>我不信！可我实在太担心了</w:t>
      </w:r>
      <w:r>
        <w:t xml:space="preserve">…… </w:t>
      </w:r>
      <w:r>
        <w:t>只要事关你，我连一丝风险都不敢冒。</w:t>
      </w:r>
    </w:p>
    <w:p w14:paraId="5C6BAD6E" w14:textId="77777777" w:rsidR="00555047" w:rsidRDefault="00555047">
      <w:pPr>
        <w:ind w:firstLine="440"/>
      </w:pPr>
    </w:p>
    <w:p w14:paraId="29E948BA" w14:textId="77777777" w:rsidR="00555047" w:rsidRDefault="002E5D19">
      <w:pPr>
        <w:pStyle w:val="ad"/>
        <w:spacing w:after="62"/>
      </w:pPr>
      <w:r>
        <w:rPr>
          <w:rFonts w:hint="eastAsia"/>
        </w:rPr>
        <w:t>Guinevere</w:t>
      </w:r>
    </w:p>
    <w:p w14:paraId="7597D365" w14:textId="77777777" w:rsidR="00555047" w:rsidRDefault="002E5D19">
      <w:pPr>
        <w:ind w:firstLine="440"/>
      </w:pPr>
      <w:r>
        <w:t xml:space="preserve">That </w:t>
      </w:r>
      <w:r>
        <w:rPr>
          <w:rFonts w:hint="eastAsia"/>
        </w:rPr>
        <w:t xml:space="preserve">is </w:t>
      </w:r>
      <w:r>
        <w:t>enough for me, my dear. And now flee for your life.</w:t>
      </w:r>
    </w:p>
    <w:p w14:paraId="5C95C300" w14:textId="77777777" w:rsidR="00555047" w:rsidRDefault="002E5D19">
      <w:pPr>
        <w:ind w:firstLine="440"/>
      </w:pPr>
      <w:r>
        <w:t>对我来说，这就够了，亲爱的。现在，你快逃命吧。</w:t>
      </w:r>
    </w:p>
    <w:p w14:paraId="7866B3D5" w14:textId="77777777" w:rsidR="00555047" w:rsidRDefault="00555047">
      <w:pPr>
        <w:ind w:firstLine="440"/>
      </w:pPr>
    </w:p>
    <w:p w14:paraId="170DF49B" w14:textId="77777777" w:rsidR="00555047" w:rsidRDefault="002E5D19">
      <w:pPr>
        <w:pStyle w:val="ad"/>
        <w:spacing w:after="62"/>
      </w:pPr>
      <w:r>
        <w:rPr>
          <w:rFonts w:hint="eastAsia"/>
        </w:rPr>
        <w:t>Lancelot</w:t>
      </w:r>
    </w:p>
    <w:p w14:paraId="0D6DAC76" w14:textId="77777777" w:rsidR="00555047" w:rsidRDefault="002E5D19">
      <w:pPr>
        <w:ind w:firstLine="440"/>
      </w:pPr>
      <w:r>
        <w:t>What?</w:t>
      </w:r>
    </w:p>
    <w:p w14:paraId="437DEFA7" w14:textId="77777777" w:rsidR="00555047" w:rsidRDefault="002E5D19">
      <w:pPr>
        <w:ind w:firstLine="440"/>
      </w:pPr>
      <w:r>
        <w:t>什么？</w:t>
      </w:r>
    </w:p>
    <w:p w14:paraId="515FA9C4" w14:textId="77777777" w:rsidR="00555047" w:rsidRDefault="00555047">
      <w:pPr>
        <w:ind w:firstLine="440"/>
      </w:pPr>
    </w:p>
    <w:p w14:paraId="5E00A4B6" w14:textId="77777777" w:rsidR="00555047" w:rsidRDefault="002E5D19">
      <w:pPr>
        <w:ind w:firstLine="440"/>
      </w:pPr>
      <w:r>
        <w:rPr>
          <w:rFonts w:hint="eastAsia"/>
        </w:rPr>
        <w:br w:type="page"/>
      </w:r>
    </w:p>
    <w:p w14:paraId="59BBB228" w14:textId="77777777" w:rsidR="00555047" w:rsidRDefault="002E5D19">
      <w:pPr>
        <w:pStyle w:val="ad"/>
        <w:spacing w:after="62"/>
      </w:pPr>
      <w:r>
        <w:rPr>
          <w:rFonts w:hint="eastAsia"/>
        </w:rPr>
        <w:lastRenderedPageBreak/>
        <w:t>Guinevere</w:t>
      </w:r>
    </w:p>
    <w:p w14:paraId="10AE92C8" w14:textId="77777777" w:rsidR="00555047" w:rsidRDefault="002E5D19">
      <w:pPr>
        <w:spacing w:afterLines="20" w:after="62"/>
        <w:ind w:firstLine="440"/>
      </w:pPr>
      <w:r>
        <w:t xml:space="preserve">My dear Lancelot, </w:t>
      </w:r>
      <w:r>
        <w:rPr>
          <w:rFonts w:hint="eastAsia"/>
        </w:rPr>
        <w:t>the King has not harmed me</w:t>
      </w:r>
      <w:r>
        <w:t xml:space="preserve">, but I am </w:t>
      </w:r>
      <w:r>
        <w:rPr>
          <w:rFonts w:hint="eastAsia"/>
        </w:rPr>
        <w:t>certain</w:t>
      </w:r>
      <w:r>
        <w:t xml:space="preserve">, that </w:t>
      </w:r>
      <w:r>
        <w:rPr>
          <w:rFonts w:hint="eastAsia"/>
        </w:rPr>
        <w:t>he</w:t>
      </w:r>
      <w:r>
        <w:t xml:space="preserve"> knows everything </w:t>
      </w:r>
      <w:r>
        <w:rPr>
          <w:rFonts w:hint="eastAsia"/>
        </w:rPr>
        <w:t xml:space="preserve">that has transpired </w:t>
      </w:r>
      <w:r>
        <w:t xml:space="preserve">between us...Shh, you and I </w:t>
      </w:r>
      <w:r>
        <w:rPr>
          <w:rFonts w:hint="eastAsia"/>
        </w:rPr>
        <w:t xml:space="preserve">both </w:t>
      </w:r>
      <w:r>
        <w:t xml:space="preserve">know him. He is a man of honor and </w:t>
      </w:r>
      <w:r>
        <w:rPr>
          <w:rFonts w:hint="eastAsia"/>
        </w:rPr>
        <w:t>would not cause us harm</w:t>
      </w:r>
      <w:r>
        <w:t>. But here in Camelo</w:t>
      </w:r>
      <w:r>
        <w:rPr>
          <w:rFonts w:hint="eastAsia"/>
        </w:rPr>
        <w:t xml:space="preserve">t, our love shall always be </w:t>
      </w:r>
      <w:r>
        <w:t>forbidden</w:t>
      </w:r>
      <w:r>
        <w:rPr>
          <w:rFonts w:hint="eastAsia"/>
        </w:rPr>
        <w:t>, a sin</w:t>
      </w:r>
      <w:r>
        <w:t xml:space="preserve">. And I am </w:t>
      </w:r>
      <w:r>
        <w:rPr>
          <w:rFonts w:hint="eastAsia"/>
        </w:rPr>
        <w:t>certain</w:t>
      </w:r>
      <w:r>
        <w:t xml:space="preserve">, that </w:t>
      </w:r>
      <w:r>
        <w:rPr>
          <w:rFonts w:hint="eastAsia"/>
        </w:rPr>
        <w:t xml:space="preserve">you will soon be </w:t>
      </w:r>
      <w:r>
        <w:t>sent away</w:t>
      </w:r>
      <w:r>
        <w:rPr>
          <w:rFonts w:hint="eastAsia"/>
        </w:rPr>
        <w:t>,</w:t>
      </w:r>
      <w:r>
        <w:t xml:space="preserve"> </w:t>
      </w:r>
      <w:r>
        <w:rPr>
          <w:rFonts w:hint="eastAsia"/>
        </w:rPr>
        <w:t>torn from my side</w:t>
      </w:r>
      <w:r>
        <w:t xml:space="preserve"> and...</w:t>
      </w:r>
    </w:p>
    <w:p w14:paraId="1441CBDD" w14:textId="77777777" w:rsidR="00555047" w:rsidRDefault="002E5D19">
      <w:pPr>
        <w:ind w:firstLine="440"/>
      </w:pPr>
      <w:r>
        <w:t>我亲爱的兰斯洛特，我一切都好，但我很确定亚瑟已经知道我们之间的事情</w:t>
      </w:r>
      <w:r>
        <w:t xml:space="preserve">…… </w:t>
      </w:r>
      <w:r>
        <w:t>嘘，你了解他，我也了解他。他为人光明磊落，我们都清楚他不会伤害任何人。可我们俩也都明白，我们的爱在卡美洛是被禁止的，是有罪的。而且我敢肯定，过不了几天，他就会把你送走，让我们分开，还有</w:t>
      </w:r>
      <w:r>
        <w:t>……</w:t>
      </w:r>
    </w:p>
    <w:p w14:paraId="3B36A285" w14:textId="77777777" w:rsidR="00555047" w:rsidRDefault="00555047">
      <w:pPr>
        <w:ind w:firstLine="440"/>
      </w:pPr>
    </w:p>
    <w:p w14:paraId="3A059BDD" w14:textId="77777777" w:rsidR="00555047" w:rsidRDefault="002E5D19">
      <w:pPr>
        <w:pStyle w:val="ad"/>
        <w:spacing w:after="62"/>
      </w:pPr>
      <w:r>
        <w:rPr>
          <w:rFonts w:hint="eastAsia"/>
        </w:rPr>
        <w:t>Lancelot</w:t>
      </w:r>
    </w:p>
    <w:p w14:paraId="04393512" w14:textId="77777777" w:rsidR="00555047" w:rsidRDefault="002E5D19">
      <w:pPr>
        <w:spacing w:afterLines="20" w:after="62"/>
        <w:ind w:firstLine="440"/>
      </w:pPr>
      <w:r>
        <w:t xml:space="preserve">And </w:t>
      </w:r>
      <w:r>
        <w:rPr>
          <w:rFonts w:hint="eastAsia"/>
        </w:rPr>
        <w:t xml:space="preserve">then </w:t>
      </w:r>
      <w:r>
        <w:t xml:space="preserve">you </w:t>
      </w:r>
      <w:r>
        <w:rPr>
          <w:rFonts w:hint="eastAsia"/>
        </w:rPr>
        <w:t xml:space="preserve">would </w:t>
      </w:r>
      <w:r>
        <w:t xml:space="preserve">remain </w:t>
      </w:r>
      <w:r>
        <w:rPr>
          <w:rFonts w:hint="eastAsia"/>
        </w:rPr>
        <w:t>Camelot</w:t>
      </w:r>
      <w:r>
        <w:t>’</w:t>
      </w:r>
      <w:r>
        <w:rPr>
          <w:rFonts w:hint="eastAsia"/>
        </w:rPr>
        <w:t>s</w:t>
      </w:r>
      <w:r>
        <w:t xml:space="preserve"> beloved Queen, my lady. I don't see </w:t>
      </w:r>
      <w:r>
        <w:rPr>
          <w:rFonts w:hint="eastAsia"/>
        </w:rPr>
        <w:t>how this could be</w:t>
      </w:r>
      <w:r>
        <w:t xml:space="preserve"> </w:t>
      </w:r>
      <w:r>
        <w:rPr>
          <w:rFonts w:hint="eastAsia"/>
        </w:rPr>
        <w:t xml:space="preserve">a </w:t>
      </w:r>
      <w:r>
        <w:t>bad</w:t>
      </w:r>
      <w:r>
        <w:rPr>
          <w:rFonts w:hint="eastAsia"/>
        </w:rPr>
        <w:t xml:space="preserve"> thing</w:t>
      </w:r>
      <w:r>
        <w:t>.</w:t>
      </w:r>
    </w:p>
    <w:p w14:paraId="21B5A777" w14:textId="77777777" w:rsidR="00555047" w:rsidRDefault="002E5D19">
      <w:pPr>
        <w:ind w:firstLine="440"/>
      </w:pPr>
      <w:r>
        <w:t>这样你就能继续做回备受爱戴的王后了，陛下</w:t>
      </w:r>
      <w:r>
        <w:t>……</w:t>
      </w:r>
      <w:r>
        <w:t>我没觉得这有什么不好。</w:t>
      </w:r>
    </w:p>
    <w:p w14:paraId="50E65559" w14:textId="77777777" w:rsidR="00555047" w:rsidRDefault="00555047">
      <w:pPr>
        <w:ind w:firstLine="440"/>
      </w:pPr>
    </w:p>
    <w:p w14:paraId="2F651E5C" w14:textId="77777777" w:rsidR="00555047" w:rsidRDefault="002E5D19">
      <w:pPr>
        <w:pStyle w:val="ad"/>
        <w:spacing w:after="62"/>
      </w:pPr>
      <w:r>
        <w:rPr>
          <w:rFonts w:hint="eastAsia"/>
        </w:rPr>
        <w:t>Guinevere</w:t>
      </w:r>
    </w:p>
    <w:p w14:paraId="554A7FE5" w14:textId="77777777" w:rsidR="00555047" w:rsidRDefault="002E5D19">
      <w:pPr>
        <w:ind w:firstLine="440"/>
      </w:pPr>
      <w:r>
        <w:t>You don't see</w:t>
      </w:r>
      <w:r>
        <w:rPr>
          <w:rFonts w:hint="eastAsia"/>
        </w:rPr>
        <w:t xml:space="preserve"> anything wrong with that</w:t>
      </w:r>
      <w:r>
        <w:t>?</w:t>
      </w:r>
    </w:p>
    <w:p w14:paraId="2619512E" w14:textId="77777777" w:rsidR="00555047" w:rsidRDefault="002E5D19">
      <w:pPr>
        <w:ind w:firstLine="440"/>
      </w:pPr>
      <w:r>
        <w:t>你没觉得这有什么不好？</w:t>
      </w:r>
    </w:p>
    <w:p w14:paraId="344C1526" w14:textId="77777777" w:rsidR="00555047" w:rsidRDefault="00555047">
      <w:pPr>
        <w:ind w:firstLine="440"/>
      </w:pPr>
    </w:p>
    <w:p w14:paraId="65D41890" w14:textId="77777777" w:rsidR="00555047" w:rsidRDefault="002E5D19">
      <w:pPr>
        <w:pStyle w:val="ad"/>
        <w:spacing w:after="62"/>
      </w:pPr>
      <w:r>
        <w:rPr>
          <w:rFonts w:hint="eastAsia"/>
        </w:rPr>
        <w:t>Lancelot</w:t>
      </w:r>
    </w:p>
    <w:p w14:paraId="14BF2A47" w14:textId="77777777" w:rsidR="00555047" w:rsidRDefault="002E5D19">
      <w:pPr>
        <w:ind w:firstLine="440"/>
      </w:pPr>
      <w:r>
        <w:t>I...</w:t>
      </w:r>
    </w:p>
    <w:p w14:paraId="04C590BB" w14:textId="77777777" w:rsidR="00555047" w:rsidRDefault="002E5D19">
      <w:pPr>
        <w:ind w:firstLine="440"/>
      </w:pPr>
      <w:r>
        <w:t>我</w:t>
      </w:r>
      <w:r>
        <w:t>……</w:t>
      </w:r>
    </w:p>
    <w:p w14:paraId="2A4E0C7C" w14:textId="77777777" w:rsidR="00555047" w:rsidRDefault="00555047">
      <w:pPr>
        <w:ind w:firstLine="440"/>
      </w:pPr>
    </w:p>
    <w:p w14:paraId="0F41AD84" w14:textId="77777777" w:rsidR="00555047" w:rsidRDefault="002E5D19">
      <w:pPr>
        <w:pStyle w:val="ad"/>
        <w:spacing w:after="62"/>
      </w:pPr>
      <w:r>
        <w:rPr>
          <w:rFonts w:hint="eastAsia"/>
        </w:rPr>
        <w:t>Guinevere</w:t>
      </w:r>
    </w:p>
    <w:p w14:paraId="65AA6AD5" w14:textId="77777777" w:rsidR="00555047" w:rsidRDefault="002E5D19">
      <w:pPr>
        <w:ind w:firstLine="440"/>
      </w:pPr>
      <w:r>
        <w:t>What if I sa</w:t>
      </w:r>
      <w:r>
        <w:rPr>
          <w:rFonts w:hint="eastAsia"/>
        </w:rPr>
        <w:t>id</w:t>
      </w:r>
      <w:r>
        <w:t xml:space="preserve">, I </w:t>
      </w:r>
      <w:r>
        <w:rPr>
          <w:rFonts w:hint="eastAsia"/>
        </w:rPr>
        <w:t xml:space="preserve">could </w:t>
      </w:r>
      <w:r>
        <w:t>not live without you?</w:t>
      </w:r>
    </w:p>
    <w:p w14:paraId="55D14AF7" w14:textId="77777777" w:rsidR="00555047" w:rsidRDefault="002E5D19">
      <w:pPr>
        <w:ind w:firstLine="440"/>
      </w:pPr>
      <w:r>
        <w:t>可如果我说，没有你，我活不下去呢？</w:t>
      </w:r>
    </w:p>
    <w:p w14:paraId="5935BA8C" w14:textId="77777777" w:rsidR="00555047" w:rsidRDefault="00555047">
      <w:pPr>
        <w:ind w:firstLine="440"/>
      </w:pPr>
    </w:p>
    <w:p w14:paraId="7D427E5F" w14:textId="77777777" w:rsidR="00555047" w:rsidRDefault="002E5D19">
      <w:pPr>
        <w:pStyle w:val="ad"/>
        <w:spacing w:after="62"/>
      </w:pPr>
      <w:r>
        <w:rPr>
          <w:rFonts w:hint="eastAsia"/>
        </w:rPr>
        <w:t>Lancelot</w:t>
      </w:r>
    </w:p>
    <w:p w14:paraId="7AF709D4" w14:textId="77777777" w:rsidR="00555047" w:rsidRDefault="002E5D19">
      <w:pPr>
        <w:ind w:firstLine="440"/>
      </w:pPr>
      <w:r>
        <w:t xml:space="preserve">No, Guinevere! </w:t>
      </w:r>
      <w:r>
        <w:rPr>
          <w:rFonts w:hint="eastAsia"/>
        </w:rPr>
        <w:t>D</w:t>
      </w:r>
      <w:r>
        <w:t>o</w:t>
      </w:r>
      <w:r>
        <w:rPr>
          <w:rFonts w:hint="eastAsia"/>
        </w:rPr>
        <w:t>n</w:t>
      </w:r>
      <w:r>
        <w:t>’</w:t>
      </w:r>
      <w:r>
        <w:rPr>
          <w:rFonts w:hint="eastAsia"/>
        </w:rPr>
        <w:t>t</w:t>
      </w:r>
      <w:r>
        <w:t>...</w:t>
      </w:r>
    </w:p>
    <w:p w14:paraId="72410C03" w14:textId="77777777" w:rsidR="00555047" w:rsidRDefault="002E5D19">
      <w:pPr>
        <w:ind w:firstLine="440"/>
      </w:pPr>
      <w:r>
        <w:t>不，桂妮薇儿！不要</w:t>
      </w:r>
      <w:r>
        <w:t>……</w:t>
      </w:r>
    </w:p>
    <w:p w14:paraId="4476D4FD" w14:textId="77777777" w:rsidR="00555047" w:rsidRDefault="00555047">
      <w:pPr>
        <w:ind w:firstLine="440"/>
      </w:pPr>
    </w:p>
    <w:p w14:paraId="1DD5B82B" w14:textId="77777777" w:rsidR="00555047" w:rsidRDefault="002E5D19">
      <w:pPr>
        <w:pStyle w:val="ad"/>
        <w:spacing w:after="62"/>
      </w:pPr>
      <w:r>
        <w:rPr>
          <w:rFonts w:hint="eastAsia"/>
        </w:rPr>
        <w:t>Guinevere</w:t>
      </w:r>
    </w:p>
    <w:p w14:paraId="2B06FD53" w14:textId="77777777" w:rsidR="00555047" w:rsidRDefault="002E5D19">
      <w:pPr>
        <w:spacing w:afterLines="20" w:after="62"/>
        <w:ind w:firstLine="440"/>
      </w:pPr>
      <w:r>
        <w:t xml:space="preserve">You think I can live </w:t>
      </w:r>
      <w:r>
        <w:rPr>
          <w:rFonts w:hint="eastAsia"/>
        </w:rPr>
        <w:t>here without you</w:t>
      </w:r>
      <w:r>
        <w:t xml:space="preserve">? </w:t>
      </w:r>
      <w:r>
        <w:rPr>
          <w:rFonts w:hint="eastAsia"/>
        </w:rPr>
        <w:t>That</w:t>
      </w:r>
      <w:r>
        <w:t xml:space="preserve"> you can leave</w:t>
      </w:r>
      <w:r>
        <w:rPr>
          <w:rFonts w:hint="eastAsia"/>
        </w:rPr>
        <w:t xml:space="preserve"> here</w:t>
      </w:r>
      <w:r>
        <w:t xml:space="preserve">, Lancelot? </w:t>
      </w:r>
      <w:r>
        <w:rPr>
          <w:rFonts w:hint="eastAsia"/>
        </w:rPr>
        <w:t>Do you really believe that</w:t>
      </w:r>
      <w:r>
        <w:t>?</w:t>
      </w:r>
    </w:p>
    <w:p w14:paraId="4631195E" w14:textId="77777777" w:rsidR="00555047" w:rsidRDefault="002E5D19">
      <w:pPr>
        <w:ind w:firstLine="440"/>
      </w:pPr>
      <w:r>
        <w:t>你觉得我能一个人活下去？还是你觉得你能就这样离开，兰斯洛特？你真的能吗？</w:t>
      </w:r>
    </w:p>
    <w:p w14:paraId="64A6F82C" w14:textId="77777777" w:rsidR="00555047" w:rsidRDefault="00555047">
      <w:pPr>
        <w:ind w:firstLine="440"/>
        <w:rPr>
          <w:ins w:id="1472" w:author="Z Richard" w:date="2026-04-23T17:04:00Z" w16du:dateUtc="2026-04-23T09:04:00Z"/>
        </w:rPr>
      </w:pPr>
    </w:p>
    <w:p w14:paraId="67A841A4" w14:textId="77777777" w:rsidR="00FF4139" w:rsidRPr="00761E8A" w:rsidRDefault="00FF4139" w:rsidP="00FF4139">
      <w:pPr>
        <w:ind w:firstLineChars="0" w:firstLine="0"/>
        <w:rPr>
          <w:ins w:id="1473" w:author="Z Richard" w:date="2026-04-24T02:16:00Z" w16du:dateUtc="2026-04-23T18:16:00Z"/>
        </w:rPr>
      </w:pPr>
      <w:ins w:id="1474" w:author="Z Richard" w:date="2026-04-24T02:16:00Z" w16du:dateUtc="2026-04-23T18:16:00Z">
        <w:r>
          <w:rPr>
            <w:rFonts w:ascii="Consolas" w:hAnsi="Consolas" w:hint="eastAsia"/>
            <w:b/>
            <w:highlight w:val="green"/>
          </w:rPr>
          <w:t>伴奏</w:t>
        </w:r>
        <w:r>
          <w:rPr>
            <w:rFonts w:ascii="Consolas" w:hAnsi="Consolas" w:hint="eastAsia"/>
            <w:b/>
            <w:highlight w:val="green"/>
          </w:rPr>
          <w:t xml:space="preserve">Up </w:t>
        </w:r>
        <w:r>
          <w:rPr>
            <w:rFonts w:ascii="Consolas" w:hAnsi="Consolas" w:hint="eastAsia"/>
            <w:b/>
            <w:highlight w:val="green"/>
          </w:rPr>
          <w:t>额外加</w:t>
        </w:r>
        <w:r>
          <w:rPr>
            <w:rFonts w:ascii="Consolas" w:hAnsi="Consolas" w:hint="eastAsia"/>
            <w:b/>
            <w:highlight w:val="green"/>
          </w:rPr>
          <w:t>3-4</w:t>
        </w:r>
        <w:r w:rsidRPr="00761E8A">
          <w:rPr>
            <w:rFonts w:ascii="Consolas" w:hAnsi="Consolas"/>
            <w:b/>
            <w:highlight w:val="green"/>
          </w:rPr>
          <w:t>db</w:t>
        </w:r>
      </w:ins>
    </w:p>
    <w:p w14:paraId="453B8EC6" w14:textId="77777777" w:rsidR="00933140" w:rsidRDefault="00933140">
      <w:pPr>
        <w:ind w:firstLineChars="0" w:firstLine="0"/>
        <w:pPrChange w:id="1475" w:author="Z Richard" w:date="2026-04-24T02:16:00Z" w16du:dateUtc="2026-04-23T18:16:00Z">
          <w:pPr>
            <w:ind w:firstLine="440"/>
          </w:pPr>
        </w:pPrChange>
      </w:pPr>
    </w:p>
    <w:p w14:paraId="748BA5B2" w14:textId="77777777" w:rsidR="00555047" w:rsidRDefault="002E5D19">
      <w:pPr>
        <w:pStyle w:val="ad"/>
        <w:spacing w:after="62"/>
      </w:pPr>
      <w:r>
        <w:rPr>
          <w:rFonts w:hint="eastAsia"/>
        </w:rPr>
        <w:t>Lancelot</w:t>
      </w:r>
    </w:p>
    <w:p w14:paraId="2C608537" w14:textId="77777777" w:rsidR="00555047" w:rsidRDefault="002E5D19">
      <w:pPr>
        <w:pStyle w:val="ae"/>
        <w:ind w:firstLine="440"/>
      </w:pPr>
      <w:r>
        <w:t>Soon will come the days without you, emptiness fills in.</w:t>
      </w:r>
    </w:p>
    <w:p w14:paraId="0DE36A06" w14:textId="77777777" w:rsidR="00555047" w:rsidRDefault="002E5D19">
      <w:pPr>
        <w:pStyle w:val="ae"/>
        <w:ind w:firstLine="440"/>
      </w:pPr>
      <w:r>
        <w:rPr>
          <w:rFonts w:hint="eastAsia"/>
        </w:rPr>
        <w:t>远去之日即将来临，不再有你陪伴，</w:t>
      </w:r>
      <w:r>
        <w:t>心房将被空虚填满</w:t>
      </w:r>
    </w:p>
    <w:p w14:paraId="68670FE4" w14:textId="77777777" w:rsidR="00555047" w:rsidRDefault="002E5D19">
      <w:pPr>
        <w:pStyle w:val="ae"/>
        <w:ind w:firstLine="440"/>
      </w:pPr>
      <w:r>
        <w:t>And act as if, pretend as if, and,</w:t>
      </w:r>
    </w:p>
    <w:p w14:paraId="54D98202" w14:textId="77777777" w:rsidR="00555047" w:rsidRDefault="002E5D19">
      <w:pPr>
        <w:pStyle w:val="ae"/>
        <w:ind w:firstLine="440"/>
      </w:pPr>
      <w:r>
        <w:rPr>
          <w:rFonts w:hint="eastAsia"/>
        </w:rPr>
        <w:lastRenderedPageBreak/>
        <w:t>我</w:t>
      </w:r>
      <w:r>
        <w:t>只能强装镇定，故作坦然，可是</w:t>
      </w:r>
      <w:r>
        <w:t>……</w:t>
      </w:r>
    </w:p>
    <w:p w14:paraId="375D5AF2" w14:textId="77777777" w:rsidR="00555047" w:rsidRDefault="00555047">
      <w:pPr>
        <w:ind w:firstLine="440"/>
      </w:pPr>
    </w:p>
    <w:p w14:paraId="1376D60D" w14:textId="77777777" w:rsidR="00555047" w:rsidRDefault="002E5D19">
      <w:pPr>
        <w:pStyle w:val="ad"/>
        <w:spacing w:after="62"/>
      </w:pPr>
      <w:r>
        <w:rPr>
          <w:rFonts w:hint="eastAsia"/>
        </w:rPr>
        <w:t>Guinevere</w:t>
      </w:r>
    </w:p>
    <w:p w14:paraId="50FE65EC" w14:textId="77777777" w:rsidR="00555047" w:rsidRDefault="002E5D19">
      <w:pPr>
        <w:pStyle w:val="ae"/>
        <w:ind w:firstLine="440"/>
      </w:pPr>
      <w:r>
        <w:t>For all the times that’s left in my life, throw away my heart.</w:t>
      </w:r>
    </w:p>
    <w:p w14:paraId="4A98E739" w14:textId="77777777" w:rsidR="00555047" w:rsidRDefault="002E5D19">
      <w:pPr>
        <w:pStyle w:val="ae"/>
        <w:ind w:firstLine="440"/>
      </w:pPr>
      <w:r>
        <w:rPr>
          <w:rFonts w:hint="eastAsia"/>
        </w:rPr>
        <w:t>要在</w:t>
      </w:r>
      <w:r>
        <w:t>余生仅剩的时光里，收起</w:t>
      </w:r>
      <w:r>
        <w:rPr>
          <w:rFonts w:hint="eastAsia"/>
        </w:rPr>
        <w:t>一颗</w:t>
      </w:r>
      <w:r>
        <w:t>真心</w:t>
      </w:r>
    </w:p>
    <w:p w14:paraId="66EB6366" w14:textId="77777777" w:rsidR="00555047" w:rsidRDefault="002E5D19">
      <w:pPr>
        <w:pStyle w:val="ae"/>
        <w:ind w:firstLine="440"/>
      </w:pPr>
      <w:r>
        <w:t>And live like this, remain like this</w:t>
      </w:r>
      <w:r>
        <w:rPr>
          <w:rFonts w:hint="eastAsia"/>
        </w:rPr>
        <w:t>?</w:t>
      </w:r>
    </w:p>
    <w:p w14:paraId="6F513D42" w14:textId="77777777" w:rsidR="00555047" w:rsidRDefault="002E5D19">
      <w:pPr>
        <w:pStyle w:val="ae"/>
        <w:ind w:firstLine="440"/>
      </w:pPr>
      <w:r>
        <w:t>就这样麻木地活着</w:t>
      </w:r>
      <w:r>
        <w:rPr>
          <w:rFonts w:hint="eastAsia"/>
        </w:rPr>
        <w:t>吗</w:t>
      </w:r>
      <w:r>
        <w:t>，就这样一直伪装下去</w:t>
      </w:r>
      <w:r>
        <w:rPr>
          <w:rFonts w:hint="eastAsia"/>
        </w:rPr>
        <w:t>吗</w:t>
      </w:r>
    </w:p>
    <w:p w14:paraId="1AA7FAD3" w14:textId="77777777" w:rsidR="00555047" w:rsidRDefault="00555047">
      <w:pPr>
        <w:ind w:firstLine="440"/>
      </w:pPr>
    </w:p>
    <w:p w14:paraId="394E2F38" w14:textId="77777777" w:rsidR="00555047" w:rsidRDefault="002E5D19">
      <w:pPr>
        <w:pStyle w:val="ad"/>
        <w:spacing w:after="62"/>
      </w:pPr>
      <w:r>
        <w:t>Guinevere/</w:t>
      </w:r>
      <w:r>
        <w:rPr>
          <w:rFonts w:hint="eastAsia"/>
        </w:rPr>
        <w:t>Lancelot</w:t>
      </w:r>
    </w:p>
    <w:p w14:paraId="07764486" w14:textId="77777777" w:rsidR="00555047" w:rsidRDefault="002E5D19">
      <w:pPr>
        <w:pStyle w:val="ae"/>
        <w:ind w:firstLine="440"/>
      </w:pPr>
      <w:r>
        <w:t>Hide our tears and smile and claim that we can be like this</w:t>
      </w:r>
    </w:p>
    <w:p w14:paraId="5F2F7F9A" w14:textId="77777777" w:rsidR="00555047" w:rsidRDefault="002E5D19">
      <w:pPr>
        <w:pStyle w:val="ae"/>
        <w:ind w:firstLine="440"/>
      </w:pPr>
      <w:r>
        <w:rPr>
          <w:rFonts w:hint="eastAsia"/>
        </w:rPr>
        <w:t>是否要</w:t>
      </w:r>
      <w:r>
        <w:t>藏起泪水，强颜欢笑，谎称我们能承受这样的结局</w:t>
      </w:r>
    </w:p>
    <w:p w14:paraId="3C3F1641" w14:textId="77777777" w:rsidR="00555047" w:rsidRDefault="002E5D19">
      <w:pPr>
        <w:pStyle w:val="ae"/>
        <w:ind w:firstLine="440"/>
      </w:pPr>
      <w:r>
        <w:t>Endure like this, till die like this</w:t>
      </w:r>
      <w:r>
        <w:rPr>
          <w:rFonts w:hint="eastAsia"/>
        </w:rPr>
        <w:t>?</w:t>
      </w:r>
    </w:p>
    <w:p w14:paraId="5B459740" w14:textId="77777777" w:rsidR="00555047" w:rsidRDefault="002E5D19">
      <w:pPr>
        <w:pStyle w:val="ae"/>
        <w:ind w:firstLine="440"/>
      </w:pPr>
      <w:r>
        <w:rPr>
          <w:rFonts w:hint="eastAsia"/>
        </w:rPr>
        <w:t>——</w:t>
      </w:r>
      <w:r>
        <w:t>就这样忍耐，直到生命终结</w:t>
      </w:r>
      <w:r>
        <w:rPr>
          <w:rFonts w:hint="eastAsia"/>
        </w:rPr>
        <w:t>?</w:t>
      </w:r>
    </w:p>
    <w:p w14:paraId="17C851B6" w14:textId="77777777" w:rsidR="00555047" w:rsidRDefault="00555047">
      <w:pPr>
        <w:ind w:firstLine="440"/>
      </w:pPr>
    </w:p>
    <w:p w14:paraId="7AF37653" w14:textId="77777777" w:rsidR="00555047" w:rsidRDefault="002E5D19">
      <w:pPr>
        <w:pStyle w:val="ae"/>
        <w:ind w:firstLine="440"/>
      </w:pPr>
      <w:r>
        <w:t>You have to act as if, pretend as if, willing to stay there in other arms.</w:t>
      </w:r>
    </w:p>
    <w:p w14:paraId="690F4BBB" w14:textId="77777777" w:rsidR="00555047" w:rsidRDefault="002E5D19">
      <w:pPr>
        <w:pStyle w:val="ae"/>
        <w:ind w:firstLine="440"/>
      </w:pPr>
      <w:r>
        <w:rPr>
          <w:rFonts w:hint="eastAsia"/>
        </w:rPr>
        <w:t>难道</w:t>
      </w:r>
      <w:r>
        <w:t>必须强装镇定，故作坦然，</w:t>
      </w:r>
      <w:r>
        <w:rPr>
          <w:rFonts w:hint="eastAsia"/>
        </w:rPr>
        <w:t>假装情</w:t>
      </w:r>
      <w:r>
        <w:t>愿依偎在别人怀中</w:t>
      </w:r>
    </w:p>
    <w:p w14:paraId="0AD92F43" w14:textId="77777777" w:rsidR="00555047" w:rsidRDefault="002E5D19">
      <w:pPr>
        <w:pStyle w:val="ae"/>
        <w:ind w:firstLine="440"/>
      </w:pPr>
      <w:r>
        <w:t>And live like this, and fake like this: I’ve had all my happiness.</w:t>
      </w:r>
    </w:p>
    <w:p w14:paraId="48F6C726" w14:textId="77777777" w:rsidR="00555047" w:rsidRDefault="002E5D19">
      <w:pPr>
        <w:pStyle w:val="ae"/>
        <w:ind w:firstLine="440"/>
      </w:pPr>
      <w:r>
        <w:t>就这样活着，就这样伪装：</w:t>
      </w:r>
      <w:r>
        <w:rPr>
          <w:rFonts w:hint="eastAsia"/>
        </w:rPr>
        <w:t>装作</w:t>
      </w:r>
      <w:r>
        <w:t>我的幸福早已圆满</w:t>
      </w:r>
    </w:p>
    <w:p w14:paraId="3E42E448" w14:textId="77777777" w:rsidR="00555047" w:rsidRDefault="00555047">
      <w:pPr>
        <w:ind w:firstLine="440"/>
      </w:pPr>
    </w:p>
    <w:p w14:paraId="273C7214" w14:textId="77777777" w:rsidR="00555047" w:rsidRDefault="002E5D19">
      <w:pPr>
        <w:pStyle w:val="ad"/>
        <w:spacing w:after="62"/>
      </w:pPr>
      <w:r>
        <w:rPr>
          <w:rFonts w:hint="eastAsia"/>
        </w:rPr>
        <w:t>Guinevere</w:t>
      </w:r>
    </w:p>
    <w:p w14:paraId="54F12D86" w14:textId="77777777" w:rsidR="00555047" w:rsidRDefault="002E5D19">
      <w:pPr>
        <w:spacing w:afterLines="20" w:after="62"/>
        <w:ind w:firstLine="440"/>
      </w:pPr>
      <w:r>
        <w:t>I know</w:t>
      </w:r>
      <w:r>
        <w:rPr>
          <w:rFonts w:hint="eastAsia"/>
        </w:rPr>
        <w:t xml:space="preserve"> this is Morgana</w:t>
      </w:r>
      <w:r>
        <w:t>’</w:t>
      </w:r>
      <w:r>
        <w:rPr>
          <w:rFonts w:hint="eastAsia"/>
        </w:rPr>
        <w:t>s doing</w:t>
      </w:r>
      <w:r>
        <w:t xml:space="preserve">. </w:t>
      </w:r>
      <w:r>
        <w:rPr>
          <w:rFonts w:hint="eastAsia"/>
        </w:rPr>
        <w:t>That</w:t>
      </w:r>
      <w:r>
        <w:t xml:space="preserve"> </w:t>
      </w:r>
      <w:r>
        <w:rPr>
          <w:rFonts w:hint="eastAsia"/>
        </w:rPr>
        <w:t>they</w:t>
      </w:r>
      <w:r>
        <w:t xml:space="preserve"> are coming</w:t>
      </w:r>
      <w:r>
        <w:rPr>
          <w:rFonts w:hint="eastAsia"/>
        </w:rPr>
        <w:t xml:space="preserve"> </w:t>
      </w:r>
      <w:r>
        <w:t xml:space="preserve">to </w:t>
      </w:r>
      <w:r>
        <w:rPr>
          <w:rFonts w:hint="eastAsia"/>
        </w:rPr>
        <w:t>expose our affair</w:t>
      </w:r>
      <w:r>
        <w:t>...</w:t>
      </w:r>
    </w:p>
    <w:p w14:paraId="436C59BA" w14:textId="77777777" w:rsidR="00555047" w:rsidRDefault="002E5D19">
      <w:pPr>
        <w:ind w:firstLine="440"/>
      </w:pPr>
      <w:r>
        <w:t>我知道这都是莫甘娜的阴谋。我也知道，人们很快就会找来，去追查真相，去揭发这段私情</w:t>
      </w:r>
      <w:r>
        <w:t>……</w:t>
      </w:r>
    </w:p>
    <w:p w14:paraId="2EBB0B90" w14:textId="77777777" w:rsidR="00555047" w:rsidRDefault="00555047">
      <w:pPr>
        <w:ind w:firstLine="440"/>
      </w:pPr>
    </w:p>
    <w:p w14:paraId="58B768BB" w14:textId="77777777" w:rsidR="00555047" w:rsidRDefault="002E5D19">
      <w:pPr>
        <w:pStyle w:val="ad"/>
        <w:spacing w:after="62"/>
      </w:pPr>
      <w:r>
        <w:rPr>
          <w:rFonts w:hint="eastAsia"/>
        </w:rPr>
        <w:t>Lancelot</w:t>
      </w:r>
    </w:p>
    <w:p w14:paraId="0F39AA79" w14:textId="77777777" w:rsidR="00555047" w:rsidRDefault="002E5D19">
      <w:pPr>
        <w:spacing w:afterLines="20" w:after="62"/>
        <w:ind w:firstLine="440"/>
      </w:pPr>
      <w:r>
        <w:t>I know it</w:t>
      </w:r>
      <w:r>
        <w:rPr>
          <w:rFonts w:hint="eastAsia"/>
        </w:rPr>
        <w:t>,</w:t>
      </w:r>
      <w:r>
        <w:t xml:space="preserve"> too. We both knew </w:t>
      </w:r>
      <w:r>
        <w:rPr>
          <w:rFonts w:hint="eastAsia"/>
        </w:rPr>
        <w:t>in our hearts that this moment would come</w:t>
      </w:r>
      <w:r>
        <w:t xml:space="preserve">, and yet willingly rushing to an afterlife in which we can finally be together in peace. </w:t>
      </w:r>
    </w:p>
    <w:p w14:paraId="324DA3F2" w14:textId="77777777" w:rsidR="00555047" w:rsidRDefault="002E5D19">
      <w:pPr>
        <w:ind w:firstLine="440"/>
      </w:pPr>
      <w:r>
        <w:t>我也知道。我们心里都清楚，可还是走到了这一步。只因为</w:t>
      </w:r>
      <w:r>
        <w:t xml:space="preserve">…… </w:t>
      </w:r>
      <w:r>
        <w:t>因为我们宁愿奔赴来生，也不愿再这样伪装下去。</w:t>
      </w:r>
    </w:p>
    <w:p w14:paraId="67975966" w14:textId="77777777" w:rsidR="00555047" w:rsidRDefault="00555047">
      <w:pPr>
        <w:ind w:firstLine="440"/>
      </w:pPr>
    </w:p>
    <w:p w14:paraId="344D79C5" w14:textId="77777777" w:rsidR="00555047" w:rsidRDefault="002E5D19">
      <w:pPr>
        <w:pStyle w:val="ad"/>
        <w:spacing w:after="62"/>
      </w:pPr>
      <w:r>
        <w:rPr>
          <w:rFonts w:hint="eastAsia"/>
        </w:rPr>
        <w:t>Guinevere</w:t>
      </w:r>
    </w:p>
    <w:p w14:paraId="1B453AA2" w14:textId="77777777" w:rsidR="00555047" w:rsidRDefault="002E5D19">
      <w:pPr>
        <w:ind w:firstLine="440"/>
      </w:pPr>
      <w:r>
        <w:t>Lancelot...</w:t>
      </w:r>
    </w:p>
    <w:p w14:paraId="49E717F1" w14:textId="77777777" w:rsidR="00555047" w:rsidRDefault="002E5D19">
      <w:pPr>
        <w:ind w:firstLine="440"/>
      </w:pPr>
      <w:r>
        <w:rPr>
          <w:rFonts w:hint="eastAsia"/>
        </w:rPr>
        <w:t>兰斯洛特</w:t>
      </w:r>
      <w:r>
        <w:t>……</w:t>
      </w:r>
    </w:p>
    <w:p w14:paraId="418E5024" w14:textId="77777777" w:rsidR="00555047" w:rsidRDefault="00555047">
      <w:pPr>
        <w:ind w:firstLine="440"/>
      </w:pPr>
    </w:p>
    <w:p w14:paraId="0BA55BE2" w14:textId="77777777" w:rsidR="00555047" w:rsidRDefault="002E5D19">
      <w:pPr>
        <w:pStyle w:val="ad"/>
        <w:spacing w:after="62"/>
      </w:pPr>
      <w:r>
        <w:rPr>
          <w:rFonts w:hint="eastAsia"/>
        </w:rPr>
        <w:t>Guinevere</w:t>
      </w:r>
    </w:p>
    <w:p w14:paraId="61C2A8AB" w14:textId="77777777" w:rsidR="00555047" w:rsidRDefault="002E5D19">
      <w:pPr>
        <w:pStyle w:val="ae"/>
        <w:ind w:firstLine="440"/>
      </w:pPr>
      <w:r>
        <w:t>Say you know my heart is so true</w:t>
      </w:r>
    </w:p>
    <w:p w14:paraId="03CD9179" w14:textId="77777777" w:rsidR="00555047" w:rsidRDefault="002E5D19">
      <w:pPr>
        <w:pStyle w:val="ae"/>
        <w:ind w:firstLine="440"/>
      </w:pPr>
      <w:r>
        <w:t>说你懂我的真心，始终如一</w:t>
      </w:r>
    </w:p>
    <w:p w14:paraId="00529146" w14:textId="77777777" w:rsidR="00555047" w:rsidRDefault="002E5D19">
      <w:pPr>
        <w:pStyle w:val="ae"/>
        <w:ind w:firstLine="440"/>
      </w:pPr>
      <w:r>
        <w:t>My soul for you has no detour, incurable, incapable, impeccable.</w:t>
      </w:r>
    </w:p>
    <w:p w14:paraId="7A9BD463" w14:textId="77777777" w:rsidR="00555047" w:rsidRDefault="002E5D19">
      <w:pPr>
        <w:pStyle w:val="ae"/>
        <w:ind w:firstLine="440"/>
      </w:pPr>
      <w:r>
        <w:t>我的灵魂为你一往无前，无可救药，义无反顾，纯粹无瑕</w:t>
      </w:r>
    </w:p>
    <w:p w14:paraId="472FCF61" w14:textId="77777777" w:rsidR="00555047" w:rsidRDefault="00555047">
      <w:pPr>
        <w:ind w:firstLine="440"/>
      </w:pPr>
    </w:p>
    <w:p w14:paraId="10339661" w14:textId="77777777" w:rsidR="00555047" w:rsidRDefault="002E5D19">
      <w:pPr>
        <w:pStyle w:val="ad"/>
        <w:spacing w:after="62"/>
      </w:pPr>
      <w:r>
        <w:rPr>
          <w:rFonts w:hint="eastAsia"/>
        </w:rPr>
        <w:t>Lancelot</w:t>
      </w:r>
    </w:p>
    <w:p w14:paraId="261CCE6C" w14:textId="77777777" w:rsidR="00555047" w:rsidRDefault="002E5D19">
      <w:pPr>
        <w:pStyle w:val="ae"/>
        <w:ind w:firstLine="440"/>
      </w:pPr>
      <w:r>
        <w:t>Say you’re here till the end of the time</w:t>
      </w:r>
    </w:p>
    <w:p w14:paraId="3A27CE24" w14:textId="77777777" w:rsidR="00555047" w:rsidRDefault="002E5D19">
      <w:pPr>
        <w:pStyle w:val="ae"/>
        <w:ind w:firstLine="440"/>
      </w:pPr>
      <w:r>
        <w:lastRenderedPageBreak/>
        <w:t>说你会陪我直到生命尽头</w:t>
      </w:r>
    </w:p>
    <w:p w14:paraId="241C0ACE" w14:textId="77777777" w:rsidR="00555047" w:rsidRDefault="002E5D19">
      <w:pPr>
        <w:ind w:firstLineChars="0" w:firstLine="0"/>
        <w:pPrChange w:id="1476" w:author="Z Richard" w:date="2026-04-23T17:04:00Z" w16du:dateUtc="2026-04-23T09:04:00Z">
          <w:pPr>
            <w:ind w:firstLine="440"/>
          </w:pPr>
        </w:pPrChange>
      </w:pPr>
      <w:del w:id="1477" w:author="Z Richard" w:date="2026-04-23T17:04:00Z" w16du:dateUtc="2026-04-23T09:04:00Z">
        <w:r w:rsidDel="0049291A">
          <w:br w:type="page"/>
        </w:r>
      </w:del>
    </w:p>
    <w:p w14:paraId="62D73E80" w14:textId="77777777" w:rsidR="00555047" w:rsidRDefault="002E5D19">
      <w:pPr>
        <w:pStyle w:val="ae"/>
        <w:ind w:firstLine="440"/>
      </w:pPr>
      <w:r>
        <w:t>My soul for you compose’ the rhymes</w:t>
      </w:r>
    </w:p>
    <w:p w14:paraId="7685A125" w14:textId="77777777" w:rsidR="00555047" w:rsidRDefault="002E5D19">
      <w:pPr>
        <w:pStyle w:val="ae"/>
        <w:ind w:firstLine="440"/>
      </w:pPr>
      <w:r>
        <w:t>我的灵魂将为你谱写最华美的乐章</w:t>
      </w:r>
    </w:p>
    <w:p w14:paraId="7F83F0D0" w14:textId="77777777" w:rsidR="00555047" w:rsidRDefault="00555047">
      <w:pPr>
        <w:ind w:firstLine="440"/>
      </w:pPr>
    </w:p>
    <w:p w14:paraId="03BA5CD1" w14:textId="77777777" w:rsidR="00555047" w:rsidRDefault="002E5D19">
      <w:pPr>
        <w:pStyle w:val="ad"/>
        <w:spacing w:after="62"/>
      </w:pPr>
      <w:r>
        <w:t>Guinevere/</w:t>
      </w:r>
      <w:r>
        <w:rPr>
          <w:rFonts w:hint="eastAsia"/>
        </w:rPr>
        <w:t>Lancelot</w:t>
      </w:r>
    </w:p>
    <w:p w14:paraId="1F877E24" w14:textId="77777777" w:rsidR="00555047" w:rsidRDefault="002E5D19">
      <w:pPr>
        <w:pStyle w:val="ae"/>
        <w:ind w:firstLine="440"/>
      </w:pPr>
      <w:r>
        <w:t>Love’s not a crime</w:t>
      </w:r>
    </w:p>
    <w:p w14:paraId="2BFEF81B" w14:textId="77777777" w:rsidR="00555047" w:rsidRDefault="002E5D19">
      <w:pPr>
        <w:pStyle w:val="ae"/>
        <w:ind w:firstLine="440"/>
      </w:pPr>
      <w:r>
        <w:t>真爱无罪</w:t>
      </w:r>
    </w:p>
    <w:p w14:paraId="2B4C3E17" w14:textId="77777777" w:rsidR="001F36FA" w:rsidRDefault="001F36FA" w:rsidP="001F36FA">
      <w:pPr>
        <w:ind w:firstLineChars="0" w:firstLine="0"/>
        <w:rPr>
          <w:ins w:id="1478" w:author="Z Richard" w:date="2026-04-24T02:16:00Z" w16du:dateUtc="2026-04-23T18:16:00Z"/>
          <w:rFonts w:ascii="Consolas" w:hAnsi="Consolas"/>
          <w:b/>
          <w:highlight w:val="green"/>
        </w:rPr>
      </w:pPr>
    </w:p>
    <w:p w14:paraId="31C0F0AB" w14:textId="6FD6201E" w:rsidR="001F36FA" w:rsidRPr="00761E8A" w:rsidRDefault="001F36FA" w:rsidP="001F36FA">
      <w:pPr>
        <w:ind w:firstLineChars="0" w:firstLine="0"/>
        <w:rPr>
          <w:ins w:id="1479" w:author="Z Richard" w:date="2026-04-24T02:16:00Z" w16du:dateUtc="2026-04-23T18:16:00Z"/>
        </w:rPr>
      </w:pPr>
      <w:ins w:id="1480" w:author="Z Richard" w:date="2026-04-24T02:16:00Z" w16du:dateUtc="2026-04-23T18:16:00Z">
        <w:r>
          <w:rPr>
            <w:rFonts w:ascii="Consolas" w:hAnsi="Consolas" w:hint="eastAsia"/>
            <w:b/>
            <w:highlight w:val="green"/>
          </w:rPr>
          <w:t>伴奏</w:t>
        </w:r>
        <w:r w:rsidR="00A20473">
          <w:rPr>
            <w:rFonts w:ascii="Consolas" w:hAnsi="Consolas" w:hint="eastAsia"/>
            <w:b/>
            <w:highlight w:val="green"/>
          </w:rPr>
          <w:t xml:space="preserve"> </w:t>
        </w:r>
        <w:r w:rsidR="00A20473">
          <w:rPr>
            <w:rFonts w:ascii="Consolas" w:hAnsi="Consolas" w:hint="eastAsia"/>
            <w:b/>
            <w:highlight w:val="green"/>
          </w:rPr>
          <w:t>再加</w:t>
        </w:r>
        <w:r w:rsidR="00A20473">
          <w:rPr>
            <w:rFonts w:ascii="Consolas" w:hAnsi="Consolas" w:hint="eastAsia"/>
            <w:b/>
            <w:highlight w:val="green"/>
          </w:rPr>
          <w:t xml:space="preserve"> 1d</w:t>
        </w:r>
        <w:r w:rsidR="00A20473" w:rsidRPr="00232FA0">
          <w:rPr>
            <w:rFonts w:ascii="Consolas" w:hAnsi="Consolas"/>
            <w:b/>
            <w:highlight w:val="green"/>
            <w:rPrChange w:id="1481" w:author="Z Richard" w:date="2026-04-24T02:16:00Z" w16du:dateUtc="2026-04-23T18:16:00Z">
              <w:rPr>
                <w:rFonts w:ascii="Consolas" w:hAnsi="Consolas"/>
                <w:b/>
              </w:rPr>
            </w:rPrChange>
          </w:rPr>
          <w:t>b</w:t>
        </w:r>
      </w:ins>
    </w:p>
    <w:p w14:paraId="6F80F328" w14:textId="77777777" w:rsidR="00555047" w:rsidRDefault="00555047">
      <w:pPr>
        <w:pStyle w:val="a3"/>
      </w:pPr>
    </w:p>
    <w:p w14:paraId="40FD2D15" w14:textId="77777777" w:rsidR="00555047" w:rsidRDefault="002E5D19">
      <w:pPr>
        <w:pStyle w:val="a3"/>
      </w:pPr>
      <w:r>
        <w:t>[</w:t>
      </w:r>
      <w:r>
        <w:rPr>
          <w:rFonts w:hint="eastAsia"/>
        </w:rPr>
        <w:t xml:space="preserve"> </w:t>
      </w:r>
      <w:r>
        <w:t>场景切换至</w:t>
      </w:r>
      <w:r>
        <w:t>Guinevere</w:t>
      </w:r>
      <w:r>
        <w:t>的房间</w:t>
      </w:r>
      <w:r>
        <w:rPr>
          <w:rFonts w:hint="eastAsia"/>
        </w:rPr>
        <w:t xml:space="preserve"> </w:t>
      </w:r>
      <w:r>
        <w:t>]</w:t>
      </w:r>
    </w:p>
    <w:p w14:paraId="4BB759AB" w14:textId="77777777" w:rsidR="00555047" w:rsidRDefault="00555047">
      <w:pPr>
        <w:ind w:firstLine="440"/>
      </w:pPr>
    </w:p>
    <w:p w14:paraId="53F7C332" w14:textId="77777777" w:rsidR="00555047" w:rsidRDefault="002E5D19">
      <w:pPr>
        <w:pStyle w:val="ad"/>
        <w:spacing w:after="62"/>
      </w:pPr>
      <w:r>
        <w:t>Guinevere/</w:t>
      </w:r>
      <w:r>
        <w:rPr>
          <w:rFonts w:hint="eastAsia"/>
        </w:rPr>
        <w:t>Lancelot</w:t>
      </w:r>
    </w:p>
    <w:p w14:paraId="63083957" w14:textId="77777777" w:rsidR="00555047" w:rsidRDefault="002E5D19">
      <w:pPr>
        <w:pStyle w:val="ae"/>
        <w:ind w:firstLine="440"/>
      </w:pPr>
      <w:r>
        <w:rPr>
          <w:rFonts w:hint="eastAsia"/>
        </w:rPr>
        <w:t>How can you</w:t>
      </w:r>
      <w:r>
        <w:t xml:space="preserve"> act as if, pretend as if, willing to stay there in other arms.</w:t>
      </w:r>
    </w:p>
    <w:p w14:paraId="4D8CB930" w14:textId="77777777" w:rsidR="00555047" w:rsidRDefault="002E5D19">
      <w:pPr>
        <w:pStyle w:val="ae"/>
        <w:ind w:firstLine="440"/>
      </w:pPr>
      <w:r>
        <w:rPr>
          <w:rFonts w:hint="eastAsia"/>
        </w:rPr>
        <w:t>怎能</w:t>
      </w:r>
      <w:r>
        <w:t>强装镇定，故作坦然，</w:t>
      </w:r>
      <w:r>
        <w:rPr>
          <w:rFonts w:hint="eastAsia"/>
        </w:rPr>
        <w:t>假装情</w:t>
      </w:r>
      <w:r>
        <w:t>愿依偎在别人怀中</w:t>
      </w:r>
    </w:p>
    <w:p w14:paraId="2AA94692" w14:textId="77777777" w:rsidR="00555047" w:rsidRDefault="002E5D19">
      <w:pPr>
        <w:pStyle w:val="ae"/>
        <w:ind w:firstLine="440"/>
      </w:pPr>
      <w:r>
        <w:t>And live like this, and fake like this: I’ve had all my happiness.</w:t>
      </w:r>
    </w:p>
    <w:p w14:paraId="3B052A9A" w14:textId="77777777" w:rsidR="00555047" w:rsidRDefault="002E5D19">
      <w:pPr>
        <w:pStyle w:val="ae"/>
        <w:ind w:firstLine="440"/>
      </w:pPr>
      <w:r>
        <w:rPr>
          <w:rFonts w:hint="eastAsia"/>
        </w:rPr>
        <w:t>怎能</w:t>
      </w:r>
      <w:r>
        <w:t>就这样活着，就这样伪装：</w:t>
      </w:r>
      <w:r>
        <w:rPr>
          <w:rFonts w:hint="eastAsia"/>
        </w:rPr>
        <w:t>装作</w:t>
      </w:r>
      <w:r>
        <w:t>我的幸福早已圆满</w:t>
      </w:r>
    </w:p>
    <w:p w14:paraId="50402E6F" w14:textId="77777777" w:rsidR="00555047" w:rsidRDefault="00555047">
      <w:pPr>
        <w:pStyle w:val="ae"/>
        <w:ind w:firstLine="440"/>
      </w:pPr>
    </w:p>
    <w:p w14:paraId="49424605" w14:textId="77777777" w:rsidR="00555047" w:rsidRDefault="002E5D19">
      <w:pPr>
        <w:pStyle w:val="ae"/>
        <w:ind w:firstLine="440"/>
      </w:pPr>
      <w:r>
        <w:rPr>
          <w:rFonts w:hint="eastAsia"/>
        </w:rPr>
        <w:t>Don't</w:t>
      </w:r>
      <w:r>
        <w:t xml:space="preserve"> act as if, pretend as if, we could wait till we meet in our next life.</w:t>
      </w:r>
    </w:p>
    <w:p w14:paraId="0E8504A9" w14:textId="77777777" w:rsidR="00555047" w:rsidRDefault="002E5D19">
      <w:pPr>
        <w:pStyle w:val="ae"/>
        <w:ind w:firstLine="440"/>
      </w:pPr>
      <w:r>
        <w:rPr>
          <w:rFonts w:hint="eastAsia"/>
        </w:rPr>
        <w:t>别装得我们能够</w:t>
      </w:r>
      <w:r>
        <w:t>强装镇定，故作坦然，</w:t>
      </w:r>
      <w:r>
        <w:rPr>
          <w:rFonts w:hint="eastAsia"/>
        </w:rPr>
        <w:t>等到</w:t>
      </w:r>
      <w:r>
        <w:t>来生再</w:t>
      </w:r>
      <w:r>
        <w:rPr>
          <w:rFonts w:hint="eastAsia"/>
        </w:rPr>
        <w:t>彼此相约</w:t>
      </w:r>
    </w:p>
    <w:p w14:paraId="20108EE1" w14:textId="77777777" w:rsidR="00555047" w:rsidRDefault="002E5D19">
      <w:pPr>
        <w:pStyle w:val="ae"/>
        <w:ind w:firstLine="440"/>
      </w:pPr>
      <w:r>
        <w:t>There you stay, and I can say: I’ve had all my happiness.</w:t>
      </w:r>
    </w:p>
    <w:p w14:paraId="36460C28" w14:textId="77777777" w:rsidR="00555047" w:rsidRDefault="002E5D19">
      <w:pPr>
        <w:pStyle w:val="ae"/>
        <w:ind w:firstLine="440"/>
      </w:pPr>
      <w:r>
        <w:t>那时你我重逢，我</w:t>
      </w:r>
      <w:r>
        <w:rPr>
          <w:rFonts w:hint="eastAsia"/>
        </w:rPr>
        <w:t>也能开口</w:t>
      </w:r>
      <w:r>
        <w:t>诉说：我的幸福早已因你圆满</w:t>
      </w:r>
    </w:p>
    <w:p w14:paraId="384D19C6" w14:textId="77777777" w:rsidR="00555047" w:rsidRDefault="00555047">
      <w:pPr>
        <w:ind w:firstLine="440"/>
      </w:pPr>
    </w:p>
    <w:p w14:paraId="00E28019" w14:textId="77777777" w:rsidR="00555047" w:rsidRDefault="002E5D19">
      <w:pPr>
        <w:pStyle w:val="ae"/>
        <w:ind w:firstLine="440"/>
      </w:pPr>
      <w:r>
        <w:rPr>
          <w:rFonts w:hint="eastAsia"/>
        </w:rPr>
        <w:t xml:space="preserve">Act as if, pretend as if </w:t>
      </w:r>
    </w:p>
    <w:p w14:paraId="0C58F748" w14:textId="77777777" w:rsidR="00555047" w:rsidRDefault="002E5D19">
      <w:pPr>
        <w:pStyle w:val="ae"/>
        <w:ind w:firstLine="440"/>
      </w:pPr>
      <w:r>
        <w:rPr>
          <w:rFonts w:hint="eastAsia"/>
        </w:rPr>
        <w:t>而此刻，强装镇定，故作坦然</w:t>
      </w:r>
    </w:p>
    <w:p w14:paraId="4C134179" w14:textId="77777777" w:rsidR="00555047" w:rsidRDefault="00555047">
      <w:pPr>
        <w:pStyle w:val="ae"/>
        <w:ind w:firstLine="440"/>
      </w:pPr>
    </w:p>
    <w:p w14:paraId="19C3ACC4" w14:textId="77777777" w:rsidR="00555047" w:rsidRDefault="002E5D19">
      <w:pPr>
        <w:pStyle w:val="ad"/>
        <w:spacing w:after="62"/>
      </w:pPr>
      <w:r>
        <w:t>Guinevere</w:t>
      </w:r>
    </w:p>
    <w:p w14:paraId="02C7A948" w14:textId="77777777" w:rsidR="00555047" w:rsidRDefault="002E5D19">
      <w:pPr>
        <w:pStyle w:val="ae"/>
        <w:ind w:firstLine="440"/>
      </w:pPr>
      <w:r>
        <w:rPr>
          <w:rFonts w:hint="eastAsia"/>
        </w:rPr>
        <w:t>We could bear the sin......</w:t>
      </w:r>
    </w:p>
    <w:p w14:paraId="40B5ECF9" w14:textId="77777777" w:rsidR="00555047" w:rsidRDefault="002E5D19">
      <w:pPr>
        <w:pStyle w:val="ae"/>
        <w:ind w:firstLine="440"/>
      </w:pPr>
      <w:r>
        <w:rPr>
          <w:rFonts w:hint="eastAsia"/>
        </w:rPr>
        <w:t>假装这罪孽并不会将你我压垮</w:t>
      </w:r>
    </w:p>
    <w:p w14:paraId="1E50E0AE" w14:textId="77777777" w:rsidR="00555047" w:rsidRDefault="00555047">
      <w:pPr>
        <w:ind w:firstLineChars="0" w:firstLine="720"/>
      </w:pPr>
    </w:p>
    <w:p w14:paraId="1FC843FC" w14:textId="77777777" w:rsidR="00555047" w:rsidRDefault="002E5D19">
      <w:pPr>
        <w:pStyle w:val="ad"/>
        <w:spacing w:after="62"/>
      </w:pPr>
      <w:r>
        <w:t>Guinevere/</w:t>
      </w:r>
      <w:r>
        <w:rPr>
          <w:rFonts w:hint="eastAsia"/>
        </w:rPr>
        <w:t>Lancelot</w:t>
      </w:r>
    </w:p>
    <w:p w14:paraId="60E4ED0B" w14:textId="77777777" w:rsidR="00555047" w:rsidRDefault="002E5D19">
      <w:pPr>
        <w:pStyle w:val="ae"/>
        <w:ind w:firstLine="440"/>
      </w:pPr>
      <w:r>
        <w:t>…until the end.</w:t>
      </w:r>
    </w:p>
    <w:p w14:paraId="4966984F" w14:textId="77777777" w:rsidR="00555047" w:rsidRDefault="002E5D19">
      <w:pPr>
        <w:pStyle w:val="ae"/>
        <w:ind w:firstLine="440"/>
      </w:pPr>
      <w:r>
        <w:t>……</w:t>
      </w:r>
      <w:r>
        <w:t>直至生命尽头</w:t>
      </w:r>
    </w:p>
    <w:p w14:paraId="2510237C" w14:textId="77777777" w:rsidR="00C86BC3" w:rsidRDefault="00C86BC3">
      <w:pPr>
        <w:ind w:firstLine="440"/>
        <w:rPr>
          <w:ins w:id="1482" w:author="Z Richard" w:date="2026-04-23T17:06:00Z" w16du:dateUtc="2026-04-23T09:06:00Z"/>
        </w:rPr>
      </w:pPr>
    </w:p>
    <w:p w14:paraId="3D0B1122" w14:textId="5D7164CD" w:rsidR="00C86BC3" w:rsidRPr="000E6848" w:rsidRDefault="00C86BC3">
      <w:pPr>
        <w:ind w:firstLineChars="0" w:firstLine="0"/>
        <w:rPr>
          <w:rFonts w:ascii="Consolas" w:hAnsi="Consolas"/>
          <w:b/>
          <w:color w:val="FFFFFF" w:themeColor="background1"/>
          <w:highlight w:val="red"/>
          <w:rPrChange w:id="1483" w:author="Z Richard" w:date="2026-04-23T17:06:00Z" w16du:dateUtc="2026-04-23T09:06:00Z">
            <w:rPr/>
          </w:rPrChange>
        </w:rPr>
        <w:pPrChange w:id="1484" w:author="Z Richard" w:date="2026-04-23T17:06:00Z" w16du:dateUtc="2026-04-23T09:06:00Z">
          <w:pPr>
            <w:ind w:firstLine="442"/>
          </w:pPr>
        </w:pPrChange>
      </w:pPr>
      <w:ins w:id="1485" w:author="Z Richard" w:date="2026-04-23T17:06:00Z" w16du:dateUtc="2026-04-23T09:06:00Z">
        <w:r>
          <w:rPr>
            <w:rFonts w:ascii="Consolas" w:hAnsi="Consolas"/>
            <w:b/>
            <w:color w:val="000000" w:themeColor="text1"/>
            <w:highlight w:val="green"/>
          </w:rPr>
          <w:t>6</w:t>
        </w:r>
      </w:ins>
      <w:ins w:id="1486" w:author="Z Richard" w:date="2026-04-23T18:01:00Z" w16du:dateUtc="2026-04-23T10:01:00Z">
        <w:r w:rsidR="00656C63">
          <w:rPr>
            <w:rFonts w:ascii="Consolas" w:hAnsi="Consolas" w:hint="eastAsia"/>
            <w:b/>
            <w:color w:val="000000" w:themeColor="text1"/>
            <w:highlight w:val="green"/>
          </w:rPr>
          <w:t>-</w:t>
        </w:r>
      </w:ins>
      <w:ins w:id="1487" w:author="Z Richard" w:date="2026-04-23T17:06:00Z" w16du:dateUtc="2026-04-23T09:06:00Z">
        <w:r>
          <w:rPr>
            <w:rFonts w:ascii="Consolas" w:hAnsi="Consolas"/>
            <w:b/>
            <w:color w:val="000000" w:themeColor="text1"/>
            <w:highlight w:val="green"/>
          </w:rPr>
          <w:t>18 O</w:t>
        </w:r>
        <w:r>
          <w:rPr>
            <w:rFonts w:ascii="Consolas" w:hAnsi="Consolas" w:hint="eastAsia"/>
            <w:b/>
            <w:color w:val="000000" w:themeColor="text1"/>
            <w:highlight w:val="green"/>
          </w:rPr>
          <w:t>n</w:t>
        </w:r>
        <w:r>
          <w:rPr>
            <w:rFonts w:ascii="Consolas" w:hAnsi="Consolas"/>
            <w:b/>
            <w:color w:val="000000" w:themeColor="text1"/>
            <w:highlight w:val="green"/>
          </w:rPr>
          <w:t xml:space="preserve">, </w:t>
        </w:r>
        <w:r w:rsidRPr="0043183D">
          <w:rPr>
            <w:rFonts w:ascii="Consolas" w:hAnsi="Consolas"/>
            <w:b/>
            <w:color w:val="FFFFFF" w:themeColor="background1"/>
            <w:highlight w:val="red"/>
          </w:rPr>
          <w:t>3 Of</w:t>
        </w:r>
        <w:r w:rsidRPr="00445083">
          <w:rPr>
            <w:rFonts w:ascii="Consolas" w:hAnsi="Consolas"/>
            <w:b/>
            <w:color w:val="FFFFFF" w:themeColor="background1"/>
            <w:highlight w:val="red"/>
          </w:rPr>
          <w:t>f</w:t>
        </w:r>
        <w:r w:rsidR="00445083" w:rsidRPr="000E6848">
          <w:rPr>
            <w:rFonts w:ascii="Consolas" w:hAnsi="Consolas"/>
            <w:b/>
            <w:color w:val="FFFFFF" w:themeColor="background1"/>
            <w:highlight w:val="red"/>
            <w:rPrChange w:id="1488" w:author="Z Richard" w:date="2026-04-23T17:06:00Z" w16du:dateUtc="2026-04-23T09:06:00Z">
              <w:rPr>
                <w:color w:val="FFFFFF" w:themeColor="background1"/>
              </w:rPr>
            </w:rPrChange>
          </w:rPr>
          <w:t xml:space="preserve">, </w:t>
        </w:r>
      </w:ins>
      <w:ins w:id="1489" w:author="Z Richard" w:date="2026-04-23T22:38:00Z" w16du:dateUtc="2026-04-23T14:38:00Z">
        <w:r w:rsidR="00C21B84">
          <w:rPr>
            <w:rFonts w:ascii="Consolas" w:hAnsi="Consolas"/>
            <w:b/>
            <w:color w:val="FFFFFF" w:themeColor="background1"/>
            <w:highlight w:val="red"/>
          </w:rPr>
          <w:t>伴奏</w:t>
        </w:r>
        <w:r w:rsidR="00C21B84">
          <w:rPr>
            <w:rFonts w:ascii="Consolas" w:hAnsi="Consolas"/>
            <w:b/>
            <w:color w:val="FFFFFF" w:themeColor="background1"/>
            <w:highlight w:val="red"/>
          </w:rPr>
          <w:t xml:space="preserve"> </w:t>
        </w:r>
      </w:ins>
      <w:ins w:id="1490" w:author="Z Richard" w:date="2026-04-23T17:06:00Z" w16du:dateUtc="2026-04-23T09:06:00Z">
        <w:r w:rsidR="00445083" w:rsidRPr="000E6848">
          <w:rPr>
            <w:rFonts w:ascii="Consolas" w:hAnsi="Consolas"/>
            <w:b/>
            <w:color w:val="FFFFFF" w:themeColor="background1"/>
            <w:highlight w:val="red"/>
            <w:rPrChange w:id="1491" w:author="Z Richard" w:date="2026-04-23T17:06:00Z" w16du:dateUtc="2026-04-23T09:06:00Z">
              <w:rPr>
                <w:color w:val="FFFFFF" w:themeColor="background1"/>
              </w:rPr>
            </w:rPrChange>
          </w:rPr>
          <w:t>Down</w:t>
        </w:r>
      </w:ins>
    </w:p>
    <w:p w14:paraId="67F5A5A9" w14:textId="77777777" w:rsidR="00555047" w:rsidRDefault="002E5D19">
      <w:pPr>
        <w:pStyle w:val="1"/>
        <w:spacing w:before="156" w:after="156"/>
      </w:pPr>
      <w:bookmarkStart w:id="1492" w:name="_Toc10568"/>
      <w:r>
        <w:rPr>
          <w:rFonts w:ascii="Dearest Friend lite" w:hAnsi="Dearest Friend lite" w:cs="Dearest Friend lite"/>
          <w:sz w:val="40"/>
          <w:szCs w:val="22"/>
        </w:rPr>
        <w:lastRenderedPageBreak/>
        <w:t>33</w:t>
      </w:r>
      <w:r>
        <w:t xml:space="preserve"> </w:t>
      </w:r>
      <w:r>
        <w:rPr>
          <w:rFonts w:hint="eastAsia"/>
        </w:rPr>
        <w:t xml:space="preserve"> </w:t>
      </w:r>
      <w:r>
        <w:t xml:space="preserve">The </w:t>
      </w:r>
      <w:r>
        <w:rPr>
          <w:rFonts w:hint="eastAsia"/>
        </w:rPr>
        <w:t>T</w:t>
      </w:r>
      <w:r>
        <w:t>rial</w:t>
      </w:r>
      <w:bookmarkEnd w:id="1492"/>
    </w:p>
    <w:p w14:paraId="55E13682" w14:textId="616B5D73" w:rsidR="00555047" w:rsidRPr="00146A93" w:rsidDel="00146A93" w:rsidRDefault="00146A93">
      <w:pPr>
        <w:pStyle w:val="ad"/>
        <w:spacing w:after="62"/>
        <w:rPr>
          <w:del w:id="1493" w:author="Z Richard" w:date="2026-04-23T17:06:00Z" w16du:dateUtc="2026-04-23T09:06:00Z"/>
          <w:rFonts w:ascii="Consolas" w:hAnsi="Consolas"/>
          <w:color w:val="215E99" w:themeColor="text2" w:themeTint="BF"/>
          <w:rPrChange w:id="1494" w:author="Z Richard" w:date="2026-04-23T18:02:00Z" w16du:dateUtc="2026-04-23T10:02:00Z">
            <w:rPr>
              <w:del w:id="1495" w:author="Z Richard" w:date="2026-04-23T17:06:00Z" w16du:dateUtc="2026-04-23T09:06:00Z"/>
              <w:rFonts w:ascii="Consolas" w:hAnsi="Consolas"/>
              <w:color w:val="000000" w:themeColor="text1"/>
            </w:rPr>
          </w:rPrChange>
        </w:rPr>
      </w:pPr>
      <w:ins w:id="1496" w:author="Z Richard" w:date="2026-04-23T18:02:00Z" w16du:dateUtc="2026-04-23T10:02:00Z">
        <w:r>
          <w:rPr>
            <w:rFonts w:ascii="Consolas" w:hAnsi="Consolas" w:hint="eastAsia"/>
            <w:b w:val="0"/>
            <w:color w:val="215E99" w:themeColor="text2" w:themeTint="BF"/>
          </w:rPr>
          <w:t>台词戏，涉及演员</w:t>
        </w:r>
        <w:r>
          <w:rPr>
            <w:rFonts w:ascii="Consolas" w:hAnsi="Consolas" w:hint="eastAsia"/>
            <w:b w:val="0"/>
            <w:color w:val="215E99" w:themeColor="text2" w:themeTint="BF"/>
          </w:rPr>
          <w:t xml:space="preserve"> </w:t>
        </w:r>
      </w:ins>
      <w:ins w:id="1497" w:author="Z Richard" w:date="2026-04-23T18:03:00Z" w16du:dateUtc="2026-04-23T10:03:00Z">
        <w:r>
          <w:rPr>
            <w:rFonts w:ascii="Consolas" w:hAnsi="Consolas" w:hint="eastAsia"/>
            <w:b w:val="0"/>
            <w:color w:val="215E99" w:themeColor="text2" w:themeTint="BF"/>
          </w:rPr>
          <w:t>Arthur (1)</w:t>
        </w:r>
        <w:r>
          <w:rPr>
            <w:rFonts w:ascii="Consolas" w:hAnsi="Consolas" w:hint="eastAsia"/>
            <w:b w:val="0"/>
            <w:color w:val="215E99" w:themeColor="text2" w:themeTint="BF"/>
          </w:rPr>
          <w:t>、</w:t>
        </w:r>
        <w:r>
          <w:rPr>
            <w:rFonts w:ascii="Consolas" w:hAnsi="Consolas" w:hint="eastAsia"/>
            <w:b w:val="0"/>
            <w:color w:val="215E99" w:themeColor="text2" w:themeTint="BF"/>
          </w:rPr>
          <w:t>Guinevere (2)</w:t>
        </w:r>
        <w:r>
          <w:rPr>
            <w:rFonts w:ascii="Consolas" w:hAnsi="Consolas" w:hint="eastAsia"/>
            <w:b w:val="0"/>
            <w:color w:val="215E99" w:themeColor="text2" w:themeTint="BF"/>
          </w:rPr>
          <w:t>、</w:t>
        </w:r>
      </w:ins>
      <w:ins w:id="1498" w:author="Z Richard" w:date="2026-04-23T18:02:00Z" w16du:dateUtc="2026-04-23T10:02:00Z">
        <w:r>
          <w:rPr>
            <w:rFonts w:ascii="Consolas" w:hAnsi="Consolas" w:hint="eastAsia"/>
            <w:b w:val="0"/>
            <w:color w:val="215E99" w:themeColor="text2" w:themeTint="BF"/>
          </w:rPr>
          <w:t>Kay (6)</w:t>
        </w:r>
        <w:r>
          <w:rPr>
            <w:rFonts w:ascii="Consolas" w:hAnsi="Consolas" w:hint="eastAsia"/>
            <w:b w:val="0"/>
            <w:color w:val="215E99" w:themeColor="text2" w:themeTint="BF"/>
          </w:rPr>
          <w:t>、</w:t>
        </w:r>
        <w:r>
          <w:rPr>
            <w:rFonts w:ascii="Consolas" w:hAnsi="Consolas" w:hint="eastAsia"/>
            <w:b w:val="0"/>
            <w:color w:val="215E99" w:themeColor="text2" w:themeTint="BF"/>
          </w:rPr>
          <w:t>Chorus A (7-10)</w:t>
        </w:r>
        <w:r>
          <w:rPr>
            <w:rFonts w:ascii="Consolas" w:hAnsi="Consolas" w:hint="eastAsia"/>
            <w:b w:val="0"/>
            <w:color w:val="215E99" w:themeColor="text2" w:themeTint="BF"/>
          </w:rPr>
          <w:t>、</w:t>
        </w:r>
        <w:r>
          <w:rPr>
            <w:rFonts w:ascii="Consolas" w:hAnsi="Consolas" w:hint="eastAsia"/>
            <w:b w:val="0"/>
            <w:color w:val="215E99" w:themeColor="text2" w:themeTint="BF"/>
          </w:rPr>
          <w:t>Chorus B (11-14)</w:t>
        </w:r>
        <w:r>
          <w:rPr>
            <w:rFonts w:ascii="Consolas" w:hAnsi="Consolas" w:hint="eastAsia"/>
            <w:b w:val="0"/>
            <w:color w:val="215E99" w:themeColor="text2" w:themeTint="BF"/>
          </w:rPr>
          <w:t>、</w:t>
        </w:r>
        <w:r>
          <w:rPr>
            <w:rFonts w:ascii="Consolas" w:hAnsi="Consolas" w:hint="eastAsia"/>
            <w:b w:val="0"/>
            <w:color w:val="215E99" w:themeColor="text2" w:themeTint="BF"/>
          </w:rPr>
          <w:t>Chorus C (15-18)</w:t>
        </w:r>
      </w:ins>
      <w:ins w:id="1499" w:author="Liao Kuo" w:date="2026-04-09T16:39:00Z">
        <w:del w:id="1500" w:author="Z Richard" w:date="2026-04-23T17:06:00Z" w16du:dateUtc="2026-04-23T09:06:00Z">
          <w:r w:rsidR="00A413C3" w:rsidDel="00C86BC3">
            <w:rPr>
              <w:rFonts w:ascii="Consolas" w:hAnsi="Consolas"/>
              <w:color w:val="000000" w:themeColor="text1"/>
              <w:highlight w:val="green"/>
            </w:rPr>
            <w:delText>6</w:delText>
          </w:r>
          <w:r w:rsidR="00A413C3" w:rsidDel="00EE0B06">
            <w:rPr>
              <w:rFonts w:ascii="Consolas" w:hAnsi="Consolas"/>
              <w:color w:val="000000" w:themeColor="text1"/>
              <w:highlight w:val="green"/>
            </w:rPr>
            <w:delText xml:space="preserve"> On, </w:delText>
          </w:r>
        </w:del>
      </w:ins>
      <w:ins w:id="1501" w:author="Liao Kuo" w:date="2026-04-09T16:41:00Z">
        <w:del w:id="1502" w:author="Z Richard" w:date="2026-04-23T17:06:00Z" w16du:dateUtc="2026-04-23T09:06:00Z">
          <w:r w:rsidR="00A413C3" w:rsidDel="00EE0B06">
            <w:rPr>
              <w:rFonts w:ascii="Consolas" w:hAnsi="Consolas"/>
              <w:color w:val="000000" w:themeColor="text1"/>
              <w:highlight w:val="green"/>
            </w:rPr>
            <w:delText>7-</w:delText>
          </w:r>
          <w:r w:rsidR="00A413C3" w:rsidDel="00C86BC3">
            <w:rPr>
              <w:rFonts w:ascii="Consolas" w:hAnsi="Consolas"/>
              <w:color w:val="000000" w:themeColor="text1"/>
              <w:highlight w:val="green"/>
            </w:rPr>
            <w:delText>18</w:delText>
          </w:r>
        </w:del>
      </w:ins>
      <w:ins w:id="1503" w:author="Liao Kuo" w:date="2026-04-09T16:39:00Z">
        <w:del w:id="1504" w:author="Z Richard" w:date="2026-04-23T17:06:00Z" w16du:dateUtc="2026-04-23T09:06:00Z">
          <w:r w:rsidR="00A413C3" w:rsidDel="00C86BC3">
            <w:rPr>
              <w:rFonts w:ascii="Consolas" w:hAnsi="Consolas"/>
              <w:color w:val="000000" w:themeColor="text1"/>
              <w:highlight w:val="green"/>
            </w:rPr>
            <w:delText xml:space="preserve"> O</w:delText>
          </w:r>
        </w:del>
        <w:del w:id="1505" w:author="Z Richard" w:date="2026-04-23T17:04:00Z" w16du:dateUtc="2026-04-23T09:04:00Z">
          <w:r w:rsidR="00A413C3" w:rsidDel="007801B2">
            <w:rPr>
              <w:rFonts w:ascii="Consolas" w:hAnsi="Consolas"/>
              <w:color w:val="000000" w:themeColor="text1"/>
              <w:highlight w:val="green"/>
            </w:rPr>
            <w:delText>N</w:delText>
          </w:r>
        </w:del>
      </w:ins>
      <w:ins w:id="1506" w:author="Liao Kuo" w:date="2026-04-09T16:41:00Z">
        <w:del w:id="1507" w:author="Z Richard" w:date="2026-04-23T17:06:00Z" w16du:dateUtc="2026-04-23T09:06:00Z">
          <w:r w:rsidR="00A413C3" w:rsidDel="00C86BC3">
            <w:rPr>
              <w:rFonts w:ascii="Consolas" w:hAnsi="Consolas"/>
              <w:color w:val="000000" w:themeColor="text1"/>
              <w:highlight w:val="green"/>
            </w:rPr>
            <w:delText xml:space="preserve">, </w:delText>
          </w:r>
          <w:r w:rsidR="00A413C3" w:rsidRPr="00A413C3" w:rsidDel="00C86BC3">
            <w:rPr>
              <w:rFonts w:ascii="Consolas" w:hAnsi="Consolas"/>
              <w:b w:val="0"/>
              <w:color w:val="FFFFFF" w:themeColor="background1"/>
              <w:highlight w:val="red"/>
              <w:rPrChange w:id="1508" w:author="Liao Kuo" w:date="2026-04-09T16:41:00Z">
                <w:rPr>
                  <w:rFonts w:ascii="Consolas" w:hAnsi="Consolas"/>
                  <w:b w:val="0"/>
                  <w:color w:val="000000" w:themeColor="text1"/>
                  <w:highlight w:val="green"/>
                </w:rPr>
              </w:rPrChange>
            </w:rPr>
            <w:delText>3 Off</w:delText>
          </w:r>
        </w:del>
      </w:ins>
    </w:p>
    <w:p w14:paraId="0DDAB540" w14:textId="77777777" w:rsidR="00146A93" w:rsidRDefault="00146A93">
      <w:pPr>
        <w:ind w:firstLineChars="0" w:firstLine="0"/>
        <w:rPr>
          <w:ins w:id="1509" w:author="Z Richard" w:date="2026-04-23T18:02:00Z" w16du:dateUtc="2026-04-23T10:02:00Z"/>
          <w:rFonts w:ascii="Consolas" w:hAnsi="Consolas"/>
          <w:b/>
          <w:color w:val="000000" w:themeColor="text1"/>
        </w:rPr>
      </w:pPr>
    </w:p>
    <w:p w14:paraId="0BA66DAA" w14:textId="77777777" w:rsidR="00146A93" w:rsidRPr="00A413C3" w:rsidRDefault="00146A93">
      <w:pPr>
        <w:ind w:firstLineChars="0" w:firstLine="0"/>
        <w:rPr>
          <w:ins w:id="1510" w:author="Z Richard" w:date="2026-04-23T18:02:00Z" w16du:dateUtc="2026-04-23T10:02:00Z"/>
          <w:color w:val="FFFFFF" w:themeColor="background1"/>
          <w:rPrChange w:id="1511" w:author="Liao Kuo" w:date="2026-04-09T16:39:00Z">
            <w:rPr>
              <w:ins w:id="1512" w:author="Z Richard" w:date="2026-04-23T18:02:00Z" w16du:dateUtc="2026-04-23T10:02:00Z"/>
            </w:rPr>
          </w:rPrChange>
        </w:rPr>
        <w:pPrChange w:id="1513" w:author="Liao Kuo" w:date="2026-04-09T16:39:00Z">
          <w:pPr>
            <w:ind w:firstLine="440"/>
          </w:pPr>
        </w:pPrChange>
      </w:pPr>
    </w:p>
    <w:p w14:paraId="3BF50B91" w14:textId="77777777" w:rsidR="00555047" w:rsidRDefault="002E5D19">
      <w:pPr>
        <w:pStyle w:val="ad"/>
        <w:spacing w:after="62"/>
      </w:pPr>
      <w:proofErr w:type="spellStart"/>
      <w:r>
        <w:rPr>
          <w:rFonts w:hint="eastAsia"/>
        </w:rPr>
        <w:t>Nefaria</w:t>
      </w:r>
      <w:proofErr w:type="spellEnd"/>
      <w:ins w:id="1514" w:author="Liao Kuo" w:date="2026-04-09T16:37:00Z">
        <w:r w:rsidR="00A413C3">
          <w:t xml:space="preserve"> 12</w:t>
        </w:r>
      </w:ins>
    </w:p>
    <w:p w14:paraId="42C99A8F" w14:textId="77777777" w:rsidR="00555047" w:rsidRDefault="002E5D19">
      <w:pPr>
        <w:ind w:firstLine="440"/>
      </w:pPr>
      <w:r>
        <w:t>Take them!</w:t>
      </w:r>
    </w:p>
    <w:p w14:paraId="4B3B3478" w14:textId="77777777" w:rsidR="00555047" w:rsidRDefault="002E5D19">
      <w:pPr>
        <w:ind w:firstLine="440"/>
      </w:pPr>
      <w:r>
        <w:t>把他们抓起来！</w:t>
      </w:r>
    </w:p>
    <w:p w14:paraId="3958B53D" w14:textId="77777777" w:rsidR="00555047" w:rsidRDefault="00555047">
      <w:pPr>
        <w:ind w:firstLine="440"/>
      </w:pPr>
    </w:p>
    <w:p w14:paraId="1B2DB03E" w14:textId="77777777" w:rsidR="00555047" w:rsidRDefault="002E5D19">
      <w:pPr>
        <w:pStyle w:val="ad"/>
        <w:spacing w:after="62"/>
      </w:pPr>
      <w:r>
        <w:rPr>
          <w:rFonts w:hint="eastAsia"/>
        </w:rPr>
        <w:t>Elaine</w:t>
      </w:r>
      <w:ins w:id="1515" w:author="Liao Kuo" w:date="2026-04-09T16:37:00Z">
        <w:r w:rsidR="00A413C3">
          <w:t xml:space="preserve"> 9</w:t>
        </w:r>
      </w:ins>
    </w:p>
    <w:p w14:paraId="42CEEE26" w14:textId="77777777" w:rsidR="00555047" w:rsidRDefault="002E5D19">
      <w:pPr>
        <w:ind w:firstLine="440"/>
      </w:pPr>
      <w:r>
        <w:t>Who are you to break into the Queen's chamber!</w:t>
      </w:r>
    </w:p>
    <w:p w14:paraId="1793076A" w14:textId="77777777" w:rsidR="00555047" w:rsidRDefault="002E5D19">
      <w:pPr>
        <w:ind w:firstLine="440"/>
      </w:pPr>
      <w:r>
        <w:t>你们是谁？竟敢擅闯王后寝宫！</w:t>
      </w:r>
    </w:p>
    <w:p w14:paraId="7E903EA7" w14:textId="77777777" w:rsidR="00555047" w:rsidRDefault="00555047">
      <w:pPr>
        <w:ind w:firstLine="440"/>
      </w:pPr>
    </w:p>
    <w:p w14:paraId="7EC08201" w14:textId="77777777" w:rsidR="00555047" w:rsidRDefault="002E5D19">
      <w:pPr>
        <w:pStyle w:val="ad"/>
        <w:spacing w:after="62"/>
      </w:pPr>
      <w:r>
        <w:rPr>
          <w:rFonts w:hint="eastAsia"/>
        </w:rPr>
        <w:t>Kay</w:t>
      </w:r>
      <w:ins w:id="1516" w:author="Liao Kuo" w:date="2026-04-09T16:37:00Z">
        <w:r w:rsidR="00A413C3">
          <w:t xml:space="preserve"> 6</w:t>
        </w:r>
      </w:ins>
    </w:p>
    <w:p w14:paraId="3A484B96" w14:textId="77777777" w:rsidR="00555047" w:rsidRDefault="002E5D19">
      <w:pPr>
        <w:ind w:firstLine="440"/>
      </w:pPr>
      <w:r>
        <w:t xml:space="preserve">We're here to arrest </w:t>
      </w:r>
      <w:r>
        <w:rPr>
          <w:rFonts w:hint="eastAsia"/>
        </w:rPr>
        <w:t xml:space="preserve">she </w:t>
      </w:r>
      <w:r>
        <w:t>who betrayed our King!</w:t>
      </w:r>
    </w:p>
    <w:p w14:paraId="028890A3" w14:textId="77777777" w:rsidR="00555047" w:rsidRDefault="002E5D19">
      <w:pPr>
        <w:ind w:firstLine="440"/>
      </w:pPr>
      <w:r>
        <w:t>我们来逮捕叛徒！</w:t>
      </w:r>
    </w:p>
    <w:p w14:paraId="4C217A35" w14:textId="77777777" w:rsidR="00555047" w:rsidRDefault="00555047">
      <w:pPr>
        <w:ind w:firstLine="440"/>
      </w:pPr>
    </w:p>
    <w:p w14:paraId="3B5A178D" w14:textId="77777777" w:rsidR="00555047" w:rsidRDefault="002E5D19">
      <w:pPr>
        <w:pStyle w:val="ad"/>
        <w:spacing w:after="62"/>
      </w:pPr>
      <w:r>
        <w:rPr>
          <w:rFonts w:hint="eastAsia"/>
        </w:rPr>
        <w:t>Brigid</w:t>
      </w:r>
      <w:ins w:id="1517" w:author="Liao Kuo" w:date="2026-04-09T16:38:00Z">
        <w:r w:rsidR="00A413C3">
          <w:t xml:space="preserve"> 8</w:t>
        </w:r>
      </w:ins>
    </w:p>
    <w:p w14:paraId="0A4653F8" w14:textId="77777777" w:rsidR="00555047" w:rsidRDefault="002E5D19">
      <w:pPr>
        <w:ind w:firstLine="440"/>
      </w:pPr>
      <w:r>
        <w:t xml:space="preserve">And </w:t>
      </w:r>
      <w:r>
        <w:rPr>
          <w:rFonts w:hint="eastAsia"/>
        </w:rPr>
        <w:t xml:space="preserve">this </w:t>
      </w:r>
      <w:r>
        <w:t>here is the Queen's private chamber!</w:t>
      </w:r>
    </w:p>
    <w:p w14:paraId="470FF91B" w14:textId="77777777" w:rsidR="00555047" w:rsidRDefault="002E5D19">
      <w:pPr>
        <w:ind w:firstLine="440"/>
      </w:pPr>
      <w:r>
        <w:t>可这里是王后的私人寝宫！</w:t>
      </w:r>
    </w:p>
    <w:p w14:paraId="4AD45A7F" w14:textId="77777777" w:rsidR="00555047" w:rsidRDefault="00555047">
      <w:pPr>
        <w:ind w:firstLine="440"/>
      </w:pPr>
    </w:p>
    <w:p w14:paraId="4FA0A43C" w14:textId="77777777" w:rsidR="00555047" w:rsidRDefault="002E5D19">
      <w:pPr>
        <w:pStyle w:val="ad"/>
        <w:spacing w:after="62"/>
      </w:pPr>
      <w:r>
        <w:rPr>
          <w:rFonts w:hint="eastAsia"/>
        </w:rPr>
        <w:t>Lamorak</w:t>
      </w:r>
      <w:ins w:id="1518" w:author="Liao Kuo" w:date="2026-04-09T16:38:00Z">
        <w:r w:rsidR="00A413C3">
          <w:t xml:space="preserve"> 16</w:t>
        </w:r>
      </w:ins>
    </w:p>
    <w:p w14:paraId="60C9736D" w14:textId="77777777" w:rsidR="00555047" w:rsidRDefault="002E5D19">
      <w:pPr>
        <w:ind w:firstLine="440"/>
      </w:pPr>
      <w:r>
        <w:t>Exactly</w:t>
      </w:r>
      <w:r>
        <w:rPr>
          <w:rFonts w:hint="eastAsia"/>
        </w:rPr>
        <w:t>,</w:t>
      </w:r>
      <w:r>
        <w:t xml:space="preserve"> where the traitors hide!</w:t>
      </w:r>
    </w:p>
    <w:p w14:paraId="2B5E1070" w14:textId="77777777" w:rsidR="00555047" w:rsidRDefault="002E5D19">
      <w:pPr>
        <w:ind w:firstLine="440"/>
      </w:pPr>
      <w:r>
        <w:t>叛徒就藏在这儿！</w:t>
      </w:r>
    </w:p>
    <w:p w14:paraId="52A96B7C" w14:textId="77777777" w:rsidR="00555047" w:rsidRDefault="00555047">
      <w:pPr>
        <w:ind w:firstLine="440"/>
      </w:pPr>
    </w:p>
    <w:p w14:paraId="488D42DF" w14:textId="77777777" w:rsidR="00555047" w:rsidRDefault="002E5D19">
      <w:pPr>
        <w:pStyle w:val="ad"/>
        <w:spacing w:after="62"/>
      </w:pPr>
      <w:r>
        <w:rPr>
          <w:rFonts w:hint="eastAsia"/>
        </w:rPr>
        <w:t>Tristan</w:t>
      </w:r>
      <w:ins w:id="1519" w:author="Liao Kuo" w:date="2026-04-09T16:38:00Z">
        <w:r w:rsidR="00A413C3">
          <w:t xml:space="preserve"> 18</w:t>
        </w:r>
      </w:ins>
    </w:p>
    <w:p w14:paraId="6E4B4225" w14:textId="77777777" w:rsidR="00555047" w:rsidRDefault="002E5D19">
      <w:pPr>
        <w:ind w:firstLine="440"/>
      </w:pPr>
      <w:r>
        <w:t xml:space="preserve">We </w:t>
      </w:r>
      <w:r>
        <w:rPr>
          <w:rFonts w:hint="eastAsia"/>
        </w:rPr>
        <w:t xml:space="preserve">have </w:t>
      </w:r>
      <w:r>
        <w:t>follow</w:t>
      </w:r>
      <w:r>
        <w:rPr>
          <w:rFonts w:hint="eastAsia"/>
        </w:rPr>
        <w:t>ed</w:t>
      </w:r>
      <w:r>
        <w:t xml:space="preserve"> their trace here...</w:t>
      </w:r>
    </w:p>
    <w:p w14:paraId="58357D2D" w14:textId="77777777" w:rsidR="00555047" w:rsidRDefault="002E5D19">
      <w:pPr>
        <w:ind w:firstLine="440"/>
      </w:pPr>
      <w:r>
        <w:t>我们跟着他们的踪迹追到了这里</w:t>
      </w:r>
      <w:r>
        <w:t>……</w:t>
      </w:r>
    </w:p>
    <w:p w14:paraId="17100B61" w14:textId="77777777" w:rsidR="00555047" w:rsidRDefault="00555047">
      <w:pPr>
        <w:ind w:firstLine="440"/>
      </w:pPr>
    </w:p>
    <w:p w14:paraId="5D914E85" w14:textId="77777777" w:rsidR="00555047" w:rsidRDefault="002E5D19">
      <w:pPr>
        <w:pStyle w:val="ad"/>
        <w:spacing w:after="62"/>
      </w:pPr>
      <w:r>
        <w:rPr>
          <w:rFonts w:hint="eastAsia"/>
        </w:rPr>
        <w:t>Malora</w:t>
      </w:r>
      <w:ins w:id="1520" w:author="Liao Kuo" w:date="2026-04-09T16:38:00Z">
        <w:r w:rsidR="00A413C3">
          <w:t xml:space="preserve"> 11</w:t>
        </w:r>
      </w:ins>
    </w:p>
    <w:p w14:paraId="2A7E2CB1" w14:textId="77777777" w:rsidR="00555047" w:rsidRDefault="002E5D19">
      <w:pPr>
        <w:ind w:firstLine="440"/>
      </w:pPr>
      <w:r>
        <w:t xml:space="preserve">...and </w:t>
      </w:r>
      <w:r>
        <w:rPr>
          <w:rFonts w:hint="eastAsia"/>
        </w:rPr>
        <w:t>witnessed them enter here</w:t>
      </w:r>
      <w:r>
        <w:t>... the Queen's private chamber~</w:t>
      </w:r>
    </w:p>
    <w:p w14:paraId="45855D1D" w14:textId="77777777" w:rsidR="00555047" w:rsidRDefault="002E5D19">
      <w:pPr>
        <w:ind w:firstLine="440"/>
      </w:pPr>
      <w:r>
        <w:t xml:space="preserve">…… </w:t>
      </w:r>
      <w:r>
        <w:t>还亲眼看见他们一块儿进了</w:t>
      </w:r>
      <w:r>
        <w:t xml:space="preserve">…… </w:t>
      </w:r>
      <w:r>
        <w:t>王后的私人寝宫呢～</w:t>
      </w:r>
    </w:p>
    <w:p w14:paraId="28520112" w14:textId="77777777" w:rsidR="00555047" w:rsidRDefault="00555047">
      <w:pPr>
        <w:ind w:firstLine="440"/>
      </w:pPr>
    </w:p>
    <w:p w14:paraId="6CFFD9B7" w14:textId="77777777" w:rsidR="00555047" w:rsidRDefault="002E5D19">
      <w:pPr>
        <w:pStyle w:val="ad"/>
        <w:spacing w:after="62"/>
      </w:pPr>
      <w:r>
        <w:rPr>
          <w:rFonts w:hint="eastAsia"/>
        </w:rPr>
        <w:t>Isolde</w:t>
      </w:r>
      <w:ins w:id="1521" w:author="Liao Kuo" w:date="2026-04-09T16:38:00Z">
        <w:r w:rsidR="00A413C3">
          <w:t xml:space="preserve"> 10</w:t>
        </w:r>
      </w:ins>
    </w:p>
    <w:p w14:paraId="2E503AF1" w14:textId="77777777" w:rsidR="00555047" w:rsidRDefault="002E5D19">
      <w:pPr>
        <w:ind w:firstLine="440"/>
      </w:pPr>
      <w:r>
        <w:rPr>
          <w:rFonts w:hint="eastAsia"/>
        </w:rPr>
        <w:t xml:space="preserve">Only the </w:t>
      </w:r>
      <w:r>
        <w:t xml:space="preserve">King </w:t>
      </w:r>
      <w:r>
        <w:rPr>
          <w:rFonts w:hint="eastAsia"/>
        </w:rPr>
        <w:t xml:space="preserve">can </w:t>
      </w:r>
      <w:r>
        <w:t>announce</w:t>
      </w:r>
      <w:r>
        <w:rPr>
          <w:rFonts w:hint="eastAsia"/>
        </w:rPr>
        <w:t xml:space="preserve"> </w:t>
      </w:r>
      <w:r>
        <w:t>a trial.</w:t>
      </w:r>
    </w:p>
    <w:p w14:paraId="56F1F3F6" w14:textId="77777777" w:rsidR="00555047" w:rsidRDefault="002E5D19">
      <w:pPr>
        <w:ind w:firstLine="440"/>
      </w:pPr>
      <w:r>
        <w:t>是否定罪，得由国王来审判。</w:t>
      </w:r>
    </w:p>
    <w:p w14:paraId="1B28F7FD" w14:textId="77777777" w:rsidR="00555047" w:rsidRDefault="00555047">
      <w:pPr>
        <w:ind w:firstLine="440"/>
      </w:pPr>
    </w:p>
    <w:p w14:paraId="0DBE73AA" w14:textId="77777777" w:rsidR="00555047" w:rsidRDefault="002E5D19">
      <w:pPr>
        <w:pStyle w:val="ad"/>
        <w:spacing w:after="62"/>
      </w:pPr>
      <w:r>
        <w:rPr>
          <w:rFonts w:hint="eastAsia"/>
        </w:rPr>
        <w:t>Gawain</w:t>
      </w:r>
      <w:ins w:id="1522" w:author="Liao Kuo" w:date="2026-04-09T16:38:00Z">
        <w:r w:rsidR="00A413C3">
          <w:t xml:space="preserve"> 17</w:t>
        </w:r>
      </w:ins>
    </w:p>
    <w:p w14:paraId="5E67F08F" w14:textId="77777777" w:rsidR="00555047" w:rsidRDefault="002E5D19">
      <w:pPr>
        <w:ind w:firstLine="440"/>
      </w:pPr>
      <w:r>
        <w:t xml:space="preserve">But </w:t>
      </w:r>
      <w:r>
        <w:rPr>
          <w:rFonts w:hint="eastAsia"/>
        </w:rPr>
        <w:t>first we must determine</w:t>
      </w:r>
      <w:r>
        <w:t xml:space="preserve"> if the King </w:t>
      </w:r>
      <w:r>
        <w:rPr>
          <w:rFonts w:hint="eastAsia"/>
        </w:rPr>
        <w:t>has been</w:t>
      </w:r>
      <w:r>
        <w:t xml:space="preserve"> deceived...</w:t>
      </w:r>
    </w:p>
    <w:p w14:paraId="548499CE" w14:textId="77777777" w:rsidR="00555047" w:rsidRDefault="002E5D19">
      <w:pPr>
        <w:ind w:firstLine="440"/>
      </w:pPr>
      <w:r>
        <w:t>可我们得先弄清楚国王是不是受了蒙骗</w:t>
      </w:r>
      <w:r>
        <w:t>……</w:t>
      </w:r>
    </w:p>
    <w:p w14:paraId="7E0D5756" w14:textId="77777777" w:rsidR="00555047" w:rsidRDefault="002E5D19">
      <w:pPr>
        <w:ind w:firstLine="440"/>
      </w:pPr>
      <w:r>
        <w:br w:type="page"/>
      </w:r>
    </w:p>
    <w:p w14:paraId="60DC86D6" w14:textId="77777777" w:rsidR="00555047" w:rsidRDefault="002E5D19">
      <w:pPr>
        <w:pStyle w:val="ad"/>
        <w:spacing w:after="62"/>
      </w:pPr>
      <w:r>
        <w:rPr>
          <w:rFonts w:hint="eastAsia"/>
        </w:rPr>
        <w:lastRenderedPageBreak/>
        <w:t>Bedivere</w:t>
      </w:r>
      <w:ins w:id="1523" w:author="Liao Kuo" w:date="2026-04-09T16:38:00Z">
        <w:r w:rsidR="00A413C3">
          <w:t xml:space="preserve"> 16</w:t>
        </w:r>
      </w:ins>
    </w:p>
    <w:p w14:paraId="072D9EAE" w14:textId="77777777" w:rsidR="00555047" w:rsidRDefault="002E5D19">
      <w:pPr>
        <w:spacing w:line="300" w:lineRule="exact"/>
        <w:ind w:firstLine="440"/>
      </w:pPr>
      <w:r>
        <w:rPr>
          <w:rStyle w:val="a4"/>
        </w:rPr>
        <w:t>（拉住骑士们）</w:t>
      </w:r>
      <w:r>
        <w:rPr>
          <w:rFonts w:hint="eastAsia"/>
        </w:rPr>
        <w:t>She has a point</w:t>
      </w:r>
      <w:r>
        <w:t xml:space="preserve">. I'll go and </w:t>
      </w:r>
      <w:r>
        <w:rPr>
          <w:rFonts w:hint="eastAsia"/>
        </w:rPr>
        <w:t>retrieve</w:t>
      </w:r>
      <w:r>
        <w:t xml:space="preserve"> the King here.</w:t>
      </w:r>
    </w:p>
    <w:p w14:paraId="7C2D3201" w14:textId="77777777" w:rsidR="00555047" w:rsidRDefault="002E5D19">
      <w:pPr>
        <w:ind w:firstLine="440"/>
      </w:pPr>
      <w:r>
        <w:t>她说的有道理。我这就去请国王过来。</w:t>
      </w:r>
    </w:p>
    <w:p w14:paraId="6CE4446D" w14:textId="77777777" w:rsidR="00555047" w:rsidRDefault="00555047">
      <w:pPr>
        <w:ind w:firstLine="440"/>
      </w:pPr>
    </w:p>
    <w:p w14:paraId="0C21F160" w14:textId="77777777" w:rsidR="00555047" w:rsidRDefault="002E5D19">
      <w:pPr>
        <w:pStyle w:val="ad"/>
        <w:spacing w:after="62"/>
      </w:pPr>
      <w:r>
        <w:rPr>
          <w:rFonts w:hint="eastAsia"/>
        </w:rPr>
        <w:t>Lamia</w:t>
      </w:r>
      <w:ins w:id="1524" w:author="Liao Kuo" w:date="2026-04-09T16:38:00Z">
        <w:r w:rsidR="00A413C3">
          <w:t xml:space="preserve"> 13</w:t>
        </w:r>
      </w:ins>
    </w:p>
    <w:p w14:paraId="0D35B962" w14:textId="77777777" w:rsidR="00555047" w:rsidRDefault="002E5D19">
      <w:pPr>
        <w:ind w:firstLine="440"/>
      </w:pPr>
      <w:r>
        <w:t xml:space="preserve">No, we can't wait. </w:t>
      </w:r>
      <w:r>
        <w:rPr>
          <w:rFonts w:hint="eastAsia"/>
        </w:rPr>
        <w:t>Who knows if you maids are</w:t>
      </w:r>
      <w:r>
        <w:t xml:space="preserve"> keeping watch for the Queen.</w:t>
      </w:r>
    </w:p>
    <w:p w14:paraId="61159F58" w14:textId="77777777" w:rsidR="00555047" w:rsidRDefault="002E5D19">
      <w:pPr>
        <w:ind w:firstLine="440"/>
      </w:pPr>
      <w:r>
        <w:t>不行，不能等。谁知道你们这些侍女是不是在给王后放哨。</w:t>
      </w:r>
    </w:p>
    <w:p w14:paraId="158EDC65" w14:textId="77777777" w:rsidR="00555047" w:rsidRDefault="00555047">
      <w:pPr>
        <w:ind w:firstLine="440"/>
      </w:pPr>
    </w:p>
    <w:p w14:paraId="24A9D7F9" w14:textId="77777777" w:rsidR="00555047" w:rsidRDefault="002E5D19">
      <w:pPr>
        <w:pStyle w:val="ad"/>
        <w:spacing w:after="62"/>
      </w:pPr>
      <w:r>
        <w:rPr>
          <w:rFonts w:hint="eastAsia"/>
        </w:rPr>
        <w:t>Guinevere</w:t>
      </w:r>
      <w:ins w:id="1525" w:author="Liao Kuo" w:date="2026-04-09T16:38:00Z">
        <w:r w:rsidR="00A413C3">
          <w:t xml:space="preserve"> 2</w:t>
        </w:r>
      </w:ins>
    </w:p>
    <w:p w14:paraId="22CF37A9" w14:textId="77777777" w:rsidR="00555047" w:rsidRDefault="002E5D19">
      <w:pPr>
        <w:spacing w:line="300" w:lineRule="exact"/>
        <w:ind w:firstLine="440"/>
      </w:pPr>
      <w:r>
        <w:t xml:space="preserve">Come in. </w:t>
      </w:r>
      <w:r>
        <w:rPr>
          <w:rStyle w:val="a4"/>
        </w:rPr>
        <w:t>（门外瞬间安静下来）</w:t>
      </w:r>
      <w:r>
        <w:t>Come, and see the rumor is true.</w:t>
      </w:r>
    </w:p>
    <w:p w14:paraId="02971DD3" w14:textId="77777777" w:rsidR="00555047" w:rsidRDefault="002E5D19">
      <w:pPr>
        <w:ind w:firstLine="440"/>
      </w:pPr>
      <w:r>
        <w:t>进来吧。进来看看，亲眼见证一下你们听到的流言所言非虚。</w:t>
      </w:r>
    </w:p>
    <w:p w14:paraId="7A5FC971" w14:textId="77777777" w:rsidR="00555047" w:rsidRDefault="00555047">
      <w:pPr>
        <w:ind w:firstLine="440"/>
      </w:pPr>
    </w:p>
    <w:p w14:paraId="47BFF12F" w14:textId="77777777" w:rsidR="00555047" w:rsidRDefault="002E5D19">
      <w:pPr>
        <w:pStyle w:val="a3"/>
      </w:pPr>
      <w:r>
        <w:rPr>
          <w:rFonts w:hint="eastAsia"/>
        </w:rPr>
        <w:t xml:space="preserve">[ </w:t>
      </w:r>
      <w:r>
        <w:t>众人皆惊，急忙涌入室内，发现两人赫然共处一室。</w:t>
      </w:r>
      <w:r>
        <w:t>Kay</w:t>
      </w:r>
      <w:r>
        <w:t>愤怒地拔剑指向</w:t>
      </w:r>
      <w:r>
        <w:rPr>
          <w:rFonts w:hint="eastAsia"/>
        </w:rPr>
        <w:t>Guinevere ]</w:t>
      </w:r>
    </w:p>
    <w:p w14:paraId="29946FAB" w14:textId="77777777" w:rsidR="00555047" w:rsidRDefault="00555047">
      <w:pPr>
        <w:ind w:firstLine="440"/>
      </w:pPr>
    </w:p>
    <w:p w14:paraId="3E8CB38F" w14:textId="77777777" w:rsidR="00555047" w:rsidRDefault="002E5D19">
      <w:pPr>
        <w:pStyle w:val="ad"/>
        <w:spacing w:after="62"/>
      </w:pPr>
      <w:r>
        <w:rPr>
          <w:rFonts w:hint="eastAsia"/>
        </w:rPr>
        <w:t>Kay</w:t>
      </w:r>
      <w:ins w:id="1526" w:author="Liao Kuo" w:date="2026-04-09T16:38:00Z">
        <w:r w:rsidR="00A413C3">
          <w:t xml:space="preserve"> 6</w:t>
        </w:r>
      </w:ins>
    </w:p>
    <w:p w14:paraId="36D156E2" w14:textId="77777777" w:rsidR="00555047" w:rsidRDefault="002E5D19">
      <w:pPr>
        <w:ind w:firstLine="440"/>
      </w:pPr>
      <w:r>
        <w:t>Kneel, you traitor</w:t>
      </w:r>
      <w:r>
        <w:rPr>
          <w:rFonts w:hint="eastAsia"/>
        </w:rPr>
        <w:t>s</w:t>
      </w:r>
      <w:r>
        <w:t>.</w:t>
      </w:r>
    </w:p>
    <w:p w14:paraId="17FEDF17" w14:textId="77777777" w:rsidR="00555047" w:rsidRDefault="002E5D19">
      <w:pPr>
        <w:ind w:firstLine="440"/>
      </w:pPr>
      <w:r>
        <w:t>跪下，你这叛徒！</w:t>
      </w:r>
    </w:p>
    <w:p w14:paraId="27C137AB" w14:textId="77777777" w:rsidR="00555047" w:rsidRDefault="00555047">
      <w:pPr>
        <w:ind w:firstLine="440"/>
      </w:pPr>
    </w:p>
    <w:p w14:paraId="3A816B72" w14:textId="77777777" w:rsidR="00555047" w:rsidRDefault="002E5D19">
      <w:pPr>
        <w:pStyle w:val="ad"/>
        <w:spacing w:after="62"/>
      </w:pPr>
      <w:r>
        <w:rPr>
          <w:rFonts w:hint="eastAsia"/>
        </w:rPr>
        <w:t>Guinevere</w:t>
      </w:r>
      <w:ins w:id="1527" w:author="Liao Kuo" w:date="2026-04-09T16:38:00Z">
        <w:r w:rsidR="00A413C3">
          <w:t xml:space="preserve"> 2</w:t>
        </w:r>
      </w:ins>
    </w:p>
    <w:p w14:paraId="1203C377" w14:textId="77777777" w:rsidR="00555047" w:rsidRDefault="002E5D19">
      <w:pPr>
        <w:ind w:firstLine="440"/>
      </w:pPr>
      <w:r>
        <w:t xml:space="preserve">I kneel </w:t>
      </w:r>
      <w:r>
        <w:rPr>
          <w:rFonts w:hint="eastAsia"/>
        </w:rPr>
        <w:t xml:space="preserve">only </w:t>
      </w:r>
      <w:r>
        <w:t>to the King.</w:t>
      </w:r>
    </w:p>
    <w:p w14:paraId="356E77E9" w14:textId="77777777" w:rsidR="00555047" w:rsidRDefault="002E5D19">
      <w:pPr>
        <w:ind w:firstLine="440"/>
      </w:pPr>
      <w:r>
        <w:t>我只会向国王下跪，不会向你。</w:t>
      </w:r>
    </w:p>
    <w:p w14:paraId="69FAEAA7" w14:textId="77777777" w:rsidR="00555047" w:rsidRDefault="00555047">
      <w:pPr>
        <w:ind w:firstLine="440"/>
      </w:pPr>
    </w:p>
    <w:p w14:paraId="5A08EDAC" w14:textId="77777777" w:rsidR="00555047" w:rsidRDefault="002E5D19">
      <w:pPr>
        <w:ind w:firstLineChars="0" w:firstLine="0"/>
        <w:rPr>
          <w:rStyle w:val="a4"/>
          <w:rFonts w:cs="Times New Roman"/>
        </w:rPr>
      </w:pPr>
      <w:r>
        <w:rPr>
          <w:rStyle w:val="a4"/>
          <w:rFonts w:cs="Times New Roman"/>
        </w:rPr>
        <w:t>[</w:t>
      </w:r>
      <w:r>
        <w:rPr>
          <w:rStyle w:val="a4"/>
          <w:rFonts w:cs="Times New Roman" w:hint="eastAsia"/>
        </w:rPr>
        <w:t xml:space="preserve"> </w:t>
      </w:r>
      <w:r>
        <w:rPr>
          <w:rStyle w:val="a4"/>
          <w:rFonts w:cs="Times New Roman"/>
        </w:rPr>
        <w:t>Arthur</w:t>
      </w:r>
      <w:r>
        <w:rPr>
          <w:rStyle w:val="a4"/>
          <w:rFonts w:cs="Times New Roman"/>
        </w:rPr>
        <w:t>终于赶到，但碰上的场面已然一发而不可收</w:t>
      </w:r>
      <w:r>
        <w:rPr>
          <w:rStyle w:val="a4"/>
          <w:rFonts w:cs="Times New Roman" w:hint="eastAsia"/>
        </w:rPr>
        <w:t xml:space="preserve"> </w:t>
      </w:r>
      <w:r>
        <w:rPr>
          <w:rStyle w:val="a4"/>
          <w:rFonts w:cs="Times New Roman"/>
        </w:rPr>
        <w:t>]</w:t>
      </w:r>
    </w:p>
    <w:p w14:paraId="2392B3A2" w14:textId="77777777" w:rsidR="00555047" w:rsidRPr="00A413C3" w:rsidRDefault="00A413C3">
      <w:pPr>
        <w:ind w:firstLineChars="0" w:firstLine="0"/>
        <w:rPr>
          <w:color w:val="FFFFFF" w:themeColor="background1"/>
          <w:rPrChange w:id="1528" w:author="Liao Kuo" w:date="2026-04-09T16:40:00Z">
            <w:rPr/>
          </w:rPrChange>
        </w:rPr>
        <w:pPrChange w:id="1529" w:author="Liao Kuo" w:date="2026-04-09T16:40:00Z">
          <w:pPr>
            <w:ind w:firstLine="442"/>
          </w:pPr>
        </w:pPrChange>
      </w:pPr>
      <w:ins w:id="1530" w:author="Liao Kuo" w:date="2026-04-09T16:40:00Z">
        <w:r>
          <w:rPr>
            <w:rFonts w:ascii="Consolas" w:hAnsi="Consolas"/>
            <w:b/>
            <w:color w:val="000000" w:themeColor="text1"/>
            <w:highlight w:val="green"/>
          </w:rPr>
          <w:t>1 O</w:t>
        </w:r>
        <w:r>
          <w:rPr>
            <w:rFonts w:ascii="Consolas" w:hAnsi="Consolas" w:hint="eastAsia"/>
            <w:b/>
            <w:color w:val="000000" w:themeColor="text1"/>
            <w:highlight w:val="green"/>
          </w:rPr>
          <w:t>n</w:t>
        </w:r>
      </w:ins>
      <w:ins w:id="1531" w:author="Liao Kuo" w:date="2026-04-09T16:42:00Z">
        <w:r w:rsidR="0028778F">
          <w:rPr>
            <w:rFonts w:ascii="Consolas" w:hAnsi="Consolas"/>
            <w:b/>
            <w:color w:val="000000" w:themeColor="text1"/>
            <w:highlight w:val="green"/>
          </w:rPr>
          <w:t xml:space="preserve">, </w:t>
        </w:r>
        <w:r w:rsidR="0028778F" w:rsidRPr="0028778F">
          <w:rPr>
            <w:rFonts w:ascii="Consolas" w:hAnsi="Consolas"/>
            <w:b/>
            <w:color w:val="FFFFFF" w:themeColor="background1"/>
            <w:highlight w:val="red"/>
            <w:rPrChange w:id="1532" w:author="Liao Kuo" w:date="2026-04-09T16:42:00Z">
              <w:rPr>
                <w:rFonts w:ascii="Consolas" w:hAnsi="Consolas"/>
                <w:b/>
                <w:color w:val="000000" w:themeColor="text1"/>
                <w:highlight w:val="green"/>
              </w:rPr>
            </w:rPrChange>
          </w:rPr>
          <w:t>2 Off</w:t>
        </w:r>
      </w:ins>
      <w:ins w:id="1533" w:author="Liao Kuo" w:date="2026-04-09T16:43:00Z">
        <w:r w:rsidR="0028778F">
          <w:rPr>
            <w:rFonts w:ascii="Consolas" w:hAnsi="Consolas"/>
            <w:b/>
            <w:color w:val="FFFFFF" w:themeColor="background1"/>
            <w:highlight w:val="red"/>
          </w:rPr>
          <w:t>, VCA1-2 Off, 17 18 Off</w:t>
        </w:r>
      </w:ins>
    </w:p>
    <w:p w14:paraId="4E0200A7" w14:textId="77777777" w:rsidR="00555047" w:rsidRDefault="002E5D19">
      <w:pPr>
        <w:pStyle w:val="ad"/>
        <w:spacing w:after="62"/>
      </w:pPr>
      <w:r>
        <w:rPr>
          <w:rFonts w:hint="eastAsia"/>
        </w:rPr>
        <w:t>Lamorak</w:t>
      </w:r>
      <w:ins w:id="1534" w:author="Liao Kuo" w:date="2026-04-09T16:40:00Z">
        <w:r w:rsidR="00A413C3">
          <w:t xml:space="preserve"> 15</w:t>
        </w:r>
      </w:ins>
    </w:p>
    <w:p w14:paraId="3DDFE65A" w14:textId="77777777" w:rsidR="00555047" w:rsidRDefault="002E5D19">
      <w:pPr>
        <w:ind w:firstLine="440"/>
      </w:pPr>
      <w:r>
        <w:rPr>
          <w:rFonts w:hint="eastAsia"/>
        </w:rPr>
        <w:t>Your majesty</w:t>
      </w:r>
      <w:r>
        <w:t xml:space="preserve">! </w:t>
      </w:r>
      <w:r>
        <w:rPr>
          <w:rFonts w:hint="eastAsia"/>
        </w:rPr>
        <w:t>We caught this</w:t>
      </w:r>
      <w:r>
        <w:t xml:space="preserve"> woman in the arm</w:t>
      </w:r>
      <w:r>
        <w:rPr>
          <w:rFonts w:hint="eastAsia"/>
        </w:rPr>
        <w:t>s</w:t>
      </w:r>
      <w:r>
        <w:t xml:space="preserve"> of this traitor</w:t>
      </w:r>
      <w:r>
        <w:rPr>
          <w:rFonts w:hint="eastAsia"/>
        </w:rPr>
        <w:t>ous</w:t>
      </w:r>
      <w:r>
        <w:t xml:space="preserve"> knight!</w:t>
      </w:r>
    </w:p>
    <w:p w14:paraId="5194E2CF" w14:textId="77777777" w:rsidR="00555047" w:rsidDel="0028778F" w:rsidRDefault="002E5D19" w:rsidP="0028778F">
      <w:pPr>
        <w:ind w:firstLine="440"/>
        <w:rPr>
          <w:del w:id="1535" w:author="Liao Kuo" w:date="2026-04-09T16:43:00Z"/>
          <w:rFonts w:ascii="Consolas" w:hAnsi="Consolas"/>
          <w:b/>
          <w:color w:val="000000" w:themeColor="text1"/>
          <w:highlight w:val="green"/>
        </w:rPr>
      </w:pPr>
      <w:r>
        <w:t>陛下！这女人刚被抓了现行，正和这叛国骑士抱在一起！</w:t>
      </w:r>
    </w:p>
    <w:p w14:paraId="57CE106A" w14:textId="77777777" w:rsidR="0028778F" w:rsidRDefault="0028778F">
      <w:pPr>
        <w:ind w:firstLine="440"/>
        <w:rPr>
          <w:ins w:id="1536" w:author="Liao Kuo" w:date="2026-04-09T16:43:00Z"/>
        </w:rPr>
      </w:pPr>
    </w:p>
    <w:p w14:paraId="17589DF5" w14:textId="77777777" w:rsidR="00555047" w:rsidRPr="0028778F" w:rsidRDefault="0028778F">
      <w:pPr>
        <w:ind w:firstLineChars="0" w:firstLine="0"/>
        <w:rPr>
          <w:color w:val="FFFFFF" w:themeColor="background1"/>
          <w:rPrChange w:id="1537" w:author="Liao Kuo" w:date="2026-04-09T16:43:00Z">
            <w:rPr/>
          </w:rPrChange>
        </w:rPr>
        <w:pPrChange w:id="1538" w:author="Liao Kuo" w:date="2026-04-09T16:43:00Z">
          <w:pPr>
            <w:ind w:firstLine="442"/>
          </w:pPr>
        </w:pPrChange>
      </w:pPr>
      <w:ins w:id="1539" w:author="Liao Kuo" w:date="2026-04-09T16:43:00Z">
        <w:r w:rsidRPr="0028778F">
          <w:rPr>
            <w:rFonts w:ascii="Consolas" w:hAnsi="Consolas"/>
            <w:b/>
            <w:color w:val="FFFFFF" w:themeColor="background1"/>
            <w:highlight w:val="red"/>
            <w:rPrChange w:id="1540" w:author="Liao Kuo" w:date="2026-04-09T16:43:00Z">
              <w:rPr>
                <w:rFonts w:ascii="Consolas" w:hAnsi="Consolas"/>
                <w:b/>
                <w:color w:val="000000" w:themeColor="text1"/>
                <w:highlight w:val="green"/>
              </w:rPr>
            </w:rPrChange>
          </w:rPr>
          <w:t>15 Off</w:t>
        </w:r>
      </w:ins>
    </w:p>
    <w:p w14:paraId="3DB0859D" w14:textId="77777777" w:rsidR="00555047" w:rsidRDefault="002E5D19">
      <w:pPr>
        <w:pStyle w:val="ad"/>
        <w:spacing w:after="62"/>
      </w:pPr>
      <w:r>
        <w:rPr>
          <w:rFonts w:hint="eastAsia"/>
        </w:rPr>
        <w:t>Arthur</w:t>
      </w:r>
      <w:ins w:id="1541" w:author="Liao Kuo" w:date="2026-04-09T16:42:00Z">
        <w:r w:rsidR="0028778F">
          <w:t xml:space="preserve"> 1</w:t>
        </w:r>
      </w:ins>
    </w:p>
    <w:p w14:paraId="3802A80F" w14:textId="77777777" w:rsidR="00555047" w:rsidRDefault="002E5D19">
      <w:pPr>
        <w:ind w:firstLine="440"/>
      </w:pPr>
      <w:r>
        <w:t>Shut up...</w:t>
      </w:r>
    </w:p>
    <w:p w14:paraId="58F620FD" w14:textId="77777777" w:rsidR="00555047" w:rsidRDefault="002E5D19">
      <w:pPr>
        <w:ind w:firstLine="440"/>
      </w:pPr>
      <w:r>
        <w:t>闭嘴</w:t>
      </w:r>
      <w:r>
        <w:t>……</w:t>
      </w:r>
    </w:p>
    <w:p w14:paraId="755C6612" w14:textId="77777777" w:rsidR="00555047" w:rsidRDefault="00555047">
      <w:pPr>
        <w:ind w:firstLineChars="0" w:firstLine="0"/>
        <w:pPrChange w:id="1542" w:author="Liao Kuo" w:date="2026-04-09T16:40:00Z">
          <w:pPr>
            <w:ind w:firstLine="440"/>
          </w:pPr>
        </w:pPrChange>
      </w:pPr>
    </w:p>
    <w:p w14:paraId="74C4AA69" w14:textId="77777777" w:rsidR="00555047" w:rsidRDefault="002E5D19">
      <w:pPr>
        <w:pStyle w:val="ad"/>
        <w:spacing w:after="62"/>
      </w:pPr>
      <w:r>
        <w:rPr>
          <w:rFonts w:hint="eastAsia"/>
        </w:rPr>
        <w:t>Kay</w:t>
      </w:r>
      <w:ins w:id="1543" w:author="Liao Kuo" w:date="2026-04-09T16:42:00Z">
        <w:r w:rsidR="0028778F">
          <w:t xml:space="preserve"> 6</w:t>
        </w:r>
      </w:ins>
    </w:p>
    <w:p w14:paraId="37CA714F" w14:textId="77777777" w:rsidR="00555047" w:rsidRDefault="002E5D19">
      <w:pPr>
        <w:ind w:firstLine="440"/>
      </w:pPr>
      <w:r>
        <w:t xml:space="preserve">She </w:t>
      </w:r>
      <w:r>
        <w:rPr>
          <w:rFonts w:hint="eastAsia"/>
        </w:rPr>
        <w:t>is</w:t>
      </w:r>
      <w:r>
        <w:t xml:space="preserve"> shameless,</w:t>
      </w:r>
      <w:r>
        <w:rPr>
          <w:rFonts w:hint="eastAsia"/>
        </w:rPr>
        <w:t xml:space="preserve"> refusing</w:t>
      </w:r>
      <w:r>
        <w:t xml:space="preserve"> to confess! The </w:t>
      </w:r>
      <w:r>
        <w:rPr>
          <w:rFonts w:hint="eastAsia"/>
        </w:rPr>
        <w:t>cheater</w:t>
      </w:r>
      <w:r>
        <w:t xml:space="preserve"> shall be pierced by </w:t>
      </w:r>
      <w:r>
        <w:rPr>
          <w:rFonts w:hint="eastAsia"/>
        </w:rPr>
        <w:t>my</w:t>
      </w:r>
      <w:r>
        <w:t xml:space="preserve"> sword!</w:t>
      </w:r>
    </w:p>
    <w:p w14:paraId="6C69C494" w14:textId="77777777" w:rsidR="00555047" w:rsidRDefault="002E5D19">
      <w:pPr>
        <w:ind w:firstLine="440"/>
      </w:pPr>
      <w:r>
        <w:t>她简直不知廉耻，还不肯认罪！这通奸的女人就该用剑捅穿！</w:t>
      </w:r>
    </w:p>
    <w:p w14:paraId="30A75CA6" w14:textId="77777777" w:rsidR="00555047" w:rsidRDefault="00555047">
      <w:pPr>
        <w:ind w:firstLine="440"/>
      </w:pPr>
    </w:p>
    <w:p w14:paraId="1F9A21F3" w14:textId="77777777" w:rsidR="00555047" w:rsidRDefault="002E5D19">
      <w:pPr>
        <w:pStyle w:val="ad"/>
        <w:spacing w:after="62"/>
      </w:pPr>
      <w:r>
        <w:rPr>
          <w:rFonts w:hint="eastAsia"/>
        </w:rPr>
        <w:t>Arthur</w:t>
      </w:r>
      <w:ins w:id="1544" w:author="Liao Kuo" w:date="2026-04-09T16:42:00Z">
        <w:r w:rsidR="0028778F">
          <w:t xml:space="preserve"> 1</w:t>
        </w:r>
      </w:ins>
    </w:p>
    <w:p w14:paraId="7715325A" w14:textId="77777777" w:rsidR="00555047" w:rsidRDefault="002E5D19">
      <w:pPr>
        <w:ind w:firstLine="440"/>
      </w:pPr>
      <w:r>
        <w:t>I said shut up!</w:t>
      </w:r>
    </w:p>
    <w:p w14:paraId="0339A70D" w14:textId="77777777" w:rsidR="00555047" w:rsidRDefault="002E5D19">
      <w:pPr>
        <w:ind w:firstLine="440"/>
      </w:pPr>
      <w:r>
        <w:t>我说闭嘴！</w:t>
      </w:r>
    </w:p>
    <w:p w14:paraId="55CA570B" w14:textId="77777777" w:rsidR="00555047" w:rsidRDefault="00555047">
      <w:pPr>
        <w:ind w:firstLine="440"/>
      </w:pPr>
    </w:p>
    <w:p w14:paraId="4E7A191D" w14:textId="77777777" w:rsidR="00555047" w:rsidRDefault="002E5D19">
      <w:pPr>
        <w:ind w:firstLine="440"/>
      </w:pPr>
      <w:r>
        <w:rPr>
          <w:rFonts w:hint="eastAsia"/>
        </w:rPr>
        <w:br w:type="page"/>
      </w:r>
    </w:p>
    <w:p w14:paraId="3D224F64" w14:textId="77777777" w:rsidR="00555047" w:rsidRDefault="002E5D19">
      <w:pPr>
        <w:pStyle w:val="ad"/>
        <w:spacing w:after="62"/>
      </w:pPr>
      <w:r>
        <w:rPr>
          <w:rFonts w:hint="eastAsia"/>
        </w:rPr>
        <w:lastRenderedPageBreak/>
        <w:t>Bedivere</w:t>
      </w:r>
      <w:ins w:id="1545" w:author="Liao Kuo" w:date="2026-04-09T16:42:00Z">
        <w:r w:rsidR="0028778F">
          <w:t xml:space="preserve"> 16</w:t>
        </w:r>
      </w:ins>
    </w:p>
    <w:p w14:paraId="684C91B5" w14:textId="77777777" w:rsidR="00555047" w:rsidRDefault="002E5D19">
      <w:pPr>
        <w:ind w:firstLine="440"/>
      </w:pPr>
      <w:r>
        <w:t xml:space="preserve">My liege. We </w:t>
      </w:r>
      <w:r>
        <w:rPr>
          <w:rFonts w:hint="eastAsia"/>
        </w:rPr>
        <w:t>must seek</w:t>
      </w:r>
      <w:r>
        <w:t xml:space="preserve"> justice.</w:t>
      </w:r>
    </w:p>
    <w:p w14:paraId="5C7EB98C" w14:textId="77777777" w:rsidR="00555047" w:rsidRDefault="002E5D19">
      <w:pPr>
        <w:ind w:firstLine="440"/>
      </w:pPr>
      <w:r>
        <w:t>陛下，我们需要公正的裁决。</w:t>
      </w:r>
    </w:p>
    <w:p w14:paraId="04A1262D" w14:textId="77777777" w:rsidR="00555047" w:rsidRDefault="00555047">
      <w:pPr>
        <w:ind w:firstLineChars="0" w:firstLine="0"/>
      </w:pPr>
    </w:p>
    <w:p w14:paraId="3542388E" w14:textId="77777777" w:rsidR="00555047" w:rsidRDefault="002E5D19">
      <w:pPr>
        <w:pStyle w:val="ad"/>
        <w:spacing w:after="62"/>
      </w:pPr>
      <w:r>
        <w:rPr>
          <w:rFonts w:hint="eastAsia"/>
        </w:rPr>
        <w:t>Guinevere</w:t>
      </w:r>
      <w:ins w:id="1546" w:author="Liao Kuo" w:date="2026-04-09T16:42:00Z">
        <w:r w:rsidR="0028778F">
          <w:t xml:space="preserve"> 2</w:t>
        </w:r>
      </w:ins>
    </w:p>
    <w:p w14:paraId="48807FDE" w14:textId="77777777" w:rsidR="00555047" w:rsidRDefault="002E5D19">
      <w:pPr>
        <w:spacing w:afterLines="20" w:after="62"/>
        <w:ind w:firstLine="440"/>
      </w:pPr>
      <w:r>
        <w:t>My King... What they say is true. Though I</w:t>
      </w:r>
      <w:r>
        <w:rPr>
          <w:rFonts w:hint="eastAsia"/>
        </w:rPr>
        <w:t xml:space="preserve"> so greatly</w:t>
      </w:r>
      <w:r>
        <w:t xml:space="preserve"> admire you </w:t>
      </w:r>
      <w:r>
        <w:rPr>
          <w:rFonts w:hint="eastAsia"/>
        </w:rPr>
        <w:t>as my</w:t>
      </w:r>
      <w:r>
        <w:t xml:space="preserve"> King, I </w:t>
      </w:r>
      <w:r>
        <w:rPr>
          <w:rFonts w:hint="eastAsia"/>
        </w:rPr>
        <w:t>have</w:t>
      </w:r>
      <w:r>
        <w:t xml:space="preserve"> betray</w:t>
      </w:r>
      <w:r>
        <w:rPr>
          <w:rFonts w:hint="eastAsia"/>
        </w:rPr>
        <w:t>ed</w:t>
      </w:r>
      <w:r>
        <w:t xml:space="preserve"> your love. I </w:t>
      </w:r>
      <w:r>
        <w:rPr>
          <w:rFonts w:hint="eastAsia"/>
        </w:rPr>
        <w:t>acted of my own volition, and</w:t>
      </w:r>
      <w:r>
        <w:t xml:space="preserve"> I take </w:t>
      </w:r>
      <w:r>
        <w:rPr>
          <w:rFonts w:hint="eastAsia"/>
        </w:rPr>
        <w:t>full</w:t>
      </w:r>
      <w:r>
        <w:t xml:space="preserve"> responsibility. I deserve to perish. </w:t>
      </w:r>
      <w:r>
        <w:rPr>
          <w:rFonts w:hint="eastAsia"/>
        </w:rPr>
        <w:t>May G</w:t>
      </w:r>
      <w:r>
        <w:t xml:space="preserve">od bless you, and Camelot. </w:t>
      </w:r>
      <w:r>
        <w:rPr>
          <w:rFonts w:hint="eastAsia"/>
        </w:rPr>
        <w:t>Please, d</w:t>
      </w:r>
      <w:r>
        <w:t>eliver me.</w:t>
      </w:r>
    </w:p>
    <w:p w14:paraId="04B65127" w14:textId="77777777" w:rsidR="00555047" w:rsidRDefault="002E5D19">
      <w:pPr>
        <w:ind w:firstLine="440"/>
      </w:pPr>
      <w:r>
        <w:t>陛下</w:t>
      </w:r>
      <w:r>
        <w:t xml:space="preserve">…… </w:t>
      </w:r>
      <w:r>
        <w:t>他们说的是真的。尽管我敬重您这位国王，但我确实背叛了您的爱。是我自己做的选择，我该承担罪责。我死有余辜，也愿意接受惩罚。愿上帝保佑您，保佑</w:t>
      </w:r>
      <w:r>
        <w:t>Camelot</w:t>
      </w:r>
      <w:r>
        <w:t>。请赐我一死吧。</w:t>
      </w:r>
    </w:p>
    <w:p w14:paraId="6153EF0D" w14:textId="77777777" w:rsidR="00555047" w:rsidRPr="0028778F" w:rsidRDefault="0028778F">
      <w:pPr>
        <w:ind w:firstLineChars="0" w:firstLine="0"/>
        <w:rPr>
          <w:color w:val="FFFFFF" w:themeColor="background1"/>
          <w:rPrChange w:id="1547" w:author="Liao Kuo" w:date="2026-04-09T16:44:00Z">
            <w:rPr/>
          </w:rPrChange>
        </w:rPr>
        <w:pPrChange w:id="1548" w:author="Liao Kuo" w:date="2026-04-09T16:44:00Z">
          <w:pPr>
            <w:ind w:firstLine="442"/>
          </w:pPr>
        </w:pPrChange>
      </w:pPr>
      <w:ins w:id="1549" w:author="Liao Kuo" w:date="2026-04-09T16:44:00Z">
        <w:r w:rsidRPr="0028778F">
          <w:rPr>
            <w:rFonts w:ascii="Consolas" w:hAnsi="Consolas"/>
            <w:b/>
            <w:color w:val="FFFFFF" w:themeColor="background1"/>
            <w:highlight w:val="red"/>
            <w:rPrChange w:id="1550" w:author="Liao Kuo" w:date="2026-04-09T16:44:00Z">
              <w:rPr>
                <w:rFonts w:ascii="Consolas" w:hAnsi="Consolas"/>
                <w:b/>
                <w:color w:val="000000" w:themeColor="text1"/>
                <w:highlight w:val="green"/>
              </w:rPr>
            </w:rPrChange>
          </w:rPr>
          <w:t>2 Off</w:t>
        </w:r>
      </w:ins>
    </w:p>
    <w:p w14:paraId="6C06B42A" w14:textId="77777777" w:rsidR="00555047" w:rsidRDefault="002E5D19">
      <w:pPr>
        <w:pStyle w:val="ad"/>
        <w:spacing w:after="62"/>
      </w:pPr>
      <w:r>
        <w:rPr>
          <w:rFonts w:hint="eastAsia"/>
        </w:rPr>
        <w:t>Bedivere</w:t>
      </w:r>
      <w:ins w:id="1551" w:author="Liao Kuo" w:date="2026-04-09T16:42:00Z">
        <w:r w:rsidR="0028778F">
          <w:t xml:space="preserve"> 16</w:t>
        </w:r>
      </w:ins>
    </w:p>
    <w:p w14:paraId="583AA56B" w14:textId="77777777" w:rsidR="00555047" w:rsidRDefault="002E5D19">
      <w:pPr>
        <w:ind w:firstLine="440"/>
      </w:pPr>
      <w:r>
        <w:t>What</w:t>
      </w:r>
      <w:r>
        <w:rPr>
          <w:rFonts w:hint="eastAsia"/>
        </w:rPr>
        <w:t xml:space="preserve"> i</w:t>
      </w:r>
      <w:r>
        <w:t xml:space="preserve">s your decision, </w:t>
      </w:r>
      <w:r>
        <w:rPr>
          <w:rFonts w:hint="eastAsia"/>
        </w:rPr>
        <w:t>Your Majesty</w:t>
      </w:r>
      <w:r>
        <w:t>?</w:t>
      </w:r>
    </w:p>
    <w:p w14:paraId="5CE8E4F1" w14:textId="77777777" w:rsidR="00555047" w:rsidRDefault="002E5D19">
      <w:pPr>
        <w:ind w:firstLine="440"/>
      </w:pPr>
      <w:r>
        <w:t>陛下，您最终的决定是？</w:t>
      </w:r>
    </w:p>
    <w:p w14:paraId="16A203F3" w14:textId="15EFABB1" w:rsidR="00C92C73" w:rsidRDefault="0028778F" w:rsidP="00C92C73">
      <w:pPr>
        <w:ind w:firstLineChars="0" w:firstLine="0"/>
        <w:rPr>
          <w:ins w:id="1552" w:author="Z Richard" w:date="2026-04-23T16:56:00Z" w16du:dateUtc="2026-04-23T08:56:00Z"/>
        </w:rPr>
      </w:pPr>
      <w:ins w:id="1553" w:author="Liao Kuo" w:date="2026-04-09T16:44:00Z">
        <w:r w:rsidRPr="0028778F">
          <w:rPr>
            <w:rFonts w:ascii="Consolas" w:hAnsi="Consolas"/>
            <w:b/>
            <w:color w:val="FFFFFF" w:themeColor="background1"/>
            <w:highlight w:val="red"/>
            <w:rPrChange w:id="1554" w:author="Liao Kuo" w:date="2026-04-09T16:44:00Z">
              <w:rPr>
                <w:rFonts w:ascii="Consolas" w:hAnsi="Consolas"/>
                <w:b/>
                <w:color w:val="000000" w:themeColor="text1"/>
                <w:highlight w:val="green"/>
              </w:rPr>
            </w:rPrChange>
          </w:rPr>
          <w:t>VCA3 Of</w:t>
        </w:r>
      </w:ins>
      <w:ins w:id="1555" w:author="Liao Kuo" w:date="2026-04-09T16:45:00Z">
        <w:r>
          <w:rPr>
            <w:rFonts w:ascii="Consolas" w:hAnsi="Consolas"/>
            <w:b/>
            <w:color w:val="FFFFFF" w:themeColor="background1"/>
            <w:highlight w:val="red"/>
          </w:rPr>
          <w:t xml:space="preserve">f </w:t>
        </w:r>
      </w:ins>
      <w:ins w:id="1556" w:author="Z Richard" w:date="2026-04-24T02:20:00Z" w16du:dateUtc="2026-04-23T18:20:00Z">
        <w:r w:rsidR="00915BEB">
          <w:rPr>
            <w:rFonts w:ascii="Consolas" w:hAnsi="Consolas" w:hint="eastAsia"/>
            <w:b/>
            <w:color w:val="000000" w:themeColor="text1"/>
            <w:highlight w:val="cyan"/>
          </w:rPr>
          <w:t>6</w:t>
        </w:r>
      </w:ins>
      <w:ins w:id="1557" w:author="Liao Kuo" w:date="2026-04-09T16:44:00Z">
        <w:del w:id="1558" w:author="Z Richard" w:date="2026-04-24T02:20:00Z" w16du:dateUtc="2026-04-23T18:20:00Z">
          <w:r w:rsidRPr="0028778F" w:rsidDel="00915BEB">
            <w:rPr>
              <w:rFonts w:ascii="Consolas" w:hAnsi="Consolas"/>
              <w:b/>
              <w:color w:val="000000" w:themeColor="text1"/>
              <w:highlight w:val="cyan"/>
              <w:rPrChange w:id="1559" w:author="Liao Kuo" w:date="2026-04-09T16:44:00Z">
                <w:rPr>
                  <w:rFonts w:ascii="Consolas" w:hAnsi="Consolas"/>
                  <w:b/>
                  <w:color w:val="000000" w:themeColor="text1"/>
                  <w:highlight w:val="green"/>
                </w:rPr>
              </w:rPrChange>
            </w:rPr>
            <w:delText>7</w:delText>
          </w:r>
        </w:del>
        <w:r w:rsidRPr="0028778F">
          <w:rPr>
            <w:rFonts w:ascii="Consolas" w:hAnsi="Consolas"/>
            <w:b/>
            <w:color w:val="000000" w:themeColor="text1"/>
            <w:highlight w:val="cyan"/>
            <w:rPrChange w:id="1560" w:author="Liao Kuo" w:date="2026-04-09T16:44:00Z">
              <w:rPr>
                <w:rFonts w:ascii="Consolas" w:hAnsi="Consolas"/>
                <w:b/>
                <w:color w:val="000000" w:themeColor="text1"/>
                <w:highlight w:val="green"/>
              </w:rPr>
            </w:rPrChange>
          </w:rPr>
          <w:t xml:space="preserve">-19 </w:t>
        </w:r>
      </w:ins>
      <w:ins w:id="1561" w:author="Liao Kuo" w:date="2026-04-09T16:45:00Z">
        <w:r>
          <w:rPr>
            <w:rFonts w:ascii="Consolas" w:hAnsi="Consolas"/>
            <w:b/>
            <w:color w:val="000000" w:themeColor="text1"/>
            <w:highlight w:val="cyan"/>
          </w:rPr>
          <w:t xml:space="preserve">On and </w:t>
        </w:r>
      </w:ins>
      <w:ins w:id="1562" w:author="Liao Kuo" w:date="2026-04-09T16:44:00Z">
        <w:r w:rsidRPr="0028778F">
          <w:rPr>
            <w:rFonts w:ascii="Consolas" w:hAnsi="Consolas"/>
            <w:b/>
            <w:color w:val="000000" w:themeColor="text1"/>
            <w:highlight w:val="cyan"/>
            <w:rPrChange w:id="1563" w:author="Liao Kuo" w:date="2026-04-09T16:44:00Z">
              <w:rPr>
                <w:rFonts w:ascii="Consolas" w:hAnsi="Consolas"/>
                <w:b/>
                <w:color w:val="000000" w:themeColor="text1"/>
                <w:highlight w:val="green"/>
              </w:rPr>
            </w:rPrChange>
          </w:rPr>
          <w:t>standby for VCA</w:t>
        </w:r>
      </w:ins>
      <w:ins w:id="1564" w:author="Z Richard" w:date="2026-04-23T16:56:00Z" w16du:dateUtc="2026-04-23T08:56:00Z">
        <w:r w:rsidR="00C92C73">
          <w:rPr>
            <w:rFonts w:ascii="Consolas" w:hAnsi="Consolas" w:hint="eastAsia"/>
            <w:b/>
            <w:color w:val="000000" w:themeColor="text1"/>
          </w:rPr>
          <w:t xml:space="preserve">, </w:t>
        </w:r>
      </w:ins>
      <w:ins w:id="1565" w:author="Z Richard" w:date="2026-04-24T02:16:00Z" w16du:dateUtc="2026-04-23T18:16:00Z">
        <w:r w:rsidR="003A6942">
          <w:rPr>
            <w:rFonts w:ascii="Consolas" w:hAnsi="Consolas" w:hint="eastAsia"/>
            <w:b/>
            <w:highlight w:val="green"/>
          </w:rPr>
          <w:t>伴奏</w:t>
        </w:r>
        <w:r w:rsidR="003A6942">
          <w:rPr>
            <w:rFonts w:ascii="Consolas" w:hAnsi="Consolas" w:hint="eastAsia"/>
            <w:b/>
            <w:highlight w:val="green"/>
          </w:rPr>
          <w:t xml:space="preserve">Up </w:t>
        </w:r>
        <w:r w:rsidR="003A6942">
          <w:rPr>
            <w:rFonts w:ascii="Consolas" w:hAnsi="Consolas" w:hint="eastAsia"/>
            <w:b/>
            <w:highlight w:val="green"/>
          </w:rPr>
          <w:t>额外加</w:t>
        </w:r>
      </w:ins>
      <w:ins w:id="1566" w:author="Z Richard" w:date="2026-04-24T02:17:00Z" w16du:dateUtc="2026-04-23T18:17:00Z">
        <w:r w:rsidR="003A6942">
          <w:rPr>
            <w:rFonts w:ascii="Consolas" w:hAnsi="Consolas" w:hint="eastAsia"/>
            <w:b/>
            <w:highlight w:val="green"/>
          </w:rPr>
          <w:t>4</w:t>
        </w:r>
      </w:ins>
      <w:ins w:id="1567" w:author="Z Richard" w:date="2026-04-24T02:16:00Z" w16du:dateUtc="2026-04-23T18:16:00Z">
        <w:r w:rsidR="003A6942">
          <w:rPr>
            <w:rFonts w:ascii="Consolas" w:hAnsi="Consolas" w:hint="eastAsia"/>
            <w:b/>
            <w:highlight w:val="green"/>
          </w:rPr>
          <w:t>-</w:t>
        </w:r>
      </w:ins>
      <w:ins w:id="1568" w:author="Z Richard" w:date="2026-04-24T02:17:00Z" w16du:dateUtc="2026-04-23T18:17:00Z">
        <w:r w:rsidR="003A6942">
          <w:rPr>
            <w:rFonts w:ascii="Consolas" w:hAnsi="Consolas" w:hint="eastAsia"/>
            <w:b/>
            <w:highlight w:val="green"/>
          </w:rPr>
          <w:t>5</w:t>
        </w:r>
      </w:ins>
      <w:ins w:id="1569" w:author="Z Richard" w:date="2026-04-24T02:16:00Z" w16du:dateUtc="2026-04-23T18:16:00Z">
        <w:r w:rsidR="003A6942" w:rsidRPr="00761E8A">
          <w:rPr>
            <w:rFonts w:ascii="Consolas" w:hAnsi="Consolas"/>
            <w:b/>
            <w:highlight w:val="green"/>
          </w:rPr>
          <w:t>db</w:t>
        </w:r>
      </w:ins>
    </w:p>
    <w:p w14:paraId="6DA3E10B" w14:textId="607E49A8" w:rsidR="00555047" w:rsidRPr="00C92C73" w:rsidRDefault="00555047">
      <w:pPr>
        <w:ind w:firstLineChars="0" w:firstLine="0"/>
        <w:rPr>
          <w:color w:val="FFFFFF" w:themeColor="background1"/>
          <w:rPrChange w:id="1570" w:author="Z Richard" w:date="2026-04-23T16:56:00Z" w16du:dateUtc="2026-04-23T08:56:00Z">
            <w:rPr/>
          </w:rPrChange>
        </w:rPr>
        <w:pPrChange w:id="1571" w:author="Liao Kuo" w:date="2026-04-09T16:44:00Z">
          <w:pPr>
            <w:ind w:firstLine="440"/>
          </w:pPr>
        </w:pPrChange>
      </w:pPr>
    </w:p>
    <w:p w14:paraId="42FD47A0" w14:textId="77777777" w:rsidR="00555047" w:rsidRDefault="002E5D19">
      <w:pPr>
        <w:pStyle w:val="ad"/>
        <w:spacing w:after="62"/>
      </w:pPr>
      <w:r>
        <w:rPr>
          <w:rFonts w:hint="eastAsia"/>
        </w:rPr>
        <w:t>Arthur</w:t>
      </w:r>
      <w:ins w:id="1572" w:author="Liao Kuo" w:date="2026-04-09T16:42:00Z">
        <w:r w:rsidR="0028778F">
          <w:t xml:space="preserve"> 1</w:t>
        </w:r>
      </w:ins>
    </w:p>
    <w:p w14:paraId="09B19CDF" w14:textId="77777777" w:rsidR="00555047" w:rsidRDefault="002E5D19">
      <w:pPr>
        <w:spacing w:afterLines="20" w:after="62"/>
        <w:ind w:firstLine="440"/>
      </w:pPr>
      <w:r>
        <w:rPr>
          <w:rFonts w:hint="eastAsia"/>
        </w:rPr>
        <w:t xml:space="preserve">I choose </w:t>
      </w:r>
      <w:r>
        <w:t xml:space="preserve">to follow </w:t>
      </w:r>
      <w:r>
        <w:rPr>
          <w:rFonts w:hint="eastAsia"/>
        </w:rPr>
        <w:t>the path of</w:t>
      </w:r>
      <w:r>
        <w:t xml:space="preserve"> morality and justice... They </w:t>
      </w:r>
      <w:r>
        <w:rPr>
          <w:rFonts w:hint="eastAsia"/>
        </w:rPr>
        <w:t xml:space="preserve">have </w:t>
      </w:r>
      <w:r>
        <w:t xml:space="preserve">committed </w:t>
      </w:r>
      <w:r>
        <w:rPr>
          <w:rFonts w:hint="eastAsia"/>
        </w:rPr>
        <w:t>a</w:t>
      </w:r>
      <w:r>
        <w:t xml:space="preserve"> crime, and I... I </w:t>
      </w:r>
      <w:r>
        <w:rPr>
          <w:rFonts w:hint="eastAsia"/>
        </w:rPr>
        <w:t xml:space="preserve">choose to </w:t>
      </w:r>
      <w:r>
        <w:t>forgive them.</w:t>
      </w:r>
    </w:p>
    <w:p w14:paraId="7DDBBF05" w14:textId="77777777" w:rsidR="00555047" w:rsidRDefault="002E5D19">
      <w:pPr>
        <w:ind w:firstLine="440"/>
      </w:pPr>
      <w:r>
        <w:t>我最终的决定，是遵从道义与公正的本心</w:t>
      </w:r>
      <w:r>
        <w:t xml:space="preserve">…… </w:t>
      </w:r>
      <w:r>
        <w:t>他们确实犯了错，但我</w:t>
      </w:r>
      <w:r>
        <w:t xml:space="preserve">…… </w:t>
      </w:r>
      <w:r>
        <w:t>我原谅他们。</w:t>
      </w:r>
    </w:p>
    <w:p w14:paraId="723C22DE" w14:textId="77777777" w:rsidR="00555047" w:rsidRDefault="00555047" w:rsidP="00CB1888">
      <w:pPr>
        <w:ind w:firstLineChars="0" w:firstLine="0"/>
        <w:rPr>
          <w:ins w:id="1573" w:author="Z Richard" w:date="2026-04-23T16:56:00Z" w16du:dateUtc="2026-04-23T08:56:00Z"/>
        </w:rPr>
      </w:pPr>
    </w:p>
    <w:p w14:paraId="7C39B27B" w14:textId="5B271F67" w:rsidR="00CB1888" w:rsidDel="00C92C73" w:rsidRDefault="00CB1888">
      <w:pPr>
        <w:ind w:firstLineChars="0" w:firstLine="0"/>
        <w:rPr>
          <w:del w:id="1574" w:author="Z Richard" w:date="2026-04-23T16:56:00Z" w16du:dateUtc="2026-04-23T08:56:00Z"/>
        </w:rPr>
        <w:pPrChange w:id="1575" w:author="Z Richard" w:date="2026-04-23T16:56:00Z" w16du:dateUtc="2026-04-23T08:56:00Z">
          <w:pPr>
            <w:ind w:firstLine="440"/>
          </w:pPr>
        </w:pPrChange>
      </w:pPr>
    </w:p>
    <w:p w14:paraId="081288D3" w14:textId="77777777" w:rsidR="00555047" w:rsidRDefault="002E5D19">
      <w:pPr>
        <w:pStyle w:val="1"/>
        <w:spacing w:before="156" w:after="156"/>
        <w:rPr>
          <w:sz w:val="44"/>
          <w:szCs w:val="18"/>
        </w:rPr>
      </w:pPr>
      <w:bookmarkStart w:id="1576" w:name="_Toc22321"/>
      <w:r>
        <w:rPr>
          <w:rFonts w:hint="eastAsia"/>
          <w:noProof/>
          <w:sz w:val="44"/>
          <w:szCs w:val="18"/>
        </w:rPr>
        <w:lastRenderedPageBreak/>
        <w:drawing>
          <wp:anchor distT="0" distB="0" distL="114300" distR="114300" simplePos="0" relativeHeight="251660800" behindDoc="0" locked="0" layoutInCell="1" allowOverlap="1" wp14:anchorId="2E94C2F1" wp14:editId="1C077417">
            <wp:simplePos x="0" y="0"/>
            <wp:positionH relativeFrom="column">
              <wp:posOffset>4022725</wp:posOffset>
            </wp:positionH>
            <wp:positionV relativeFrom="paragraph">
              <wp:posOffset>146685</wp:posOffset>
            </wp:positionV>
            <wp:extent cx="90170" cy="295910"/>
            <wp:effectExtent l="0" t="0" r="1270" b="9525"/>
            <wp:wrapNone/>
            <wp:docPr id="7" name="图片 7" descr="IMG_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3592"/>
                    <pic:cNvPicPr>
                      <a:picLocks noChangeAspect="1"/>
                    </pic:cNvPicPr>
                  </pic:nvPicPr>
                  <pic:blipFill>
                    <a:blip r:embed="rId11">
                      <a:clrChange>
                        <a:clrFrom>
                          <a:srgbClr val="FFFFFF">
                            <a:alpha val="100000"/>
                          </a:srgbClr>
                        </a:clrFrom>
                        <a:clrTo>
                          <a:srgbClr val="FFFFFF">
                            <a:alpha val="100000"/>
                            <a:alpha val="0"/>
                          </a:srgbClr>
                        </a:clrTo>
                      </a:clrChange>
                      <a:lum bright="-100000" contrast="100000"/>
                    </a:blip>
                    <a:srcRect l="31004" t="15931" r="38878" b="21360"/>
                    <a:stretch>
                      <a:fillRect/>
                    </a:stretch>
                  </pic:blipFill>
                  <pic:spPr>
                    <a:xfrm flipH="1">
                      <a:off x="0" y="0"/>
                      <a:ext cx="90170" cy="295910"/>
                    </a:xfrm>
                    <a:prstGeom prst="rect">
                      <a:avLst/>
                    </a:prstGeom>
                  </pic:spPr>
                </pic:pic>
              </a:graphicData>
            </a:graphic>
          </wp:anchor>
        </w:drawing>
      </w:r>
      <w:r>
        <w:rPr>
          <w:rFonts w:hint="eastAsia"/>
          <w:noProof/>
          <w:sz w:val="44"/>
          <w:szCs w:val="18"/>
        </w:rPr>
        <w:drawing>
          <wp:anchor distT="0" distB="0" distL="114300" distR="114300" simplePos="0" relativeHeight="251659776" behindDoc="0" locked="0" layoutInCell="1" allowOverlap="1" wp14:anchorId="64FD5658" wp14:editId="65E64C74">
            <wp:simplePos x="0" y="0"/>
            <wp:positionH relativeFrom="column">
              <wp:posOffset>3235325</wp:posOffset>
            </wp:positionH>
            <wp:positionV relativeFrom="paragraph">
              <wp:posOffset>134620</wp:posOffset>
            </wp:positionV>
            <wp:extent cx="90170" cy="295910"/>
            <wp:effectExtent l="0" t="0" r="1270" b="9525"/>
            <wp:wrapNone/>
            <wp:docPr id="6" name="图片 6" descr="IMG_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3592"/>
                    <pic:cNvPicPr>
                      <a:picLocks noChangeAspect="1"/>
                    </pic:cNvPicPr>
                  </pic:nvPicPr>
                  <pic:blipFill>
                    <a:blip r:embed="rId11">
                      <a:clrChange>
                        <a:clrFrom>
                          <a:srgbClr val="FFFFFF">
                            <a:alpha val="100000"/>
                          </a:srgbClr>
                        </a:clrFrom>
                        <a:clrTo>
                          <a:srgbClr val="FFFFFF">
                            <a:alpha val="100000"/>
                            <a:alpha val="0"/>
                          </a:srgbClr>
                        </a:clrTo>
                      </a:clrChange>
                      <a:lum bright="-100000" contrast="100000"/>
                    </a:blip>
                    <a:srcRect l="31004" t="15931" r="38878" b="21360"/>
                    <a:stretch>
                      <a:fillRect/>
                    </a:stretch>
                  </pic:blipFill>
                  <pic:spPr>
                    <a:xfrm>
                      <a:off x="0" y="0"/>
                      <a:ext cx="90170" cy="295910"/>
                    </a:xfrm>
                    <a:prstGeom prst="rect">
                      <a:avLst/>
                    </a:prstGeom>
                  </pic:spPr>
                </pic:pic>
              </a:graphicData>
            </a:graphic>
          </wp:anchor>
        </w:drawing>
      </w:r>
      <w:r>
        <w:rPr>
          <w:rFonts w:ascii="Dearest Friend lite" w:hAnsi="Dearest Friend lite" w:cs="Dearest Friend lite"/>
          <w:sz w:val="40"/>
          <w:szCs w:val="22"/>
        </w:rPr>
        <w:t>34</w:t>
      </w:r>
      <w:r>
        <w:t xml:space="preserve"> </w:t>
      </w:r>
      <w:r>
        <w:rPr>
          <w:rFonts w:hint="eastAsia"/>
        </w:rPr>
        <w:t xml:space="preserve"> </w:t>
      </w:r>
      <w:r>
        <w:t xml:space="preserve">My </w:t>
      </w:r>
      <w:r>
        <w:rPr>
          <w:rFonts w:hint="eastAsia"/>
        </w:rPr>
        <w:t>F</w:t>
      </w:r>
      <w:r>
        <w:t>ault</w:t>
      </w:r>
      <w:r>
        <w:rPr>
          <w:rFonts w:hint="eastAsia"/>
        </w:rPr>
        <w:t xml:space="preserve"> </w:t>
      </w:r>
      <w:r>
        <w:rPr>
          <w:rFonts w:hint="eastAsia"/>
          <w:sz w:val="8"/>
          <w:szCs w:val="2"/>
        </w:rPr>
        <w:t xml:space="preserve"> </w:t>
      </w:r>
      <w:r>
        <w:rPr>
          <w:rFonts w:hint="eastAsia"/>
          <w:sz w:val="44"/>
          <w:szCs w:val="18"/>
        </w:rPr>
        <w:t>Reprise</w:t>
      </w:r>
      <w:bookmarkEnd w:id="1576"/>
      <w:r>
        <w:rPr>
          <w:rFonts w:hint="eastAsia"/>
          <w:sz w:val="8"/>
          <w:szCs w:val="2"/>
        </w:rPr>
        <w:t xml:space="preserve"> </w:t>
      </w:r>
      <w:r>
        <w:rPr>
          <w:rFonts w:hint="eastAsia"/>
          <w:sz w:val="44"/>
          <w:szCs w:val="18"/>
        </w:rPr>
        <w:t xml:space="preserve"> </w:t>
      </w:r>
    </w:p>
    <w:p w14:paraId="4379F860" w14:textId="702D030A" w:rsidR="00F5270F" w:rsidRDefault="00F5270F">
      <w:pPr>
        <w:ind w:firstLineChars="0" w:firstLine="0"/>
        <w:rPr>
          <w:ins w:id="1577" w:author="Z Richard" w:date="2026-04-23T18:05:00Z" w16du:dateUtc="2026-04-23T10:05:00Z"/>
          <w:rFonts w:ascii="Consolas" w:hAnsi="Consolas"/>
          <w:b/>
          <w:color w:val="000000" w:themeColor="text1"/>
          <w:highlight w:val="green"/>
        </w:rPr>
      </w:pPr>
      <w:ins w:id="1578" w:author="Z Richard" w:date="2026-04-23T18:05:00Z" w16du:dateUtc="2026-04-23T10:05:00Z">
        <w:r>
          <w:rPr>
            <w:rFonts w:ascii="Consolas" w:hAnsi="Consolas" w:hint="eastAsia"/>
            <w:b/>
            <w:color w:val="215E99" w:themeColor="text2" w:themeTint="BF"/>
          </w:rPr>
          <w:t xml:space="preserve">Arthur (1) </w:t>
        </w:r>
        <w:r>
          <w:rPr>
            <w:rFonts w:ascii="Consolas" w:hAnsi="Consolas" w:hint="eastAsia"/>
            <w:b/>
            <w:color w:val="215E99" w:themeColor="text2" w:themeTint="BF"/>
          </w:rPr>
          <w:t>唱</w:t>
        </w:r>
        <w:r>
          <w:rPr>
            <w:rFonts w:ascii="Consolas" w:hAnsi="Consolas" w:hint="eastAsia"/>
            <w:b/>
            <w:color w:val="215E99" w:themeColor="text2" w:themeTint="BF"/>
          </w:rPr>
          <w:t xml:space="preserve"> (</w:t>
        </w:r>
        <w:r>
          <w:rPr>
            <w:rFonts w:ascii="Consolas" w:hAnsi="Consolas" w:hint="eastAsia"/>
            <w:b/>
            <w:color w:val="215E99" w:themeColor="text2" w:themeTint="BF"/>
          </w:rPr>
          <w:t>有预录和声</w:t>
        </w:r>
        <w:r>
          <w:rPr>
            <w:rFonts w:ascii="Consolas" w:hAnsi="Consolas" w:hint="eastAsia"/>
            <w:b/>
            <w:color w:val="215E99" w:themeColor="text2" w:themeTint="BF"/>
          </w:rPr>
          <w:t>)</w:t>
        </w:r>
      </w:ins>
    </w:p>
    <w:p w14:paraId="2DF66A74" w14:textId="77777777" w:rsidR="00F5270F" w:rsidRDefault="00F5270F">
      <w:pPr>
        <w:ind w:firstLineChars="0" w:firstLine="0"/>
        <w:rPr>
          <w:ins w:id="1579" w:author="Z Richard" w:date="2026-04-23T18:05:00Z" w16du:dateUtc="2026-04-23T10:05:00Z"/>
          <w:rFonts w:ascii="Consolas" w:hAnsi="Consolas"/>
          <w:b/>
          <w:color w:val="000000" w:themeColor="text1"/>
          <w:highlight w:val="green"/>
        </w:rPr>
      </w:pPr>
    </w:p>
    <w:p w14:paraId="4A17C8F7" w14:textId="303A3116" w:rsidR="00555047" w:rsidRPr="0028778F" w:rsidRDefault="0028778F">
      <w:pPr>
        <w:ind w:firstLineChars="0" w:firstLine="0"/>
        <w:rPr>
          <w:color w:val="FFFFFF" w:themeColor="background1"/>
          <w:rPrChange w:id="1580" w:author="Liao Kuo" w:date="2026-04-09T16:45:00Z">
            <w:rPr/>
          </w:rPrChange>
        </w:rPr>
        <w:pPrChange w:id="1581" w:author="Liao Kuo" w:date="2026-04-09T16:45:00Z">
          <w:pPr>
            <w:ind w:firstLine="442"/>
          </w:pPr>
        </w:pPrChange>
      </w:pPr>
      <w:ins w:id="1582" w:author="Liao Kuo" w:date="2026-04-09T16:45:00Z">
        <w:r>
          <w:rPr>
            <w:rFonts w:ascii="Consolas" w:hAnsi="Consolas"/>
            <w:b/>
            <w:color w:val="000000" w:themeColor="text1"/>
            <w:highlight w:val="green"/>
          </w:rPr>
          <w:t>1 O</w:t>
        </w:r>
        <w:r>
          <w:rPr>
            <w:rFonts w:ascii="Consolas" w:hAnsi="Consolas" w:hint="eastAsia"/>
            <w:b/>
            <w:color w:val="000000" w:themeColor="text1"/>
            <w:highlight w:val="green"/>
          </w:rPr>
          <w:t>n</w:t>
        </w:r>
        <w:r>
          <w:rPr>
            <w:rFonts w:ascii="Consolas" w:hAnsi="Consolas"/>
            <w:b/>
            <w:color w:val="000000" w:themeColor="text1"/>
            <w:highlight w:val="green"/>
          </w:rPr>
          <w:t xml:space="preserve"> Only</w:t>
        </w:r>
      </w:ins>
    </w:p>
    <w:p w14:paraId="0D857C0F" w14:textId="77777777" w:rsidR="00555047" w:rsidRDefault="002E5D19">
      <w:pPr>
        <w:pStyle w:val="ad"/>
        <w:spacing w:after="62"/>
      </w:pPr>
      <w:r>
        <w:rPr>
          <w:rFonts w:hint="eastAsia"/>
        </w:rPr>
        <w:t>Arthur</w:t>
      </w:r>
    </w:p>
    <w:p w14:paraId="54F4F422" w14:textId="77777777" w:rsidR="00555047" w:rsidRDefault="002E5D19">
      <w:pPr>
        <w:pStyle w:val="ae"/>
        <w:ind w:firstLine="440"/>
      </w:pPr>
      <w:r>
        <w:t>I am so obeyed to the tortuous pain that came ruthless in rage.</w:t>
      </w:r>
    </w:p>
    <w:p w14:paraId="5446AE64" w14:textId="77777777" w:rsidR="00555047" w:rsidRDefault="002E5D19">
      <w:pPr>
        <w:pStyle w:val="ae"/>
        <w:ind w:firstLine="440"/>
      </w:pPr>
      <w:r>
        <w:t>这突如其来的剧痛，如狂风般肆虐，我只能默默承受</w:t>
      </w:r>
    </w:p>
    <w:p w14:paraId="369D1DB4" w14:textId="77777777" w:rsidR="00555047" w:rsidRDefault="002E5D19">
      <w:pPr>
        <w:pStyle w:val="ae"/>
        <w:ind w:firstLine="440"/>
      </w:pPr>
      <w:r>
        <w:t>I pray without faith that time will erase all that weight that gnaws at my fate.</w:t>
      </w:r>
    </w:p>
    <w:p w14:paraId="44894108" w14:textId="77777777" w:rsidR="00555047" w:rsidRDefault="002E5D19">
      <w:pPr>
        <w:pStyle w:val="ae"/>
        <w:ind w:firstLine="440"/>
      </w:pPr>
      <w:r>
        <w:t>我茫然祈祷，盼时光能抹去这噬咬我宿命的沉重枷锁</w:t>
      </w:r>
    </w:p>
    <w:p w14:paraId="6090A40D" w14:textId="77777777" w:rsidR="00555047" w:rsidRDefault="002E5D19">
      <w:pPr>
        <w:pStyle w:val="ae"/>
        <w:ind w:firstLine="440"/>
      </w:pPr>
      <w:r>
        <w:t>Oh but God, how could I hate who I love that makes my day, who I’d die for?</w:t>
      </w:r>
    </w:p>
    <w:p w14:paraId="27F25FE4" w14:textId="77777777" w:rsidR="00555047" w:rsidRDefault="002E5D19">
      <w:pPr>
        <w:pStyle w:val="ae"/>
        <w:ind w:firstLine="440"/>
      </w:pPr>
      <w:r>
        <w:t>可天啊，我怎能憎恨那个我曾视若珍宝、愿为之赴死的爱人？</w:t>
      </w:r>
    </w:p>
    <w:p w14:paraId="18556727" w14:textId="77777777" w:rsidR="00555047" w:rsidRDefault="002E5D19">
      <w:pPr>
        <w:pStyle w:val="ae"/>
        <w:ind w:firstLine="440"/>
      </w:pPr>
      <w:r>
        <w:t>Should we throw it into flames all the lies and all the shames, all that ache, ache, ache.</w:t>
      </w:r>
    </w:p>
    <w:p w14:paraId="1F62F4EC" w14:textId="77777777" w:rsidR="00555047" w:rsidRDefault="002E5D19">
      <w:pPr>
        <w:pStyle w:val="ae"/>
        <w:ind w:firstLine="440"/>
      </w:pPr>
      <w:r>
        <w:t>我们是否该将所有谎言、所有耻辱，还有这无尽的痛楚，统统付之一炬？</w:t>
      </w:r>
    </w:p>
    <w:p w14:paraId="325ACC97" w14:textId="77777777" w:rsidR="00555047" w:rsidRDefault="00555047">
      <w:pPr>
        <w:pStyle w:val="ae"/>
        <w:ind w:firstLine="440"/>
      </w:pPr>
    </w:p>
    <w:p w14:paraId="606781F0" w14:textId="77777777" w:rsidR="00555047" w:rsidRDefault="002E5D19">
      <w:pPr>
        <w:pStyle w:val="ae"/>
        <w:ind w:firstLine="440"/>
      </w:pPr>
      <w:r>
        <w:t>My God may one day I’ll forgive her.</w:t>
      </w:r>
    </w:p>
    <w:p w14:paraId="7DF0C028" w14:textId="77777777" w:rsidR="00555047" w:rsidRDefault="002E5D19">
      <w:pPr>
        <w:pStyle w:val="ae"/>
        <w:ind w:firstLine="440"/>
      </w:pPr>
      <w:r>
        <w:t>愿上帝佑我，终有一天能原谅她</w:t>
      </w:r>
    </w:p>
    <w:p w14:paraId="1808B4EC" w14:textId="77777777" w:rsidR="00555047" w:rsidRDefault="002E5D19">
      <w:pPr>
        <w:pStyle w:val="ae"/>
        <w:ind w:firstLine="440"/>
      </w:pPr>
      <w:r>
        <w:t>It is her who made my life realer.</w:t>
      </w:r>
    </w:p>
    <w:p w14:paraId="211174EA" w14:textId="77777777" w:rsidR="00555047" w:rsidRDefault="002E5D19">
      <w:pPr>
        <w:pStyle w:val="ae"/>
        <w:ind w:firstLine="440"/>
      </w:pPr>
      <w:r>
        <w:t>曾是她，让我的生命有了真实的温度</w:t>
      </w:r>
    </w:p>
    <w:p w14:paraId="35BEEACF" w14:textId="77777777" w:rsidR="00555047" w:rsidRDefault="002E5D19">
      <w:pPr>
        <w:pStyle w:val="ae"/>
        <w:ind w:firstLine="440"/>
      </w:pPr>
      <w:r>
        <w:t>If my arms wouldn’t be where she’d halt.</w:t>
      </w:r>
    </w:p>
    <w:p w14:paraId="7842CAB5" w14:textId="77777777" w:rsidR="00555047" w:rsidRDefault="002E5D19">
      <w:pPr>
        <w:pStyle w:val="ae"/>
        <w:ind w:firstLine="440"/>
      </w:pPr>
      <w:r>
        <w:t>若我的臂膀，再也无法成为她情愿停靠的港湾</w:t>
      </w:r>
    </w:p>
    <w:p w14:paraId="356774D8" w14:textId="77777777" w:rsidR="00555047" w:rsidRDefault="002E5D19">
      <w:pPr>
        <w:pStyle w:val="ae"/>
        <w:ind w:firstLine="440"/>
      </w:pPr>
      <w:r>
        <w:t>I would say it is only my fault.</w:t>
      </w:r>
    </w:p>
    <w:p w14:paraId="5CFA5C4E" w14:textId="77777777" w:rsidR="00555047" w:rsidRDefault="002E5D19">
      <w:pPr>
        <w:pStyle w:val="ae"/>
        <w:ind w:firstLine="440"/>
      </w:pPr>
      <w:r>
        <w:t>我愿说，这全是我的过错</w:t>
      </w:r>
    </w:p>
    <w:p w14:paraId="0BB41460" w14:textId="77777777" w:rsidR="00555047" w:rsidRDefault="00555047">
      <w:pPr>
        <w:pStyle w:val="ae"/>
        <w:ind w:firstLine="440"/>
      </w:pPr>
    </w:p>
    <w:p w14:paraId="167E59E7" w14:textId="77777777" w:rsidR="00555047" w:rsidRDefault="002E5D19">
      <w:pPr>
        <w:pStyle w:val="ae"/>
        <w:ind w:firstLine="440"/>
      </w:pPr>
      <w:r>
        <w:t>I count my own time in my armor of ice, the shrine that now is on fire.</w:t>
      </w:r>
    </w:p>
    <w:p w14:paraId="084BC126" w14:textId="77777777" w:rsidR="00555047" w:rsidRDefault="002E5D19">
      <w:pPr>
        <w:pStyle w:val="ae"/>
        <w:ind w:firstLine="440"/>
      </w:pPr>
      <w:r>
        <w:t>我身披冰封的铠甲，细数着残存的时光，心中的圣殿早已燃起熊熊烈火</w:t>
      </w:r>
    </w:p>
    <w:p w14:paraId="5D3D7431" w14:textId="77777777" w:rsidR="00555047" w:rsidRDefault="002E5D19">
      <w:pPr>
        <w:pStyle w:val="ae"/>
        <w:ind w:firstLine="440"/>
      </w:pPr>
      <w:r>
        <w:t>The sound of her voice, ah, a voracious bite, that divide my soul entire.</w:t>
      </w:r>
    </w:p>
    <w:p w14:paraId="199F6E25" w14:textId="77777777" w:rsidR="00555047" w:rsidRDefault="002E5D19">
      <w:pPr>
        <w:pStyle w:val="ae"/>
        <w:ind w:firstLine="440"/>
      </w:pPr>
      <w:r>
        <w:t>她的声音，啊，如贪婪的獠牙，将我的灵魂撕得粉碎</w:t>
      </w:r>
    </w:p>
    <w:p w14:paraId="14513BF7" w14:textId="77777777" w:rsidR="00555047" w:rsidRDefault="002E5D19">
      <w:pPr>
        <w:pStyle w:val="ae"/>
        <w:ind w:firstLine="440"/>
      </w:pPr>
      <w:r>
        <w:t xml:space="preserve">Yeah, I know I should despise, </w:t>
      </w:r>
      <w:proofErr w:type="spellStart"/>
      <w:r>
        <w:t>some one</w:t>
      </w:r>
      <w:proofErr w:type="spellEnd"/>
      <w:r>
        <w:t xml:space="preserve"> who apostatize, ’tis how she lied!</w:t>
      </w:r>
    </w:p>
    <w:p w14:paraId="0B7620E4" w14:textId="77777777" w:rsidR="00555047" w:rsidRDefault="002E5D19">
      <w:pPr>
        <w:pStyle w:val="ae"/>
        <w:ind w:firstLine="440"/>
      </w:pPr>
      <w:r>
        <w:t>是啊，我本该憎恨这个背信弃义的人</w:t>
      </w:r>
      <w:r>
        <w:t xml:space="preserve"> </w:t>
      </w:r>
      <w:r>
        <w:rPr>
          <w:rFonts w:hint="eastAsia"/>
        </w:rPr>
        <w:t>——</w:t>
      </w:r>
      <w:r>
        <w:t xml:space="preserve"> </w:t>
      </w:r>
      <w:r>
        <w:t>她怎能如此欺骗我！</w:t>
      </w:r>
    </w:p>
    <w:p w14:paraId="4DD87A1B" w14:textId="77777777" w:rsidR="00555047" w:rsidRDefault="002E5D19">
      <w:pPr>
        <w:pStyle w:val="ae"/>
        <w:ind w:firstLine="440"/>
      </w:pPr>
      <w:r>
        <w:t>It’s my duty to revive, a King’s pride must stay alive, though I cry, cry, cry.</w:t>
      </w:r>
    </w:p>
    <w:p w14:paraId="04D14F41" w14:textId="77777777" w:rsidR="00555047" w:rsidRDefault="002E5D19">
      <w:pPr>
        <w:pStyle w:val="ae"/>
        <w:ind w:firstLine="440"/>
      </w:pPr>
      <w:r>
        <w:t>可我有责任重振旗鼓，王者的尊严必须捍卫，哪怕我泪流不止，痛彻心扉</w:t>
      </w:r>
    </w:p>
    <w:p w14:paraId="6CDA243D" w14:textId="77777777" w:rsidR="00555047" w:rsidRDefault="00555047">
      <w:pPr>
        <w:pStyle w:val="ae"/>
        <w:ind w:firstLine="440"/>
      </w:pPr>
    </w:p>
    <w:p w14:paraId="07AD17C6" w14:textId="77777777" w:rsidR="00555047" w:rsidRDefault="002E5D19">
      <w:pPr>
        <w:pStyle w:val="ae"/>
        <w:ind w:firstLine="440"/>
      </w:pPr>
      <w:r>
        <w:t>My God may one day I’ll forgive her.</w:t>
      </w:r>
    </w:p>
    <w:p w14:paraId="1675B1B7" w14:textId="77777777" w:rsidR="00555047" w:rsidRDefault="002E5D19">
      <w:pPr>
        <w:pStyle w:val="ae"/>
        <w:ind w:firstLine="440"/>
      </w:pPr>
      <w:r>
        <w:t>愿上帝佑我，终有一天能原谅她</w:t>
      </w:r>
    </w:p>
    <w:p w14:paraId="3C2F8875" w14:textId="77777777" w:rsidR="00555047" w:rsidRDefault="002E5D19">
      <w:pPr>
        <w:pStyle w:val="ae"/>
        <w:ind w:firstLine="440"/>
      </w:pPr>
      <w:r>
        <w:t>It is her who made my life realer.</w:t>
      </w:r>
    </w:p>
    <w:p w14:paraId="0692B538" w14:textId="77777777" w:rsidR="00555047" w:rsidRDefault="002E5D19">
      <w:pPr>
        <w:pStyle w:val="ae"/>
        <w:ind w:firstLine="440"/>
      </w:pPr>
      <w:r>
        <w:t>曾是她，让我的生命有了真实的温度</w:t>
      </w:r>
    </w:p>
    <w:p w14:paraId="453EC81C" w14:textId="77777777" w:rsidR="00555047" w:rsidRDefault="002E5D19">
      <w:pPr>
        <w:pStyle w:val="ae"/>
        <w:ind w:firstLine="440"/>
      </w:pPr>
      <w:r>
        <w:t>If my arms wouldn’t be where she’d halt.</w:t>
      </w:r>
    </w:p>
    <w:p w14:paraId="148FBECE" w14:textId="77777777" w:rsidR="00555047" w:rsidRDefault="002E5D19">
      <w:pPr>
        <w:pStyle w:val="ae"/>
        <w:ind w:firstLine="440"/>
      </w:pPr>
      <w:r>
        <w:t>若我的臂膀，再也无法成为她情愿停靠的港湾</w:t>
      </w:r>
    </w:p>
    <w:p w14:paraId="69979623" w14:textId="77777777" w:rsidR="00555047" w:rsidRDefault="002E5D19">
      <w:pPr>
        <w:pStyle w:val="ae"/>
        <w:ind w:firstLine="440"/>
      </w:pPr>
      <w:r>
        <w:t>I would say it is only my fault.</w:t>
      </w:r>
    </w:p>
    <w:p w14:paraId="7767AA7B" w14:textId="77777777" w:rsidR="00555047" w:rsidRDefault="002E5D19">
      <w:pPr>
        <w:pStyle w:val="ae"/>
        <w:ind w:firstLine="440"/>
      </w:pPr>
      <w:r>
        <w:t>我愿说，这全是我的过错</w:t>
      </w:r>
    </w:p>
    <w:p w14:paraId="5F0434DB" w14:textId="77777777" w:rsidR="00555047" w:rsidRDefault="00555047">
      <w:pPr>
        <w:pStyle w:val="ae"/>
        <w:ind w:firstLine="440"/>
      </w:pPr>
    </w:p>
    <w:p w14:paraId="3F6C9F48" w14:textId="77777777" w:rsidR="00555047" w:rsidRDefault="002E5D19">
      <w:pPr>
        <w:pStyle w:val="ae"/>
        <w:ind w:firstLine="440"/>
      </w:pPr>
      <w:r>
        <w:t>Cold nights, cold heart, all vacant</w:t>
      </w:r>
    </w:p>
    <w:p w14:paraId="4527724F" w14:textId="77777777" w:rsidR="00555047" w:rsidRDefault="002E5D19">
      <w:pPr>
        <w:pStyle w:val="ae"/>
        <w:ind w:firstLine="440"/>
        <w:sectPr w:rsidR="00555047">
          <w:footerReference w:type="default" r:id="rId12"/>
          <w:pgSz w:w="11900" w:h="16840"/>
          <w:pgMar w:top="1440" w:right="1800" w:bottom="1440" w:left="1800" w:header="851" w:footer="992" w:gutter="0"/>
          <w:cols w:space="425"/>
          <w:docGrid w:type="lines" w:linePitch="312"/>
        </w:sectPr>
      </w:pPr>
      <w:r>
        <w:t>寒夜漫漫，心也冰封，世间只剩一片空寂</w:t>
      </w:r>
    </w:p>
    <w:p w14:paraId="155922C9" w14:textId="77777777" w:rsidR="00555047" w:rsidRDefault="002E5D19">
      <w:pPr>
        <w:pStyle w:val="ae"/>
        <w:pageBreakBefore/>
        <w:ind w:firstLine="440"/>
      </w:pPr>
      <w:r>
        <w:lastRenderedPageBreak/>
        <w:t>So dead, so gone, and all thrown</w:t>
      </w:r>
    </w:p>
    <w:p w14:paraId="17982395" w14:textId="77777777" w:rsidR="00555047" w:rsidRDefault="002E5D19">
      <w:pPr>
        <w:pStyle w:val="ae"/>
        <w:ind w:firstLine="440"/>
      </w:pPr>
      <w:r>
        <w:t>一切都已逝去，消散无踪，被彻底抛弃</w:t>
      </w:r>
    </w:p>
    <w:p w14:paraId="4299C533" w14:textId="77777777" w:rsidR="00555047" w:rsidRDefault="002E5D19">
      <w:pPr>
        <w:pStyle w:val="ae"/>
        <w:ind w:firstLine="440"/>
      </w:pPr>
      <w:r>
        <w:t>To my tears response your silence</w:t>
      </w:r>
    </w:p>
    <w:p w14:paraId="202F069A" w14:textId="77777777" w:rsidR="00555047" w:rsidRDefault="002E5D19">
      <w:pPr>
        <w:pStyle w:val="ae"/>
        <w:ind w:firstLine="440"/>
      </w:pPr>
      <w:r>
        <w:t>我的泪水，只换来你的沉默</w:t>
      </w:r>
    </w:p>
    <w:p w14:paraId="471D09F4" w14:textId="77777777" w:rsidR="00555047" w:rsidRDefault="002E5D19">
      <w:pPr>
        <w:pStyle w:val="ae"/>
        <w:ind w:firstLine="440"/>
      </w:pPr>
      <w:r>
        <w:t>I can but weep on my own</w:t>
      </w:r>
    </w:p>
    <w:p w14:paraId="40139E79" w14:textId="77777777" w:rsidR="00555047" w:rsidRDefault="002E5D19">
      <w:pPr>
        <w:pStyle w:val="ae"/>
        <w:ind w:firstLine="440"/>
      </w:pPr>
      <w:r>
        <w:t>我只能独自叹息</w:t>
      </w:r>
    </w:p>
    <w:p w14:paraId="4BB350B6" w14:textId="77777777" w:rsidR="00555047" w:rsidRDefault="00555047">
      <w:pPr>
        <w:pStyle w:val="ae"/>
        <w:ind w:firstLine="440"/>
      </w:pPr>
    </w:p>
    <w:p w14:paraId="392C3E45" w14:textId="77777777" w:rsidR="00555047" w:rsidRDefault="002E5D19">
      <w:pPr>
        <w:pStyle w:val="ae"/>
        <w:ind w:firstLine="440"/>
      </w:pPr>
      <w:r>
        <w:t>My God give me strength, I shall not fall.</w:t>
      </w:r>
    </w:p>
    <w:p w14:paraId="715DA2F9" w14:textId="77777777" w:rsidR="00555047" w:rsidRDefault="002E5D19">
      <w:pPr>
        <w:pStyle w:val="ae"/>
        <w:ind w:firstLine="440"/>
      </w:pPr>
      <w:r>
        <w:t>上帝啊，请赐予我力量，我绝不会倒下</w:t>
      </w:r>
    </w:p>
    <w:p w14:paraId="3042165B" w14:textId="77777777" w:rsidR="00555047" w:rsidRDefault="002E5D19">
      <w:pPr>
        <w:pStyle w:val="ae"/>
        <w:ind w:firstLine="440"/>
      </w:pPr>
      <w:r>
        <w:t xml:space="preserve">Tis the </w:t>
      </w:r>
      <w:proofErr w:type="spellStart"/>
      <w:r>
        <w:t>baul</w:t>
      </w:r>
      <w:proofErr w:type="spellEnd"/>
      <w:r>
        <w:t>, I would strive up to cross.</w:t>
      </w:r>
    </w:p>
    <w:p w14:paraId="72606A1C" w14:textId="77777777" w:rsidR="00555047" w:rsidRDefault="002E5D19">
      <w:pPr>
        <w:pStyle w:val="ae"/>
        <w:ind w:firstLine="440"/>
      </w:pPr>
      <w:r>
        <w:t>这苦难的荆棘之路，我定要奋力跨越</w:t>
      </w:r>
    </w:p>
    <w:p w14:paraId="77D3B831" w14:textId="77777777" w:rsidR="00555047" w:rsidRDefault="00555047">
      <w:pPr>
        <w:pStyle w:val="ae"/>
        <w:ind w:firstLine="440"/>
      </w:pPr>
    </w:p>
    <w:p w14:paraId="104E321B" w14:textId="77777777" w:rsidR="00555047" w:rsidRDefault="002E5D19">
      <w:pPr>
        <w:pStyle w:val="ae"/>
        <w:ind w:firstLine="440"/>
      </w:pPr>
      <w:r>
        <w:t>My God bless my soul, I shall stand tall.</w:t>
      </w:r>
    </w:p>
    <w:p w14:paraId="22E4E47E" w14:textId="77777777" w:rsidR="00555047" w:rsidRDefault="002E5D19">
      <w:pPr>
        <w:pStyle w:val="ae"/>
        <w:ind w:firstLine="440"/>
      </w:pPr>
      <w:r>
        <w:t>上帝啊，请保佑我的灵魂，我定要昂首挺立</w:t>
      </w:r>
    </w:p>
    <w:p w14:paraId="421E6F78" w14:textId="77777777" w:rsidR="00555047" w:rsidRDefault="002E5D19">
      <w:pPr>
        <w:pStyle w:val="ae"/>
        <w:ind w:firstLine="440"/>
      </w:pPr>
      <w:r>
        <w:t>Time for me to answer to your call.</w:t>
      </w:r>
    </w:p>
    <w:p w14:paraId="24A72331" w14:textId="77777777" w:rsidR="00555047" w:rsidRDefault="002E5D19">
      <w:pPr>
        <w:pStyle w:val="ae"/>
        <w:ind w:firstLine="440"/>
      </w:pPr>
      <w:r>
        <w:t>是时候回应你的召唤了</w:t>
      </w:r>
    </w:p>
    <w:p w14:paraId="3AFDC50D" w14:textId="77777777" w:rsidR="00555047" w:rsidRDefault="002E5D19">
      <w:pPr>
        <w:pStyle w:val="ae"/>
        <w:ind w:firstLine="440"/>
      </w:pPr>
      <w:r>
        <w:t>For the Grail, I’ll rub through this maul.</w:t>
      </w:r>
    </w:p>
    <w:p w14:paraId="347D4AAE" w14:textId="77777777" w:rsidR="00555047" w:rsidRDefault="002E5D19">
      <w:pPr>
        <w:pStyle w:val="ae"/>
        <w:ind w:firstLine="440"/>
      </w:pPr>
      <w:r>
        <w:t>为了圣杯，我愿熬过这残酷的磨砺</w:t>
      </w:r>
    </w:p>
    <w:p w14:paraId="45A6CF93" w14:textId="77777777" w:rsidR="00555047" w:rsidRDefault="002E5D19">
      <w:pPr>
        <w:pStyle w:val="ae"/>
        <w:ind w:firstLine="440"/>
      </w:pPr>
      <w:r>
        <w:t>Tis the pain, but my legend’s not palled.</w:t>
      </w:r>
    </w:p>
    <w:p w14:paraId="2B76167E" w14:textId="77777777" w:rsidR="00555047" w:rsidRDefault="002E5D19">
      <w:pPr>
        <w:pStyle w:val="ae"/>
        <w:ind w:firstLine="440"/>
      </w:pPr>
      <w:r>
        <w:t>纵然痛苦万分，我的传奇绝不会自此而止</w:t>
      </w:r>
    </w:p>
    <w:p w14:paraId="6C499C50" w14:textId="6460185F" w:rsidR="0028778F" w:rsidRPr="0028778F" w:rsidDel="00BB1C25" w:rsidRDefault="0028778F" w:rsidP="0028778F">
      <w:pPr>
        <w:ind w:firstLineChars="0" w:firstLine="0"/>
        <w:rPr>
          <w:ins w:id="1583" w:author="Liao Kuo" w:date="2026-04-09T16:45:00Z"/>
          <w:del w:id="1584" w:author="Z Richard" w:date="2026-04-23T18:06:00Z" w16du:dateUtc="2026-04-23T10:06:00Z"/>
          <w:rFonts w:ascii="Consolas" w:hAnsi="Consolas"/>
          <w:b/>
          <w:color w:val="FFFFFF" w:themeColor="background1"/>
          <w:highlight w:val="red"/>
          <w:rPrChange w:id="1585" w:author="Liao Kuo" w:date="2026-04-09T16:46:00Z">
            <w:rPr>
              <w:ins w:id="1586" w:author="Liao Kuo" w:date="2026-04-09T16:45:00Z"/>
              <w:del w:id="1587" w:author="Z Richard" w:date="2026-04-23T18:06:00Z" w16du:dateUtc="2026-04-23T10:06:00Z"/>
              <w:color w:val="FFFFFF" w:themeColor="background1"/>
            </w:rPr>
          </w:rPrChange>
        </w:rPr>
      </w:pPr>
      <w:ins w:id="1588" w:author="Liao Kuo" w:date="2026-04-09T16:45:00Z">
        <w:r w:rsidRPr="0028778F">
          <w:rPr>
            <w:rFonts w:ascii="Consolas" w:hAnsi="Consolas"/>
            <w:b/>
            <w:color w:val="FFFFFF" w:themeColor="background1"/>
            <w:highlight w:val="red"/>
            <w:rPrChange w:id="1589" w:author="Liao Kuo" w:date="2026-04-09T16:45:00Z">
              <w:rPr>
                <w:rFonts w:ascii="Consolas" w:hAnsi="Consolas"/>
                <w:b/>
                <w:color w:val="000000" w:themeColor="text1"/>
                <w:highlight w:val="green"/>
              </w:rPr>
            </w:rPrChange>
          </w:rPr>
          <w:t>1 Off</w:t>
        </w:r>
      </w:ins>
      <w:ins w:id="1590" w:author="Liao Kuo" w:date="2026-04-09T16:46:00Z">
        <w:r>
          <w:rPr>
            <w:rFonts w:ascii="Consolas" w:hAnsi="Consolas"/>
            <w:b/>
            <w:color w:val="FFFFFF" w:themeColor="background1"/>
            <w:highlight w:val="red"/>
          </w:rPr>
          <w:t>,</w:t>
        </w:r>
        <w:r>
          <w:rPr>
            <w:rFonts w:ascii="Consolas" w:hAnsi="Consolas"/>
            <w:b/>
            <w:color w:val="000000" w:themeColor="text1"/>
            <w:highlight w:val="green"/>
          </w:rPr>
          <w:t xml:space="preserve"> 5</w:t>
        </w:r>
      </w:ins>
      <w:ins w:id="1591" w:author="Liao Kuo" w:date="2026-04-09T16:45:00Z">
        <w:r>
          <w:rPr>
            <w:rFonts w:ascii="Consolas" w:hAnsi="Consolas"/>
            <w:b/>
            <w:color w:val="000000" w:themeColor="text1"/>
            <w:highlight w:val="green"/>
          </w:rPr>
          <w:t xml:space="preserve"> O</w:t>
        </w:r>
        <w:r>
          <w:rPr>
            <w:rFonts w:ascii="Consolas" w:hAnsi="Consolas" w:hint="eastAsia"/>
            <w:b/>
            <w:color w:val="000000" w:themeColor="text1"/>
            <w:highlight w:val="green"/>
          </w:rPr>
          <w:t>n</w:t>
        </w:r>
      </w:ins>
    </w:p>
    <w:p w14:paraId="5EFEA046" w14:textId="77777777" w:rsidR="0028778F" w:rsidRPr="0028778F" w:rsidRDefault="0028778F">
      <w:pPr>
        <w:ind w:firstLineChars="0" w:firstLine="0"/>
        <w:rPr>
          <w:color w:val="FFFFFF" w:themeColor="background1"/>
          <w:rPrChange w:id="1592" w:author="Liao Kuo" w:date="2026-04-09T16:45:00Z">
            <w:rPr/>
          </w:rPrChange>
        </w:rPr>
        <w:pPrChange w:id="1593" w:author="Liao Kuo" w:date="2026-04-09T16:45:00Z">
          <w:pPr>
            <w:ind w:firstLine="440"/>
          </w:pPr>
        </w:pPrChange>
      </w:pPr>
    </w:p>
    <w:p w14:paraId="695776F8" w14:textId="77777777" w:rsidR="00555047" w:rsidRDefault="002E5D19">
      <w:pPr>
        <w:pStyle w:val="1"/>
        <w:spacing w:before="156" w:after="156"/>
        <w:rPr>
          <w:sz w:val="44"/>
          <w:szCs w:val="18"/>
        </w:rPr>
      </w:pPr>
      <w:bookmarkStart w:id="1594" w:name="_Toc1016"/>
      <w:r>
        <w:rPr>
          <w:rFonts w:hint="eastAsia"/>
          <w:noProof/>
          <w:sz w:val="44"/>
          <w:szCs w:val="18"/>
        </w:rPr>
        <w:lastRenderedPageBreak/>
        <w:drawing>
          <wp:anchor distT="0" distB="0" distL="114300" distR="114300" simplePos="0" relativeHeight="251654656" behindDoc="0" locked="0" layoutInCell="1" allowOverlap="1" wp14:anchorId="4F0FD9DA" wp14:editId="2E2566A0">
            <wp:simplePos x="0" y="0"/>
            <wp:positionH relativeFrom="column">
              <wp:posOffset>3311525</wp:posOffset>
            </wp:positionH>
            <wp:positionV relativeFrom="paragraph">
              <wp:posOffset>134620</wp:posOffset>
            </wp:positionV>
            <wp:extent cx="90170" cy="295910"/>
            <wp:effectExtent l="0" t="0" r="1270" b="9525"/>
            <wp:wrapNone/>
            <wp:docPr id="8" name="图片 8" descr="IMG_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3592"/>
                    <pic:cNvPicPr>
                      <a:picLocks noChangeAspect="1"/>
                    </pic:cNvPicPr>
                  </pic:nvPicPr>
                  <pic:blipFill>
                    <a:blip r:embed="rId11">
                      <a:clrChange>
                        <a:clrFrom>
                          <a:srgbClr val="FFFFFF">
                            <a:alpha val="100000"/>
                          </a:srgbClr>
                        </a:clrFrom>
                        <a:clrTo>
                          <a:srgbClr val="FFFFFF">
                            <a:alpha val="100000"/>
                            <a:alpha val="0"/>
                          </a:srgbClr>
                        </a:clrTo>
                      </a:clrChange>
                      <a:lum bright="-100000" contrast="100000"/>
                    </a:blip>
                    <a:srcRect l="31004" t="15931" r="38878" b="21360"/>
                    <a:stretch>
                      <a:fillRect/>
                    </a:stretch>
                  </pic:blipFill>
                  <pic:spPr>
                    <a:xfrm>
                      <a:off x="0" y="0"/>
                      <a:ext cx="90170" cy="295910"/>
                    </a:xfrm>
                    <a:prstGeom prst="rect">
                      <a:avLst/>
                    </a:prstGeom>
                  </pic:spPr>
                </pic:pic>
              </a:graphicData>
            </a:graphic>
          </wp:anchor>
        </w:drawing>
      </w:r>
      <w:r>
        <w:rPr>
          <w:rFonts w:hint="eastAsia"/>
          <w:noProof/>
          <w:sz w:val="44"/>
          <w:szCs w:val="18"/>
        </w:rPr>
        <w:drawing>
          <wp:anchor distT="0" distB="0" distL="114300" distR="114300" simplePos="0" relativeHeight="251657728" behindDoc="0" locked="0" layoutInCell="1" allowOverlap="1" wp14:anchorId="6BDEC736" wp14:editId="5C8D6092">
            <wp:simplePos x="0" y="0"/>
            <wp:positionH relativeFrom="column">
              <wp:posOffset>4095115</wp:posOffset>
            </wp:positionH>
            <wp:positionV relativeFrom="paragraph">
              <wp:posOffset>146050</wp:posOffset>
            </wp:positionV>
            <wp:extent cx="90170" cy="295910"/>
            <wp:effectExtent l="0" t="0" r="1270" b="9525"/>
            <wp:wrapNone/>
            <wp:docPr id="9" name="图片 9" descr="IMG_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3592"/>
                    <pic:cNvPicPr>
                      <a:picLocks noChangeAspect="1"/>
                    </pic:cNvPicPr>
                  </pic:nvPicPr>
                  <pic:blipFill>
                    <a:blip r:embed="rId11">
                      <a:clrChange>
                        <a:clrFrom>
                          <a:srgbClr val="FFFFFF">
                            <a:alpha val="100000"/>
                          </a:srgbClr>
                        </a:clrFrom>
                        <a:clrTo>
                          <a:srgbClr val="FFFFFF">
                            <a:alpha val="100000"/>
                            <a:alpha val="0"/>
                          </a:srgbClr>
                        </a:clrTo>
                      </a:clrChange>
                      <a:lum bright="-100000" contrast="100000"/>
                    </a:blip>
                    <a:srcRect l="31004" t="15931" r="38878" b="21360"/>
                    <a:stretch>
                      <a:fillRect/>
                    </a:stretch>
                  </pic:blipFill>
                  <pic:spPr>
                    <a:xfrm flipH="1">
                      <a:off x="0" y="0"/>
                      <a:ext cx="90170" cy="295910"/>
                    </a:xfrm>
                    <a:prstGeom prst="rect">
                      <a:avLst/>
                    </a:prstGeom>
                  </pic:spPr>
                </pic:pic>
              </a:graphicData>
            </a:graphic>
          </wp:anchor>
        </w:drawing>
      </w:r>
      <w:r>
        <w:rPr>
          <w:rFonts w:ascii="Dearest Friend lite" w:hAnsi="Dearest Friend lite" w:cs="Dearest Friend lite"/>
          <w:sz w:val="40"/>
          <w:szCs w:val="22"/>
        </w:rPr>
        <w:t>35</w:t>
      </w:r>
      <w:r>
        <w:rPr>
          <w:rFonts w:hint="eastAsia"/>
        </w:rPr>
        <w:t xml:space="preserve">  </w:t>
      </w:r>
      <w:r>
        <w:t xml:space="preserve">All in </w:t>
      </w:r>
      <w:r>
        <w:rPr>
          <w:rFonts w:hint="eastAsia"/>
        </w:rPr>
        <w:t>V</w:t>
      </w:r>
      <w:r>
        <w:t>ain</w:t>
      </w:r>
      <w:r>
        <w:rPr>
          <w:rFonts w:hint="eastAsia"/>
        </w:rPr>
        <w:t xml:space="preserve"> </w:t>
      </w:r>
      <w:r>
        <w:rPr>
          <w:rFonts w:hint="eastAsia"/>
          <w:sz w:val="4"/>
          <w:szCs w:val="2"/>
        </w:rPr>
        <w:t xml:space="preserve"> </w:t>
      </w:r>
      <w:r>
        <w:rPr>
          <w:rFonts w:hint="eastAsia"/>
          <w:sz w:val="44"/>
          <w:szCs w:val="18"/>
        </w:rPr>
        <w:t>Reprise</w:t>
      </w:r>
      <w:bookmarkEnd w:id="1594"/>
      <w:r>
        <w:rPr>
          <w:rFonts w:hint="eastAsia"/>
          <w:sz w:val="44"/>
          <w:szCs w:val="18"/>
        </w:rPr>
        <w:t xml:space="preserve"> </w:t>
      </w:r>
    </w:p>
    <w:p w14:paraId="560F4F0D" w14:textId="0B7AD13E" w:rsidR="007B657C" w:rsidRDefault="007B657C" w:rsidP="0028778F">
      <w:pPr>
        <w:ind w:firstLineChars="0" w:firstLine="0"/>
        <w:rPr>
          <w:ins w:id="1595" w:author="Z Richard" w:date="2026-04-23T18:07:00Z" w16du:dateUtc="2026-04-23T10:07:00Z"/>
          <w:rFonts w:ascii="Consolas" w:hAnsi="Consolas"/>
          <w:b/>
          <w:color w:val="000000" w:themeColor="text1"/>
          <w:highlight w:val="green"/>
        </w:rPr>
      </w:pPr>
      <w:ins w:id="1596" w:author="Z Richard" w:date="2026-04-23T18:08:00Z" w16du:dateUtc="2026-04-23T10:08:00Z">
        <w:r>
          <w:rPr>
            <w:rFonts w:ascii="Consolas" w:hAnsi="Consolas" w:hint="eastAsia"/>
            <w:b/>
            <w:color w:val="215E99" w:themeColor="text2" w:themeTint="BF"/>
          </w:rPr>
          <w:t>Merlin</w:t>
        </w:r>
      </w:ins>
      <w:ins w:id="1597" w:author="Z Richard" w:date="2026-04-23T18:07:00Z" w16du:dateUtc="2026-04-23T10:07:00Z">
        <w:r>
          <w:rPr>
            <w:rFonts w:ascii="Consolas" w:hAnsi="Consolas" w:hint="eastAsia"/>
            <w:b/>
            <w:color w:val="215E99" w:themeColor="text2" w:themeTint="BF"/>
          </w:rPr>
          <w:t xml:space="preserve"> (</w:t>
        </w:r>
      </w:ins>
      <w:ins w:id="1598" w:author="Z Richard" w:date="2026-04-23T18:08:00Z" w16du:dateUtc="2026-04-23T10:08:00Z">
        <w:r>
          <w:rPr>
            <w:rFonts w:ascii="Consolas" w:hAnsi="Consolas" w:hint="eastAsia"/>
            <w:b/>
            <w:color w:val="215E99" w:themeColor="text2" w:themeTint="BF"/>
          </w:rPr>
          <w:t>5</w:t>
        </w:r>
      </w:ins>
      <w:ins w:id="1599" w:author="Z Richard" w:date="2026-04-23T18:07:00Z" w16du:dateUtc="2026-04-23T10:07:00Z">
        <w:r>
          <w:rPr>
            <w:rFonts w:ascii="Consolas" w:hAnsi="Consolas" w:hint="eastAsia"/>
            <w:b/>
            <w:color w:val="215E99" w:themeColor="text2" w:themeTint="BF"/>
          </w:rPr>
          <w:t xml:space="preserve">) </w:t>
        </w:r>
        <w:r>
          <w:rPr>
            <w:rFonts w:ascii="Consolas" w:hAnsi="Consolas" w:hint="eastAsia"/>
            <w:b/>
            <w:color w:val="215E99" w:themeColor="text2" w:themeTint="BF"/>
          </w:rPr>
          <w:t>唱</w:t>
        </w:r>
      </w:ins>
      <w:ins w:id="1600" w:author="Z Richard" w:date="2026-04-23T18:08:00Z" w16du:dateUtc="2026-04-23T10:08:00Z">
        <w:r>
          <w:rPr>
            <w:rFonts w:ascii="Consolas" w:hAnsi="Consolas" w:hint="eastAsia"/>
            <w:b/>
            <w:color w:val="215E99" w:themeColor="text2" w:themeTint="BF"/>
          </w:rPr>
          <w:t>，其他全员现场合唱</w:t>
        </w:r>
      </w:ins>
    </w:p>
    <w:p w14:paraId="295263C3" w14:textId="77777777" w:rsidR="007B657C" w:rsidRDefault="007B657C" w:rsidP="0028778F">
      <w:pPr>
        <w:ind w:firstLineChars="0" w:firstLine="0"/>
        <w:rPr>
          <w:ins w:id="1601" w:author="Z Richard" w:date="2026-04-23T18:07:00Z" w16du:dateUtc="2026-04-23T10:07:00Z"/>
          <w:rFonts w:ascii="Consolas" w:hAnsi="Consolas"/>
          <w:b/>
          <w:color w:val="000000" w:themeColor="text1"/>
          <w:highlight w:val="green"/>
        </w:rPr>
      </w:pPr>
    </w:p>
    <w:p w14:paraId="5B7BE441" w14:textId="1A6B8177" w:rsidR="0028778F" w:rsidRPr="00385852" w:rsidRDefault="0028778F" w:rsidP="0028778F">
      <w:pPr>
        <w:ind w:firstLineChars="0" w:firstLine="0"/>
        <w:rPr>
          <w:ins w:id="1602" w:author="Liao Kuo" w:date="2026-04-09T16:46:00Z"/>
          <w:color w:val="FFFFFF" w:themeColor="background1"/>
        </w:rPr>
      </w:pPr>
      <w:ins w:id="1603" w:author="Liao Kuo" w:date="2026-04-09T16:46:00Z">
        <w:r>
          <w:rPr>
            <w:rFonts w:ascii="Consolas" w:hAnsi="Consolas"/>
            <w:b/>
            <w:color w:val="000000" w:themeColor="text1"/>
            <w:highlight w:val="green"/>
          </w:rPr>
          <w:t>5 O</w:t>
        </w:r>
        <w:r>
          <w:rPr>
            <w:rFonts w:ascii="Consolas" w:hAnsi="Consolas" w:hint="eastAsia"/>
            <w:b/>
            <w:color w:val="000000" w:themeColor="text1"/>
            <w:highlight w:val="green"/>
          </w:rPr>
          <w:t>n</w:t>
        </w:r>
      </w:ins>
    </w:p>
    <w:p w14:paraId="3AF07B7D" w14:textId="77777777" w:rsidR="00555047" w:rsidDel="0028778F" w:rsidRDefault="00555047">
      <w:pPr>
        <w:ind w:firstLineChars="0" w:firstLine="0"/>
        <w:rPr>
          <w:del w:id="1604" w:author="Liao Kuo" w:date="2026-04-09T16:46:00Z"/>
        </w:rPr>
      </w:pPr>
    </w:p>
    <w:p w14:paraId="36BE3723" w14:textId="77777777" w:rsidR="00555047" w:rsidRDefault="002E5D19">
      <w:pPr>
        <w:pStyle w:val="ad"/>
        <w:spacing w:after="62"/>
      </w:pPr>
      <w:r>
        <w:rPr>
          <w:rFonts w:hint="eastAsia"/>
        </w:rPr>
        <w:t>Merlin</w:t>
      </w:r>
    </w:p>
    <w:p w14:paraId="3A56138E" w14:textId="77777777" w:rsidR="00555047" w:rsidRDefault="002E5D19">
      <w:pPr>
        <w:pStyle w:val="ae"/>
        <w:ind w:firstLine="440"/>
      </w:pPr>
      <w:r>
        <w:t>A King with the crown woven with that woe sound.</w:t>
      </w:r>
    </w:p>
    <w:p w14:paraId="13390043" w14:textId="77777777" w:rsidR="00555047" w:rsidRDefault="002E5D19">
      <w:pPr>
        <w:pStyle w:val="ae"/>
        <w:ind w:firstLine="440"/>
      </w:pPr>
      <w:r>
        <w:t>头戴王冠的君王，冠冕间交织着悲戚的回响</w:t>
      </w:r>
    </w:p>
    <w:p w14:paraId="0CCBBD5F" w14:textId="77777777" w:rsidR="00555047" w:rsidRDefault="002E5D19">
      <w:pPr>
        <w:pStyle w:val="ae"/>
        <w:ind w:firstLine="440"/>
      </w:pPr>
      <w:r>
        <w:t>Though still in a frown, already learnt to quiet down.</w:t>
      </w:r>
    </w:p>
    <w:p w14:paraId="7F2C8D5F" w14:textId="77777777" w:rsidR="00555047" w:rsidRDefault="002E5D19">
      <w:pPr>
        <w:pStyle w:val="ae"/>
        <w:ind w:firstLine="440"/>
      </w:pPr>
      <w:r>
        <w:t>纵使眉间仍锁着愁绪，他已学会收敛锋芒，沉静以对</w:t>
      </w:r>
    </w:p>
    <w:p w14:paraId="6B3867A0" w14:textId="77777777" w:rsidR="00555047" w:rsidRDefault="002E5D19">
      <w:pPr>
        <w:pStyle w:val="ae"/>
        <w:ind w:firstLine="440"/>
      </w:pPr>
      <w:r>
        <w:t>Tis the lonely course, have to pull through all fog.</w:t>
      </w:r>
    </w:p>
    <w:p w14:paraId="6DEC578A" w14:textId="77777777" w:rsidR="00555047" w:rsidRDefault="002E5D19">
      <w:pPr>
        <w:pStyle w:val="ae"/>
        <w:ind w:firstLine="440"/>
      </w:pPr>
      <w:r>
        <w:t>这是一条孤独的征途，他必须冲破所有迷雾</w:t>
      </w:r>
    </w:p>
    <w:p w14:paraId="1EE73110" w14:textId="77777777" w:rsidR="00555047" w:rsidRDefault="002E5D19">
      <w:pPr>
        <w:pStyle w:val="ae"/>
        <w:ind w:firstLine="440"/>
      </w:pPr>
      <w:r>
        <w:t>The pain sting with remorse, and the Grail there still calls.</w:t>
      </w:r>
    </w:p>
    <w:p w14:paraId="2651E3E4" w14:textId="77777777" w:rsidR="00555047" w:rsidRDefault="002E5D19">
      <w:pPr>
        <w:pStyle w:val="ae"/>
        <w:ind w:firstLine="440"/>
      </w:pPr>
      <w:r>
        <w:t>悔恨如刺，痛彻心扉，而圣杯仍在远方召唤</w:t>
      </w:r>
    </w:p>
    <w:p w14:paraId="2EA07AB2" w14:textId="77777777" w:rsidR="00555047" w:rsidRDefault="002E5D19">
      <w:pPr>
        <w:pStyle w:val="ae"/>
        <w:ind w:firstLine="440"/>
      </w:pPr>
      <w:r>
        <w:t xml:space="preserve">I see tears and decease, </w:t>
      </w:r>
      <w:proofErr w:type="spellStart"/>
      <w:r>
        <w:t>Caliburn</w:t>
      </w:r>
      <w:proofErr w:type="spellEnd"/>
      <w:r>
        <w:t xml:space="preserve"> be in piece.</w:t>
      </w:r>
    </w:p>
    <w:p w14:paraId="5D8FC279" w14:textId="77777777" w:rsidR="00555047" w:rsidRDefault="002E5D19">
      <w:pPr>
        <w:pStyle w:val="ae"/>
        <w:ind w:firstLine="440"/>
      </w:pPr>
      <w:r>
        <w:t>我见泪水与死亡交织，石中剑碎裂不复</w:t>
      </w:r>
    </w:p>
    <w:p w14:paraId="6F24848E" w14:textId="77777777" w:rsidR="00555047" w:rsidRDefault="002E5D19">
      <w:pPr>
        <w:pStyle w:val="ae"/>
        <w:ind w:firstLine="440"/>
      </w:pPr>
      <w:r>
        <w:t>At empty shrine he would kneel, and the chance he would seize.</w:t>
      </w:r>
    </w:p>
    <w:p w14:paraId="66FE2B4D" w14:textId="77777777" w:rsidR="00555047" w:rsidRDefault="002E5D19">
      <w:pPr>
        <w:pStyle w:val="ae"/>
        <w:ind w:firstLine="440"/>
      </w:pPr>
      <w:r>
        <w:t>他会在空荡的圣坛前屈膝祈祷，也定会抓住那一线生机</w:t>
      </w:r>
    </w:p>
    <w:p w14:paraId="3FD02295" w14:textId="77777777" w:rsidR="00555047" w:rsidRDefault="002E5D19">
      <w:pPr>
        <w:pStyle w:val="ae"/>
        <w:ind w:firstLine="440"/>
      </w:pPr>
      <w:r>
        <w:t>Noble souls will join in, canonized to be.</w:t>
      </w:r>
    </w:p>
    <w:p w14:paraId="2ECB8067" w14:textId="77777777" w:rsidR="00555047" w:rsidRDefault="002E5D19">
      <w:pPr>
        <w:pStyle w:val="ae"/>
        <w:ind w:firstLine="440"/>
      </w:pPr>
      <w:r>
        <w:t>真正高贵的灵魂终将加入他的征程，他们一同受万众敬仰，载入传奇</w:t>
      </w:r>
    </w:p>
    <w:p w14:paraId="5009B3D4" w14:textId="77777777" w:rsidR="00555047" w:rsidRDefault="002E5D19">
      <w:pPr>
        <w:pStyle w:val="ae"/>
        <w:ind w:firstLine="440"/>
      </w:pPr>
      <w:r>
        <w:t>And his head to pierced by his most believed.</w:t>
      </w:r>
    </w:p>
    <w:p w14:paraId="1F449FA3" w14:textId="77777777" w:rsidR="00555047" w:rsidRDefault="002E5D19">
      <w:pPr>
        <w:pStyle w:val="ae"/>
        <w:ind w:firstLine="440"/>
      </w:pPr>
      <w:r>
        <w:t>可他最终，却会殒命于最信任之人的背叛</w:t>
      </w:r>
    </w:p>
    <w:p w14:paraId="26ACFEF7" w14:textId="77777777" w:rsidR="00555047" w:rsidRDefault="002E5D19">
      <w:pPr>
        <w:pStyle w:val="ae"/>
        <w:ind w:firstLine="440"/>
      </w:pPr>
      <w:r>
        <w:t>All to attain in vain.</w:t>
      </w:r>
    </w:p>
    <w:p w14:paraId="55BE1FE6" w14:textId="77777777" w:rsidR="00555047" w:rsidRDefault="002E5D19">
      <w:pPr>
        <w:pStyle w:val="ae"/>
        <w:ind w:firstLine="440"/>
      </w:pPr>
      <w:r>
        <w:t>所有追寻，终将徒劳一场</w:t>
      </w:r>
    </w:p>
    <w:p w14:paraId="79DA900B" w14:textId="77777777" w:rsidR="00555047" w:rsidRDefault="002E5D19">
      <w:pPr>
        <w:pStyle w:val="ae"/>
        <w:ind w:firstLine="440"/>
      </w:pPr>
      <w:r>
        <w:t>All would bring the pain.</w:t>
      </w:r>
    </w:p>
    <w:p w14:paraId="50D4FFDD" w14:textId="77777777" w:rsidR="00555047" w:rsidRDefault="002E5D19">
      <w:pPr>
        <w:pStyle w:val="ae"/>
        <w:ind w:firstLine="440"/>
      </w:pPr>
      <w:r>
        <w:t>所有所得，终将带来伤痛</w:t>
      </w:r>
    </w:p>
    <w:p w14:paraId="1668A385" w14:textId="77777777" w:rsidR="00555047" w:rsidRDefault="002E5D19">
      <w:pPr>
        <w:pStyle w:val="ae"/>
        <w:ind w:firstLine="440"/>
      </w:pPr>
      <w:r>
        <w:t>Still rising up to gain.</w:t>
      </w:r>
    </w:p>
    <w:p w14:paraId="4755DDD0" w14:textId="77777777" w:rsidR="00555047" w:rsidRDefault="002E5D19">
      <w:pPr>
        <w:pStyle w:val="ae"/>
        <w:ind w:firstLine="440"/>
      </w:pPr>
      <w:r>
        <w:t>可他仍挣扎着再一次起身</w:t>
      </w:r>
    </w:p>
    <w:p w14:paraId="442B4CC1" w14:textId="77777777" w:rsidR="00555047" w:rsidRDefault="002E5D19">
      <w:pPr>
        <w:pStyle w:val="ae"/>
        <w:ind w:firstLine="440"/>
      </w:pPr>
      <w:r>
        <w:t>Walk on your road to reign.</w:t>
      </w:r>
    </w:p>
    <w:p w14:paraId="4C2C59EF" w14:textId="77777777" w:rsidR="00555047" w:rsidRDefault="002E5D19">
      <w:pPr>
        <w:pStyle w:val="ae"/>
        <w:ind w:firstLine="440"/>
      </w:pPr>
      <w:r>
        <w:t>踏上属于你的王者征程</w:t>
      </w:r>
    </w:p>
    <w:p w14:paraId="5C830D26" w14:textId="77777777" w:rsidR="00555047" w:rsidRDefault="00555047" w:rsidP="0028778F">
      <w:pPr>
        <w:pStyle w:val="ae"/>
        <w:ind w:firstLineChars="0" w:firstLine="0"/>
        <w:rPr>
          <w:ins w:id="1605" w:author="Liao Kuo" w:date="2026-04-09T16:46:00Z"/>
        </w:rPr>
      </w:pPr>
    </w:p>
    <w:p w14:paraId="2A9C5727" w14:textId="02A05116" w:rsidR="0028778F" w:rsidRPr="00385852" w:rsidRDefault="0028778F" w:rsidP="0028778F">
      <w:pPr>
        <w:ind w:firstLineChars="0" w:firstLine="0"/>
        <w:rPr>
          <w:ins w:id="1606" w:author="Liao Kuo" w:date="2026-04-09T16:46:00Z"/>
          <w:color w:val="FFFFFF" w:themeColor="background1"/>
        </w:rPr>
      </w:pPr>
      <w:ins w:id="1607" w:author="Liao Kuo" w:date="2026-04-09T16:46:00Z">
        <w:r>
          <w:rPr>
            <w:rFonts w:ascii="Consolas" w:hAnsi="Consolas"/>
            <w:b/>
            <w:color w:val="000000" w:themeColor="text1"/>
            <w:highlight w:val="green"/>
          </w:rPr>
          <w:t xml:space="preserve">1-6 </w:t>
        </w:r>
      </w:ins>
      <w:ins w:id="1608" w:author="Liao Kuo" w:date="2026-04-09T16:47:00Z">
        <w:r>
          <w:rPr>
            <w:rFonts w:ascii="Consolas" w:hAnsi="Consolas"/>
            <w:b/>
            <w:color w:val="000000" w:themeColor="text1"/>
            <w:highlight w:val="green"/>
          </w:rPr>
          <w:t xml:space="preserve">VCA1-3 </w:t>
        </w:r>
        <w:r w:rsidRPr="001B2601">
          <w:rPr>
            <w:rFonts w:ascii="Consolas" w:hAnsi="Consolas"/>
            <w:b/>
            <w:color w:val="000000" w:themeColor="text1"/>
            <w:highlight w:val="green"/>
          </w:rPr>
          <w:t>On</w:t>
        </w:r>
      </w:ins>
      <w:ins w:id="1609" w:author="Z Richard" w:date="2026-04-23T23:00:00Z" w16du:dateUtc="2026-04-23T15:00:00Z">
        <w:r w:rsidR="0059077C" w:rsidRPr="001B2601">
          <w:rPr>
            <w:rFonts w:ascii="Consolas" w:hAnsi="Consolas"/>
            <w:b/>
            <w:color w:val="000000" w:themeColor="text1"/>
            <w:highlight w:val="green"/>
            <w:rPrChange w:id="1610" w:author="Z Richard" w:date="2026-04-23T23:00:00Z" w16du:dateUtc="2026-04-23T15:00:00Z">
              <w:rPr>
                <w:rFonts w:ascii="Consolas" w:hAnsi="Consolas"/>
                <w:b/>
                <w:color w:val="000000" w:themeColor="text1"/>
              </w:rPr>
            </w:rPrChange>
          </w:rPr>
          <w:t xml:space="preserve"> (</w:t>
        </w:r>
        <w:r w:rsidR="0059077C" w:rsidRPr="001B2601">
          <w:rPr>
            <w:rFonts w:ascii="Consolas" w:hAnsi="Consolas" w:hint="eastAsia"/>
            <w:b/>
            <w:color w:val="000000" w:themeColor="text1"/>
            <w:highlight w:val="green"/>
            <w:rPrChange w:id="1611" w:author="Z Richard" w:date="2026-04-23T23:00:00Z" w16du:dateUtc="2026-04-23T15:00:00Z">
              <w:rPr>
                <w:rFonts w:ascii="Consolas" w:hAnsi="Consolas" w:hint="eastAsia"/>
                <w:b/>
                <w:color w:val="000000" w:themeColor="text1"/>
              </w:rPr>
            </w:rPrChange>
          </w:rPr>
          <w:t>合</w:t>
        </w:r>
        <w:r w:rsidR="0059077C" w:rsidRPr="00704281">
          <w:rPr>
            <w:rFonts w:ascii="Consolas" w:hAnsi="Consolas" w:hint="eastAsia"/>
            <w:b/>
            <w:color w:val="000000" w:themeColor="text1"/>
            <w:highlight w:val="green"/>
            <w:rPrChange w:id="1612" w:author="Z Richard" w:date="2026-04-23T23:00:00Z" w16du:dateUtc="2026-04-23T15:00:00Z">
              <w:rPr>
                <w:rFonts w:ascii="Consolas" w:hAnsi="Consolas" w:hint="eastAsia"/>
                <w:b/>
                <w:color w:val="000000" w:themeColor="text1"/>
              </w:rPr>
            </w:rPrChange>
          </w:rPr>
          <w:t>唱</w:t>
        </w:r>
        <w:r w:rsidR="00183F65">
          <w:rPr>
            <w:rFonts w:ascii="Consolas" w:hAnsi="Consolas" w:hint="eastAsia"/>
            <w:b/>
            <w:color w:val="000000" w:themeColor="text1"/>
            <w:highlight w:val="green"/>
          </w:rPr>
          <w:t>总</w:t>
        </w:r>
        <w:r w:rsidR="0059077C" w:rsidRPr="00704281">
          <w:rPr>
            <w:rFonts w:ascii="Consolas" w:hAnsi="Consolas" w:hint="eastAsia"/>
            <w:b/>
            <w:color w:val="000000" w:themeColor="text1"/>
            <w:highlight w:val="green"/>
            <w:rPrChange w:id="1613" w:author="Z Richard" w:date="2026-04-23T23:00:00Z" w16du:dateUtc="2026-04-23T15:00:00Z">
              <w:rPr>
                <w:rFonts w:ascii="Consolas" w:hAnsi="Consolas" w:hint="eastAsia"/>
                <w:b/>
                <w:color w:val="000000" w:themeColor="text1"/>
              </w:rPr>
            </w:rPrChange>
          </w:rPr>
          <w:t>音量需要尽量大</w:t>
        </w:r>
        <w:r w:rsidR="0059077C" w:rsidRPr="00704281">
          <w:rPr>
            <w:rFonts w:ascii="Consolas" w:hAnsi="Consolas"/>
            <w:b/>
            <w:color w:val="000000" w:themeColor="text1"/>
            <w:highlight w:val="green"/>
            <w:rPrChange w:id="1614" w:author="Z Richard" w:date="2026-04-23T23:00:00Z" w16du:dateUtc="2026-04-23T15:00:00Z">
              <w:rPr>
                <w:rFonts w:ascii="Consolas" w:hAnsi="Consolas"/>
                <w:b/>
                <w:color w:val="000000" w:themeColor="text1"/>
              </w:rPr>
            </w:rPrChange>
          </w:rPr>
          <w:t>)</w:t>
        </w:r>
      </w:ins>
    </w:p>
    <w:p w14:paraId="4AC83FAB" w14:textId="77777777" w:rsidR="0028778F" w:rsidDel="0028778F" w:rsidRDefault="0028778F">
      <w:pPr>
        <w:pStyle w:val="ae"/>
        <w:ind w:firstLineChars="0" w:firstLine="0"/>
        <w:rPr>
          <w:del w:id="1615" w:author="Liao Kuo" w:date="2026-04-09T16:46:00Z"/>
        </w:rPr>
        <w:pPrChange w:id="1616" w:author="Liao Kuo" w:date="2026-04-09T16:46:00Z">
          <w:pPr>
            <w:pStyle w:val="ae"/>
            <w:ind w:firstLine="440"/>
          </w:pPr>
        </w:pPrChange>
      </w:pPr>
    </w:p>
    <w:p w14:paraId="7F3F6E6A" w14:textId="77777777" w:rsidR="00555047" w:rsidRDefault="002E5D19">
      <w:pPr>
        <w:pStyle w:val="ad"/>
        <w:spacing w:after="62"/>
      </w:pPr>
      <w:r>
        <w:t>ALL</w:t>
      </w:r>
    </w:p>
    <w:p w14:paraId="3F7BDCE8" w14:textId="77777777" w:rsidR="00555047" w:rsidRPr="00525FD0" w:rsidRDefault="002E5D19">
      <w:pPr>
        <w:pStyle w:val="ae"/>
        <w:ind w:firstLine="440"/>
        <w:rPr>
          <w:rPrChange w:id="1617" w:author="Z Richard" w:date="2026-04-23T18:05:00Z" w16du:dateUtc="2026-04-23T10:05:00Z">
            <w:rPr>
              <w:highlight w:val="yellow"/>
            </w:rPr>
          </w:rPrChange>
        </w:rPr>
      </w:pPr>
      <w:proofErr w:type="spellStart"/>
      <w:r w:rsidRPr="00525FD0">
        <w:rPr>
          <w:rPrChange w:id="1618" w:author="Z Richard" w:date="2026-04-23T18:05:00Z" w16du:dateUtc="2026-04-23T10:05:00Z">
            <w:rPr>
              <w:highlight w:val="yellow"/>
            </w:rPr>
          </w:rPrChange>
        </w:rPr>
        <w:t>Dihéetal</w:t>
      </w:r>
      <w:proofErr w:type="spellEnd"/>
      <w:r w:rsidRPr="00525FD0">
        <w:rPr>
          <w:rPrChange w:id="1619" w:author="Z Richard" w:date="2026-04-23T18:05:00Z" w16du:dateUtc="2026-04-23T10:05:00Z">
            <w:rPr>
              <w:highlight w:val="yellow"/>
            </w:rPr>
          </w:rPrChange>
        </w:rPr>
        <w:t xml:space="preserve"> </w:t>
      </w:r>
      <w:proofErr w:type="spellStart"/>
      <w:r w:rsidRPr="00525FD0">
        <w:rPr>
          <w:rPrChange w:id="1620" w:author="Z Richard" w:date="2026-04-23T18:05:00Z" w16du:dateUtc="2026-04-23T10:05:00Z">
            <w:rPr>
              <w:highlight w:val="yellow"/>
            </w:rPr>
          </w:rPrChange>
        </w:rPr>
        <w:t>heu</w:t>
      </w:r>
      <w:proofErr w:type="spellEnd"/>
      <w:r w:rsidRPr="00525FD0">
        <w:rPr>
          <w:rPrChange w:id="1621" w:author="Z Richard" w:date="2026-04-23T18:05:00Z" w16du:dateUtc="2026-04-23T10:05:00Z">
            <w:rPr>
              <w:highlight w:val="yellow"/>
            </w:rPr>
          </w:rPrChange>
        </w:rPr>
        <w:t xml:space="preserve">, hey yah </w:t>
      </w:r>
      <w:proofErr w:type="spellStart"/>
      <w:r w:rsidRPr="00525FD0">
        <w:rPr>
          <w:rPrChange w:id="1622" w:author="Z Richard" w:date="2026-04-23T18:05:00Z" w16du:dateUtc="2026-04-23T10:05:00Z">
            <w:rPr>
              <w:highlight w:val="yellow"/>
            </w:rPr>
          </w:rPrChange>
        </w:rPr>
        <w:t>yah</w:t>
      </w:r>
      <w:proofErr w:type="spellEnd"/>
    </w:p>
    <w:p w14:paraId="0DD688A0" w14:textId="77777777" w:rsidR="00555047" w:rsidRPr="00525FD0" w:rsidRDefault="002E5D19">
      <w:pPr>
        <w:pStyle w:val="ae"/>
        <w:ind w:firstLine="440"/>
        <w:rPr>
          <w:rPrChange w:id="1623" w:author="Z Richard" w:date="2026-04-23T18:05:00Z" w16du:dateUtc="2026-04-23T10:05:00Z">
            <w:rPr>
              <w:highlight w:val="yellow"/>
            </w:rPr>
          </w:rPrChange>
        </w:rPr>
      </w:pPr>
      <w:r w:rsidRPr="00525FD0">
        <w:rPr>
          <w:rFonts w:hint="eastAsia"/>
          <w:rPrChange w:id="1624" w:author="Z Richard" w:date="2026-04-23T18:05:00Z" w16du:dateUtc="2026-04-23T10:05:00Z">
            <w:rPr>
              <w:rFonts w:hint="eastAsia"/>
              <w:highlight w:val="yellow"/>
            </w:rPr>
          </w:rPrChange>
        </w:rPr>
        <w:t>你听——</w:t>
      </w:r>
    </w:p>
    <w:p w14:paraId="7A441B84" w14:textId="77777777" w:rsidR="00555047" w:rsidRPr="00525FD0" w:rsidRDefault="002E5D19">
      <w:pPr>
        <w:pStyle w:val="ae"/>
        <w:ind w:firstLine="440"/>
        <w:rPr>
          <w:rPrChange w:id="1625" w:author="Z Richard" w:date="2026-04-23T18:05:00Z" w16du:dateUtc="2026-04-23T10:05:00Z">
            <w:rPr>
              <w:highlight w:val="yellow"/>
            </w:rPr>
          </w:rPrChange>
        </w:rPr>
      </w:pPr>
      <w:r w:rsidRPr="00525FD0">
        <w:rPr>
          <w:rPrChange w:id="1626" w:author="Z Richard" w:date="2026-04-23T18:05:00Z" w16du:dateUtc="2026-04-23T10:05:00Z">
            <w:rPr>
              <w:highlight w:val="yellow"/>
            </w:rPr>
          </w:rPrChange>
        </w:rPr>
        <w:t xml:space="preserve">An tan, an tan a </w:t>
      </w:r>
      <w:proofErr w:type="spellStart"/>
      <w:r w:rsidRPr="00525FD0">
        <w:rPr>
          <w:rPrChange w:id="1627" w:author="Z Richard" w:date="2026-04-23T18:05:00Z" w16du:dateUtc="2026-04-23T10:05:00Z">
            <w:rPr>
              <w:highlight w:val="yellow"/>
            </w:rPr>
          </w:rPrChange>
        </w:rPr>
        <w:t>heu</w:t>
      </w:r>
      <w:proofErr w:type="spellEnd"/>
      <w:r w:rsidRPr="00525FD0">
        <w:rPr>
          <w:rPrChange w:id="1628" w:author="Z Richard" w:date="2026-04-23T18:05:00Z" w16du:dateUtc="2026-04-23T10:05:00Z">
            <w:rPr>
              <w:highlight w:val="yellow"/>
            </w:rPr>
          </w:rPrChange>
        </w:rPr>
        <w:t>!</w:t>
      </w:r>
    </w:p>
    <w:p w14:paraId="21E09C67" w14:textId="77777777" w:rsidR="00555047" w:rsidRPr="00525FD0" w:rsidRDefault="002E5D19">
      <w:pPr>
        <w:pStyle w:val="ae"/>
        <w:ind w:firstLine="440"/>
        <w:rPr>
          <w:rPrChange w:id="1629" w:author="Z Richard" w:date="2026-04-23T18:05:00Z" w16du:dateUtc="2026-04-23T10:05:00Z">
            <w:rPr>
              <w:highlight w:val="yellow"/>
            </w:rPr>
          </w:rPrChange>
        </w:rPr>
      </w:pPr>
      <w:r w:rsidRPr="00525FD0">
        <w:rPr>
          <w:rFonts w:hint="eastAsia"/>
          <w:rPrChange w:id="1630" w:author="Z Richard" w:date="2026-04-23T18:05:00Z" w16du:dateUtc="2026-04-23T10:05:00Z">
            <w:rPr>
              <w:rFonts w:hint="eastAsia"/>
              <w:highlight w:val="yellow"/>
            </w:rPr>
          </w:rPrChange>
        </w:rPr>
        <w:t>火啊，火啊，熊熊燃烧！</w:t>
      </w:r>
    </w:p>
    <w:p w14:paraId="40DCE23A" w14:textId="77777777" w:rsidR="00555047" w:rsidRPr="00525FD0" w:rsidRDefault="002E5D19">
      <w:pPr>
        <w:pStyle w:val="ae"/>
        <w:ind w:firstLine="440"/>
        <w:rPr>
          <w:rPrChange w:id="1631" w:author="Z Richard" w:date="2026-04-23T18:05:00Z" w16du:dateUtc="2026-04-23T10:05:00Z">
            <w:rPr>
              <w:highlight w:val="yellow"/>
            </w:rPr>
          </w:rPrChange>
        </w:rPr>
      </w:pPr>
      <w:proofErr w:type="spellStart"/>
      <w:r w:rsidRPr="00525FD0">
        <w:rPr>
          <w:rPrChange w:id="1632" w:author="Z Richard" w:date="2026-04-23T18:05:00Z" w16du:dateUtc="2026-04-23T10:05:00Z">
            <w:rPr>
              <w:highlight w:val="yellow"/>
            </w:rPr>
          </w:rPrChange>
        </w:rPr>
        <w:t>Dihéetal</w:t>
      </w:r>
      <w:proofErr w:type="spellEnd"/>
      <w:r w:rsidRPr="00525FD0">
        <w:rPr>
          <w:rPrChange w:id="1633" w:author="Z Richard" w:date="2026-04-23T18:05:00Z" w16du:dateUtc="2026-04-23T10:05:00Z">
            <w:rPr>
              <w:highlight w:val="yellow"/>
            </w:rPr>
          </w:rPrChange>
        </w:rPr>
        <w:t xml:space="preserve"> </w:t>
      </w:r>
      <w:proofErr w:type="spellStart"/>
      <w:r w:rsidRPr="00525FD0">
        <w:rPr>
          <w:rPrChange w:id="1634" w:author="Z Richard" w:date="2026-04-23T18:05:00Z" w16du:dateUtc="2026-04-23T10:05:00Z">
            <w:rPr>
              <w:highlight w:val="yellow"/>
            </w:rPr>
          </w:rPrChange>
        </w:rPr>
        <w:t>heu</w:t>
      </w:r>
      <w:proofErr w:type="spellEnd"/>
      <w:r w:rsidRPr="00525FD0">
        <w:rPr>
          <w:rPrChange w:id="1635" w:author="Z Richard" w:date="2026-04-23T18:05:00Z" w16du:dateUtc="2026-04-23T10:05:00Z">
            <w:rPr>
              <w:highlight w:val="yellow"/>
            </w:rPr>
          </w:rPrChange>
        </w:rPr>
        <w:t xml:space="preserve">, hey yah </w:t>
      </w:r>
      <w:proofErr w:type="spellStart"/>
      <w:r w:rsidRPr="00525FD0">
        <w:rPr>
          <w:rPrChange w:id="1636" w:author="Z Richard" w:date="2026-04-23T18:05:00Z" w16du:dateUtc="2026-04-23T10:05:00Z">
            <w:rPr>
              <w:highlight w:val="yellow"/>
            </w:rPr>
          </w:rPrChange>
        </w:rPr>
        <w:t>yah</w:t>
      </w:r>
      <w:proofErr w:type="spellEnd"/>
    </w:p>
    <w:p w14:paraId="74DF977F" w14:textId="77777777" w:rsidR="00555047" w:rsidRPr="00525FD0" w:rsidRDefault="002E5D19">
      <w:pPr>
        <w:pStyle w:val="ae"/>
        <w:ind w:firstLine="440"/>
        <w:rPr>
          <w:rPrChange w:id="1637" w:author="Z Richard" w:date="2026-04-23T18:05:00Z" w16du:dateUtc="2026-04-23T10:05:00Z">
            <w:rPr>
              <w:highlight w:val="yellow"/>
            </w:rPr>
          </w:rPrChange>
        </w:rPr>
      </w:pPr>
      <w:r w:rsidRPr="00525FD0">
        <w:rPr>
          <w:rFonts w:hint="eastAsia"/>
          <w:rPrChange w:id="1638" w:author="Z Richard" w:date="2026-04-23T18:05:00Z" w16du:dateUtc="2026-04-23T10:05:00Z">
            <w:rPr>
              <w:rFonts w:hint="eastAsia"/>
              <w:highlight w:val="yellow"/>
            </w:rPr>
          </w:rPrChange>
        </w:rPr>
        <w:t>你听——</w:t>
      </w:r>
    </w:p>
    <w:p w14:paraId="40C3C777" w14:textId="77777777" w:rsidR="00555047" w:rsidRPr="00525FD0" w:rsidRDefault="002E5D19">
      <w:pPr>
        <w:pStyle w:val="ae"/>
        <w:ind w:firstLine="440"/>
        <w:rPr>
          <w:rPrChange w:id="1639" w:author="Z Richard" w:date="2026-04-23T18:05:00Z" w16du:dateUtc="2026-04-23T10:05:00Z">
            <w:rPr>
              <w:highlight w:val="yellow"/>
            </w:rPr>
          </w:rPrChange>
        </w:rPr>
      </w:pPr>
      <w:r w:rsidRPr="00525FD0">
        <w:rPr>
          <w:rPrChange w:id="1640" w:author="Z Richard" w:date="2026-04-23T18:05:00Z" w16du:dateUtc="2026-04-23T10:05:00Z">
            <w:rPr>
              <w:highlight w:val="yellow"/>
            </w:rPr>
          </w:rPrChange>
        </w:rPr>
        <w:t xml:space="preserve">An tan, an tan a </w:t>
      </w:r>
      <w:proofErr w:type="spellStart"/>
      <w:r w:rsidRPr="00525FD0">
        <w:rPr>
          <w:rPrChange w:id="1641" w:author="Z Richard" w:date="2026-04-23T18:05:00Z" w16du:dateUtc="2026-04-23T10:05:00Z">
            <w:rPr>
              <w:highlight w:val="yellow"/>
            </w:rPr>
          </w:rPrChange>
        </w:rPr>
        <w:t>heu</w:t>
      </w:r>
      <w:proofErr w:type="spellEnd"/>
      <w:r w:rsidRPr="00525FD0">
        <w:rPr>
          <w:rPrChange w:id="1642" w:author="Z Richard" w:date="2026-04-23T18:05:00Z" w16du:dateUtc="2026-04-23T10:05:00Z">
            <w:rPr>
              <w:highlight w:val="yellow"/>
            </w:rPr>
          </w:rPrChange>
        </w:rPr>
        <w:t>!</w:t>
      </w:r>
    </w:p>
    <w:p w14:paraId="31C80276" w14:textId="77777777" w:rsidR="00555047" w:rsidRPr="00525FD0" w:rsidRDefault="002E5D19">
      <w:pPr>
        <w:pStyle w:val="ae"/>
        <w:ind w:firstLine="440"/>
        <w:rPr>
          <w:rPrChange w:id="1643" w:author="Z Richard" w:date="2026-04-23T18:05:00Z" w16du:dateUtc="2026-04-23T10:05:00Z">
            <w:rPr>
              <w:highlight w:val="yellow"/>
            </w:rPr>
          </w:rPrChange>
        </w:rPr>
      </w:pPr>
      <w:r w:rsidRPr="00525FD0">
        <w:rPr>
          <w:rFonts w:hint="eastAsia"/>
          <w:rPrChange w:id="1644" w:author="Z Richard" w:date="2026-04-23T18:05:00Z" w16du:dateUtc="2026-04-23T10:05:00Z">
            <w:rPr>
              <w:rFonts w:hint="eastAsia"/>
              <w:highlight w:val="yellow"/>
            </w:rPr>
          </w:rPrChange>
        </w:rPr>
        <w:t>火啊，火啊，熊熊燃烧！</w:t>
      </w:r>
    </w:p>
    <w:p w14:paraId="611347BA" w14:textId="77777777" w:rsidR="00555047" w:rsidRPr="00525FD0" w:rsidRDefault="002E5D19">
      <w:pPr>
        <w:pStyle w:val="ae"/>
        <w:ind w:firstLine="440"/>
        <w:rPr>
          <w:rPrChange w:id="1645" w:author="Z Richard" w:date="2026-04-23T18:05:00Z" w16du:dateUtc="2026-04-23T10:05:00Z">
            <w:rPr>
              <w:highlight w:val="yellow"/>
            </w:rPr>
          </w:rPrChange>
        </w:rPr>
      </w:pPr>
      <w:r w:rsidRPr="00525FD0">
        <w:rPr>
          <w:rPrChange w:id="1646" w:author="Z Richard" w:date="2026-04-23T18:05:00Z" w16du:dateUtc="2026-04-23T10:05:00Z">
            <w:rPr>
              <w:highlight w:val="yellow"/>
            </w:rPr>
          </w:rPrChange>
        </w:rPr>
        <w:t xml:space="preserve">Yma </w:t>
      </w:r>
      <w:proofErr w:type="spellStart"/>
      <w:r w:rsidRPr="00525FD0">
        <w:rPr>
          <w:rPrChange w:id="1647" w:author="Z Richard" w:date="2026-04-23T18:05:00Z" w16du:dateUtc="2026-04-23T10:05:00Z">
            <w:rPr>
              <w:highlight w:val="yellow"/>
            </w:rPr>
          </w:rPrChange>
        </w:rPr>
        <w:t>oes</w:t>
      </w:r>
      <w:proofErr w:type="spellEnd"/>
      <w:r w:rsidRPr="00525FD0">
        <w:rPr>
          <w:rPrChange w:id="1648" w:author="Z Richard" w:date="2026-04-23T18:05:00Z" w16du:dateUtc="2026-04-23T10:05:00Z">
            <w:rPr>
              <w:highlight w:val="yellow"/>
            </w:rPr>
          </w:rPrChange>
        </w:rPr>
        <w:t xml:space="preserve"> </w:t>
      </w:r>
      <w:proofErr w:type="spellStart"/>
      <w:r w:rsidRPr="00525FD0">
        <w:rPr>
          <w:rPrChange w:id="1649" w:author="Z Richard" w:date="2026-04-23T18:05:00Z" w16du:dateUtc="2026-04-23T10:05:00Z">
            <w:rPr>
              <w:highlight w:val="yellow"/>
            </w:rPr>
          </w:rPrChange>
        </w:rPr>
        <w:t>reo</w:t>
      </w:r>
      <w:proofErr w:type="spellEnd"/>
      <w:r w:rsidRPr="00525FD0">
        <w:rPr>
          <w:rPrChange w:id="1650" w:author="Z Richard" w:date="2026-04-23T18:05:00Z" w16du:dateUtc="2026-04-23T10:05:00Z">
            <w:rPr>
              <w:highlight w:val="yellow"/>
            </w:rPr>
          </w:rPrChange>
        </w:rPr>
        <w:t xml:space="preserve">, </w:t>
      </w:r>
      <w:proofErr w:type="spellStart"/>
      <w:r w:rsidRPr="00525FD0">
        <w:rPr>
          <w:rPrChange w:id="1651" w:author="Z Richard" w:date="2026-04-23T18:05:00Z" w16du:dateUtc="2026-04-23T10:05:00Z">
            <w:rPr>
              <w:highlight w:val="yellow"/>
            </w:rPr>
          </w:rPrChange>
        </w:rPr>
        <w:t>tra</w:t>
      </w:r>
      <w:proofErr w:type="spellEnd"/>
      <w:r w:rsidRPr="00525FD0">
        <w:rPr>
          <w:rPrChange w:id="1652" w:author="Z Richard" w:date="2026-04-23T18:05:00Z" w16du:dateUtc="2026-04-23T10:05:00Z">
            <w:rPr>
              <w:highlight w:val="yellow"/>
            </w:rPr>
          </w:rPrChange>
        </w:rPr>
        <w:t xml:space="preserve"> ma </w:t>
      </w:r>
      <w:proofErr w:type="spellStart"/>
      <w:r w:rsidRPr="00525FD0">
        <w:rPr>
          <w:rPrChange w:id="1653" w:author="Z Richard" w:date="2026-04-23T18:05:00Z" w16du:dateUtc="2026-04-23T10:05:00Z">
            <w:rPr>
              <w:highlight w:val="yellow"/>
            </w:rPr>
          </w:rPrChange>
        </w:rPr>
        <w:t>touza</w:t>
      </w:r>
      <w:proofErr w:type="spellEnd"/>
    </w:p>
    <w:p w14:paraId="3BB382C3" w14:textId="77777777" w:rsidR="00555047" w:rsidRPr="00525FD0" w:rsidRDefault="002E5D19">
      <w:pPr>
        <w:pStyle w:val="ae"/>
        <w:ind w:firstLine="440"/>
        <w:rPr>
          <w:rPrChange w:id="1654" w:author="Z Richard" w:date="2026-04-23T18:05:00Z" w16du:dateUtc="2026-04-23T10:05:00Z">
            <w:rPr>
              <w:highlight w:val="yellow"/>
            </w:rPr>
          </w:rPrChange>
        </w:rPr>
      </w:pPr>
      <w:r w:rsidRPr="00525FD0">
        <w:rPr>
          <w:rFonts w:hint="eastAsia"/>
          <w:rPrChange w:id="1655" w:author="Z Richard" w:date="2026-04-23T18:05:00Z" w16du:dateUtc="2026-04-23T10:05:00Z">
            <w:rPr>
              <w:rFonts w:hint="eastAsia"/>
              <w:highlight w:val="yellow"/>
            </w:rPr>
          </w:rPrChange>
        </w:rPr>
        <w:t>生命沸腾，热血奔涌</w:t>
      </w:r>
    </w:p>
    <w:p w14:paraId="70AC44A9" w14:textId="77777777" w:rsidR="00555047" w:rsidRPr="00525FD0" w:rsidRDefault="002E5D19">
      <w:pPr>
        <w:pStyle w:val="ae"/>
        <w:ind w:firstLine="440"/>
        <w:rPr>
          <w:rPrChange w:id="1656" w:author="Z Richard" w:date="2026-04-23T18:05:00Z" w16du:dateUtc="2026-04-23T10:05:00Z">
            <w:rPr>
              <w:highlight w:val="yellow"/>
            </w:rPr>
          </w:rPrChange>
        </w:rPr>
      </w:pPr>
      <w:r w:rsidRPr="00525FD0">
        <w:rPr>
          <w:rPrChange w:id="1657" w:author="Z Richard" w:date="2026-04-23T18:05:00Z" w16du:dateUtc="2026-04-23T10:05:00Z">
            <w:rPr>
              <w:highlight w:val="yellow"/>
            </w:rPr>
          </w:rPrChange>
        </w:rPr>
        <w:lastRenderedPageBreak/>
        <w:t xml:space="preserve">Tra nou </w:t>
      </w:r>
      <w:proofErr w:type="spellStart"/>
      <w:r w:rsidRPr="00525FD0">
        <w:rPr>
          <w:rPrChange w:id="1658" w:author="Z Richard" w:date="2026-04-23T18:05:00Z" w16du:dateUtc="2026-04-23T10:05:00Z">
            <w:rPr>
              <w:highlight w:val="yellow"/>
            </w:rPr>
          </w:rPrChange>
        </w:rPr>
        <w:t>trege</w:t>
      </w:r>
      <w:proofErr w:type="spellEnd"/>
      <w:r w:rsidRPr="00525FD0">
        <w:rPr>
          <w:rPrChange w:id="1659" w:author="Z Richard" w:date="2026-04-23T18:05:00Z" w16du:dateUtc="2026-04-23T10:05:00Z">
            <w:rPr>
              <w:highlight w:val="yellow"/>
            </w:rPr>
          </w:rPrChange>
        </w:rPr>
        <w:t xml:space="preserve"> </w:t>
      </w:r>
      <w:proofErr w:type="spellStart"/>
      <w:r w:rsidRPr="00525FD0">
        <w:rPr>
          <w:rPrChange w:id="1660" w:author="Z Richard" w:date="2026-04-23T18:05:00Z" w16du:dateUtc="2026-04-23T10:05:00Z">
            <w:rPr>
              <w:highlight w:val="yellow"/>
            </w:rPr>
          </w:rPrChange>
        </w:rPr>
        <w:t>o’mi</w:t>
      </w:r>
      <w:proofErr w:type="spellEnd"/>
    </w:p>
    <w:p w14:paraId="1BD2EEB9" w14:textId="088A4F8E" w:rsidR="00555047" w:rsidRPr="00525FD0" w:rsidDel="00621C62" w:rsidRDefault="002E5D19">
      <w:pPr>
        <w:pStyle w:val="ae"/>
        <w:ind w:firstLine="440"/>
        <w:rPr>
          <w:del w:id="1661" w:author="Z Richard" w:date="2026-04-23T18:08:00Z" w16du:dateUtc="2026-04-23T10:08:00Z"/>
          <w:rPrChange w:id="1662" w:author="Z Richard" w:date="2026-04-23T18:05:00Z" w16du:dateUtc="2026-04-23T10:05:00Z">
            <w:rPr>
              <w:del w:id="1663" w:author="Z Richard" w:date="2026-04-23T18:08:00Z" w16du:dateUtc="2026-04-23T10:08:00Z"/>
              <w:highlight w:val="yellow"/>
            </w:rPr>
          </w:rPrChange>
        </w:rPr>
      </w:pPr>
      <w:r w:rsidRPr="00525FD0">
        <w:rPr>
          <w:rFonts w:hint="eastAsia"/>
          <w:rPrChange w:id="1664" w:author="Z Richard" w:date="2026-04-23T18:05:00Z" w16du:dateUtc="2026-04-23T10:05:00Z">
            <w:rPr>
              <w:rFonts w:hint="eastAsia"/>
              <w:highlight w:val="yellow"/>
            </w:rPr>
          </w:rPrChange>
        </w:rPr>
        <w:t>这是我的故土</w:t>
      </w:r>
    </w:p>
    <w:p w14:paraId="601190F0" w14:textId="77777777" w:rsidR="00621C62" w:rsidRDefault="00621C62" w:rsidP="00621C62">
      <w:pPr>
        <w:pStyle w:val="ae"/>
        <w:ind w:firstLine="440"/>
        <w:rPr>
          <w:ins w:id="1665" w:author="Z Richard" w:date="2026-04-23T18:08:00Z" w16du:dateUtc="2026-04-23T10:08:00Z"/>
        </w:rPr>
      </w:pPr>
    </w:p>
    <w:p w14:paraId="061CF545" w14:textId="0F80ED05" w:rsidR="00555047" w:rsidRPr="00525FD0" w:rsidRDefault="002E5D19" w:rsidP="00621C62">
      <w:pPr>
        <w:pStyle w:val="ae"/>
        <w:ind w:firstLine="440"/>
        <w:rPr>
          <w:rPrChange w:id="1666" w:author="Z Richard" w:date="2026-04-23T18:05:00Z" w16du:dateUtc="2026-04-23T10:05:00Z">
            <w:rPr>
              <w:highlight w:val="yellow"/>
            </w:rPr>
          </w:rPrChange>
        </w:rPr>
      </w:pPr>
      <w:proofErr w:type="spellStart"/>
      <w:r w:rsidRPr="00525FD0">
        <w:rPr>
          <w:rPrChange w:id="1667" w:author="Z Richard" w:date="2026-04-23T18:05:00Z" w16du:dateUtc="2026-04-23T10:05:00Z">
            <w:rPr>
              <w:highlight w:val="yellow"/>
            </w:rPr>
          </w:rPrChange>
        </w:rPr>
        <w:t>Saoz</w:t>
      </w:r>
      <w:proofErr w:type="spellEnd"/>
      <w:r w:rsidRPr="00525FD0">
        <w:rPr>
          <w:rPrChange w:id="1668" w:author="Z Richard" w:date="2026-04-23T18:05:00Z" w16du:dateUtc="2026-04-23T10:05:00Z">
            <w:rPr>
              <w:highlight w:val="yellow"/>
            </w:rPr>
          </w:rPrChange>
        </w:rPr>
        <w:t xml:space="preserve"> </w:t>
      </w:r>
      <w:proofErr w:type="spellStart"/>
      <w:r w:rsidRPr="00525FD0">
        <w:rPr>
          <w:rPrChange w:id="1669" w:author="Z Richard" w:date="2026-04-23T18:05:00Z" w16du:dateUtc="2026-04-23T10:05:00Z">
            <w:rPr>
              <w:highlight w:val="yellow"/>
            </w:rPr>
          </w:rPrChange>
        </w:rPr>
        <w:t>nos</w:t>
      </w:r>
      <w:proofErr w:type="spellEnd"/>
      <w:r w:rsidRPr="00525FD0">
        <w:rPr>
          <w:rPrChange w:id="1670" w:author="Z Richard" w:date="2026-04-23T18:05:00Z" w16du:dateUtc="2026-04-23T10:05:00Z">
            <w:rPr>
              <w:highlight w:val="yellow"/>
            </w:rPr>
          </w:rPrChange>
        </w:rPr>
        <w:t xml:space="preserve">, </w:t>
      </w:r>
      <w:proofErr w:type="spellStart"/>
      <w:r w:rsidRPr="00525FD0">
        <w:rPr>
          <w:rPrChange w:id="1671" w:author="Z Richard" w:date="2026-04-23T18:05:00Z" w16du:dateUtc="2026-04-23T10:05:00Z">
            <w:rPr>
              <w:highlight w:val="yellow"/>
            </w:rPr>
          </w:rPrChange>
        </w:rPr>
        <w:t>tchihi</w:t>
      </w:r>
      <w:proofErr w:type="spellEnd"/>
      <w:r w:rsidRPr="00525FD0">
        <w:rPr>
          <w:rPrChange w:id="1672" w:author="Z Richard" w:date="2026-04-23T18:05:00Z" w16du:dateUtc="2026-04-23T10:05:00Z">
            <w:rPr>
              <w:highlight w:val="yellow"/>
            </w:rPr>
          </w:rPrChange>
        </w:rPr>
        <w:t xml:space="preserve"> ah...</w:t>
      </w:r>
    </w:p>
    <w:p w14:paraId="1FFA052D" w14:textId="77777777" w:rsidR="00555047" w:rsidRPr="00525FD0" w:rsidRDefault="002E5D19">
      <w:pPr>
        <w:pStyle w:val="ae"/>
        <w:ind w:firstLine="440"/>
        <w:rPr>
          <w:rPrChange w:id="1673" w:author="Z Richard" w:date="2026-04-23T18:05:00Z" w16du:dateUtc="2026-04-23T10:05:00Z">
            <w:rPr>
              <w:highlight w:val="yellow"/>
            </w:rPr>
          </w:rPrChange>
        </w:rPr>
      </w:pPr>
      <w:r w:rsidRPr="00525FD0">
        <w:rPr>
          <w:rFonts w:hint="eastAsia"/>
          <w:rPrChange w:id="1674" w:author="Z Richard" w:date="2026-04-23T18:05:00Z" w16du:dateUtc="2026-04-23T10:05:00Z">
            <w:rPr>
              <w:rFonts w:hint="eastAsia"/>
              <w:highlight w:val="yellow"/>
            </w:rPr>
          </w:rPrChange>
        </w:rPr>
        <w:t>我将守卫家园</w:t>
      </w:r>
      <w:r w:rsidRPr="00525FD0">
        <w:rPr>
          <w:rPrChange w:id="1675" w:author="Z Richard" w:date="2026-04-23T18:05:00Z" w16du:dateUtc="2026-04-23T10:05:00Z">
            <w:rPr>
              <w:highlight w:val="yellow"/>
            </w:rPr>
          </w:rPrChange>
        </w:rPr>
        <w:t>……</w:t>
      </w:r>
    </w:p>
    <w:p w14:paraId="55A55029" w14:textId="77777777" w:rsidR="00555047" w:rsidRPr="00525FD0" w:rsidRDefault="002E5D19">
      <w:pPr>
        <w:pStyle w:val="ae"/>
        <w:ind w:firstLine="440"/>
        <w:rPr>
          <w:rPrChange w:id="1676" w:author="Z Richard" w:date="2026-04-23T18:05:00Z" w16du:dateUtc="2026-04-23T10:05:00Z">
            <w:rPr>
              <w:highlight w:val="yellow"/>
            </w:rPr>
          </w:rPrChange>
        </w:rPr>
      </w:pPr>
      <w:r w:rsidRPr="00525FD0">
        <w:rPr>
          <w:rPrChange w:id="1677" w:author="Z Richard" w:date="2026-04-23T18:05:00Z" w16du:dateUtc="2026-04-23T10:05:00Z">
            <w:rPr>
              <w:highlight w:val="yellow"/>
            </w:rPr>
          </w:rPrChange>
        </w:rPr>
        <w:t xml:space="preserve">Yma </w:t>
      </w:r>
      <w:proofErr w:type="spellStart"/>
      <w:r w:rsidRPr="00525FD0">
        <w:rPr>
          <w:rPrChange w:id="1678" w:author="Z Richard" w:date="2026-04-23T18:05:00Z" w16du:dateUtc="2026-04-23T10:05:00Z">
            <w:rPr>
              <w:highlight w:val="yellow"/>
            </w:rPr>
          </w:rPrChange>
        </w:rPr>
        <w:t>oes</w:t>
      </w:r>
      <w:proofErr w:type="spellEnd"/>
      <w:r w:rsidRPr="00525FD0">
        <w:rPr>
          <w:rPrChange w:id="1679" w:author="Z Richard" w:date="2026-04-23T18:05:00Z" w16du:dateUtc="2026-04-23T10:05:00Z">
            <w:rPr>
              <w:highlight w:val="yellow"/>
            </w:rPr>
          </w:rPrChange>
        </w:rPr>
        <w:t xml:space="preserve"> </w:t>
      </w:r>
      <w:proofErr w:type="spellStart"/>
      <w:r w:rsidRPr="00525FD0">
        <w:rPr>
          <w:rPrChange w:id="1680" w:author="Z Richard" w:date="2026-04-23T18:05:00Z" w16du:dateUtc="2026-04-23T10:05:00Z">
            <w:rPr>
              <w:highlight w:val="yellow"/>
            </w:rPr>
          </w:rPrChange>
        </w:rPr>
        <w:t>reo</w:t>
      </w:r>
      <w:proofErr w:type="spellEnd"/>
      <w:r w:rsidRPr="00525FD0">
        <w:rPr>
          <w:rPrChange w:id="1681" w:author="Z Richard" w:date="2026-04-23T18:05:00Z" w16du:dateUtc="2026-04-23T10:05:00Z">
            <w:rPr>
              <w:highlight w:val="yellow"/>
            </w:rPr>
          </w:rPrChange>
        </w:rPr>
        <w:t xml:space="preserve">, </w:t>
      </w:r>
      <w:proofErr w:type="spellStart"/>
      <w:r w:rsidRPr="00525FD0">
        <w:rPr>
          <w:rPrChange w:id="1682" w:author="Z Richard" w:date="2026-04-23T18:05:00Z" w16du:dateUtc="2026-04-23T10:05:00Z">
            <w:rPr>
              <w:highlight w:val="yellow"/>
            </w:rPr>
          </w:rPrChange>
        </w:rPr>
        <w:t>tra</w:t>
      </w:r>
      <w:proofErr w:type="spellEnd"/>
      <w:r w:rsidRPr="00525FD0">
        <w:rPr>
          <w:rPrChange w:id="1683" w:author="Z Richard" w:date="2026-04-23T18:05:00Z" w16du:dateUtc="2026-04-23T10:05:00Z">
            <w:rPr>
              <w:highlight w:val="yellow"/>
            </w:rPr>
          </w:rPrChange>
        </w:rPr>
        <w:t xml:space="preserve"> ma </w:t>
      </w:r>
      <w:proofErr w:type="spellStart"/>
      <w:r w:rsidRPr="00525FD0">
        <w:rPr>
          <w:rPrChange w:id="1684" w:author="Z Richard" w:date="2026-04-23T18:05:00Z" w16du:dateUtc="2026-04-23T10:05:00Z">
            <w:rPr>
              <w:highlight w:val="yellow"/>
            </w:rPr>
          </w:rPrChange>
        </w:rPr>
        <w:t>touza</w:t>
      </w:r>
      <w:proofErr w:type="spellEnd"/>
    </w:p>
    <w:p w14:paraId="4201134E" w14:textId="77777777" w:rsidR="00555047" w:rsidRPr="00525FD0" w:rsidRDefault="002E5D19">
      <w:pPr>
        <w:pStyle w:val="ae"/>
        <w:ind w:firstLine="440"/>
        <w:rPr>
          <w:rPrChange w:id="1685" w:author="Z Richard" w:date="2026-04-23T18:05:00Z" w16du:dateUtc="2026-04-23T10:05:00Z">
            <w:rPr>
              <w:highlight w:val="yellow"/>
            </w:rPr>
          </w:rPrChange>
        </w:rPr>
      </w:pPr>
      <w:r w:rsidRPr="00525FD0">
        <w:rPr>
          <w:rFonts w:hint="eastAsia"/>
          <w:rPrChange w:id="1686" w:author="Z Richard" w:date="2026-04-23T18:05:00Z" w16du:dateUtc="2026-04-23T10:05:00Z">
            <w:rPr>
              <w:rFonts w:hint="eastAsia"/>
              <w:highlight w:val="yellow"/>
            </w:rPr>
          </w:rPrChange>
        </w:rPr>
        <w:t>生命沸腾，热血奔涌</w:t>
      </w:r>
    </w:p>
    <w:p w14:paraId="3E4E6C15" w14:textId="77777777" w:rsidR="00555047" w:rsidRPr="00525FD0" w:rsidRDefault="002E5D19">
      <w:pPr>
        <w:pStyle w:val="ae"/>
        <w:ind w:firstLine="440"/>
        <w:rPr>
          <w:rPrChange w:id="1687" w:author="Z Richard" w:date="2026-04-23T18:05:00Z" w16du:dateUtc="2026-04-23T10:05:00Z">
            <w:rPr>
              <w:highlight w:val="yellow"/>
            </w:rPr>
          </w:rPrChange>
        </w:rPr>
      </w:pPr>
      <w:r w:rsidRPr="00525FD0">
        <w:rPr>
          <w:rPrChange w:id="1688" w:author="Z Richard" w:date="2026-04-23T18:05:00Z" w16du:dateUtc="2026-04-23T10:05:00Z">
            <w:rPr>
              <w:highlight w:val="yellow"/>
            </w:rPr>
          </w:rPrChange>
        </w:rPr>
        <w:t xml:space="preserve">Tra nou </w:t>
      </w:r>
      <w:proofErr w:type="spellStart"/>
      <w:r w:rsidRPr="00525FD0">
        <w:rPr>
          <w:rPrChange w:id="1689" w:author="Z Richard" w:date="2026-04-23T18:05:00Z" w16du:dateUtc="2026-04-23T10:05:00Z">
            <w:rPr>
              <w:highlight w:val="yellow"/>
            </w:rPr>
          </w:rPrChange>
        </w:rPr>
        <w:t>trege</w:t>
      </w:r>
      <w:proofErr w:type="spellEnd"/>
      <w:r w:rsidRPr="00525FD0">
        <w:rPr>
          <w:rPrChange w:id="1690" w:author="Z Richard" w:date="2026-04-23T18:05:00Z" w16du:dateUtc="2026-04-23T10:05:00Z">
            <w:rPr>
              <w:highlight w:val="yellow"/>
            </w:rPr>
          </w:rPrChange>
        </w:rPr>
        <w:t xml:space="preserve"> </w:t>
      </w:r>
      <w:proofErr w:type="spellStart"/>
      <w:r w:rsidRPr="00525FD0">
        <w:rPr>
          <w:rPrChange w:id="1691" w:author="Z Richard" w:date="2026-04-23T18:05:00Z" w16du:dateUtc="2026-04-23T10:05:00Z">
            <w:rPr>
              <w:highlight w:val="yellow"/>
            </w:rPr>
          </w:rPrChange>
        </w:rPr>
        <w:t>o’mi</w:t>
      </w:r>
      <w:proofErr w:type="spellEnd"/>
    </w:p>
    <w:p w14:paraId="619525D0" w14:textId="77777777" w:rsidR="00555047" w:rsidRPr="00525FD0" w:rsidRDefault="002E5D19">
      <w:pPr>
        <w:pStyle w:val="ae"/>
        <w:ind w:firstLine="440"/>
        <w:rPr>
          <w:rPrChange w:id="1692" w:author="Z Richard" w:date="2026-04-23T18:05:00Z" w16du:dateUtc="2026-04-23T10:05:00Z">
            <w:rPr>
              <w:highlight w:val="yellow"/>
            </w:rPr>
          </w:rPrChange>
        </w:rPr>
      </w:pPr>
      <w:r w:rsidRPr="00525FD0">
        <w:rPr>
          <w:rFonts w:hint="eastAsia"/>
          <w:rPrChange w:id="1693" w:author="Z Richard" w:date="2026-04-23T18:05:00Z" w16du:dateUtc="2026-04-23T10:05:00Z">
            <w:rPr>
              <w:rFonts w:hint="eastAsia"/>
              <w:highlight w:val="yellow"/>
            </w:rPr>
          </w:rPrChange>
        </w:rPr>
        <w:t>这是我的故土</w:t>
      </w:r>
    </w:p>
    <w:p w14:paraId="31D881A4" w14:textId="77777777" w:rsidR="00555047" w:rsidRPr="00525FD0" w:rsidRDefault="002E5D19">
      <w:pPr>
        <w:pStyle w:val="ae"/>
        <w:ind w:firstLine="440"/>
        <w:rPr>
          <w:rPrChange w:id="1694" w:author="Z Richard" w:date="2026-04-23T18:05:00Z" w16du:dateUtc="2026-04-23T10:05:00Z">
            <w:rPr>
              <w:highlight w:val="yellow"/>
            </w:rPr>
          </w:rPrChange>
        </w:rPr>
      </w:pPr>
      <w:proofErr w:type="spellStart"/>
      <w:r w:rsidRPr="00525FD0">
        <w:rPr>
          <w:rPrChange w:id="1695" w:author="Z Richard" w:date="2026-04-23T18:05:00Z" w16du:dateUtc="2026-04-23T10:05:00Z">
            <w:rPr>
              <w:highlight w:val="yellow"/>
            </w:rPr>
          </w:rPrChange>
        </w:rPr>
        <w:t>Saoz</w:t>
      </w:r>
      <w:proofErr w:type="spellEnd"/>
      <w:r w:rsidRPr="00525FD0">
        <w:rPr>
          <w:rPrChange w:id="1696" w:author="Z Richard" w:date="2026-04-23T18:05:00Z" w16du:dateUtc="2026-04-23T10:05:00Z">
            <w:rPr>
              <w:highlight w:val="yellow"/>
            </w:rPr>
          </w:rPrChange>
        </w:rPr>
        <w:t xml:space="preserve"> </w:t>
      </w:r>
      <w:proofErr w:type="spellStart"/>
      <w:r w:rsidRPr="00525FD0">
        <w:rPr>
          <w:rPrChange w:id="1697" w:author="Z Richard" w:date="2026-04-23T18:05:00Z" w16du:dateUtc="2026-04-23T10:05:00Z">
            <w:rPr>
              <w:highlight w:val="yellow"/>
            </w:rPr>
          </w:rPrChange>
        </w:rPr>
        <w:t>nos</w:t>
      </w:r>
      <w:proofErr w:type="spellEnd"/>
      <w:r w:rsidRPr="00525FD0">
        <w:rPr>
          <w:rPrChange w:id="1698" w:author="Z Richard" w:date="2026-04-23T18:05:00Z" w16du:dateUtc="2026-04-23T10:05:00Z">
            <w:rPr>
              <w:highlight w:val="yellow"/>
            </w:rPr>
          </w:rPrChange>
        </w:rPr>
        <w:t xml:space="preserve">, </w:t>
      </w:r>
      <w:proofErr w:type="spellStart"/>
      <w:r w:rsidRPr="00525FD0">
        <w:rPr>
          <w:rPrChange w:id="1699" w:author="Z Richard" w:date="2026-04-23T18:05:00Z" w16du:dateUtc="2026-04-23T10:05:00Z">
            <w:rPr>
              <w:highlight w:val="yellow"/>
            </w:rPr>
          </w:rPrChange>
        </w:rPr>
        <w:t>tchihi</w:t>
      </w:r>
      <w:proofErr w:type="spellEnd"/>
      <w:r w:rsidRPr="00525FD0">
        <w:rPr>
          <w:rPrChange w:id="1700" w:author="Z Richard" w:date="2026-04-23T18:05:00Z" w16du:dateUtc="2026-04-23T10:05:00Z">
            <w:rPr>
              <w:highlight w:val="yellow"/>
            </w:rPr>
          </w:rPrChange>
        </w:rPr>
        <w:t xml:space="preserve"> ah...</w:t>
      </w:r>
    </w:p>
    <w:p w14:paraId="59F24BB1" w14:textId="77777777" w:rsidR="00555047" w:rsidRPr="00525FD0" w:rsidRDefault="002E5D19">
      <w:pPr>
        <w:pStyle w:val="ae"/>
        <w:ind w:firstLine="440"/>
        <w:rPr>
          <w:rPrChange w:id="1701" w:author="Z Richard" w:date="2026-04-23T18:05:00Z" w16du:dateUtc="2026-04-23T10:05:00Z">
            <w:rPr>
              <w:highlight w:val="yellow"/>
            </w:rPr>
          </w:rPrChange>
        </w:rPr>
      </w:pPr>
      <w:r w:rsidRPr="00525FD0">
        <w:rPr>
          <w:rFonts w:hint="eastAsia"/>
          <w:rPrChange w:id="1702" w:author="Z Richard" w:date="2026-04-23T18:05:00Z" w16du:dateUtc="2026-04-23T10:05:00Z">
            <w:rPr>
              <w:rFonts w:hint="eastAsia"/>
              <w:highlight w:val="yellow"/>
            </w:rPr>
          </w:rPrChange>
        </w:rPr>
        <w:t>我将守卫家园</w:t>
      </w:r>
      <w:r w:rsidRPr="00525FD0">
        <w:rPr>
          <w:rPrChange w:id="1703" w:author="Z Richard" w:date="2026-04-23T18:05:00Z" w16du:dateUtc="2026-04-23T10:05:00Z">
            <w:rPr>
              <w:highlight w:val="yellow"/>
            </w:rPr>
          </w:rPrChange>
        </w:rPr>
        <w:t>……</w:t>
      </w:r>
    </w:p>
    <w:p w14:paraId="3F4E9A58" w14:textId="77777777" w:rsidR="00555047" w:rsidRPr="00525FD0" w:rsidRDefault="002E5D19">
      <w:pPr>
        <w:pStyle w:val="ae"/>
        <w:ind w:firstLine="440"/>
        <w:rPr>
          <w:rPrChange w:id="1704" w:author="Z Richard" w:date="2026-04-23T18:05:00Z" w16du:dateUtc="2026-04-23T10:05:00Z">
            <w:rPr>
              <w:highlight w:val="yellow"/>
            </w:rPr>
          </w:rPrChange>
        </w:rPr>
      </w:pPr>
      <w:r w:rsidRPr="00525FD0">
        <w:rPr>
          <w:rPrChange w:id="1705" w:author="Z Richard" w:date="2026-04-23T18:05:00Z" w16du:dateUtc="2026-04-23T10:05:00Z">
            <w:rPr>
              <w:highlight w:val="yellow"/>
            </w:rPr>
          </w:rPrChange>
        </w:rPr>
        <w:t xml:space="preserve">Yma </w:t>
      </w:r>
      <w:proofErr w:type="spellStart"/>
      <w:r w:rsidRPr="00525FD0">
        <w:rPr>
          <w:rPrChange w:id="1706" w:author="Z Richard" w:date="2026-04-23T18:05:00Z" w16du:dateUtc="2026-04-23T10:05:00Z">
            <w:rPr>
              <w:highlight w:val="yellow"/>
            </w:rPr>
          </w:rPrChange>
        </w:rPr>
        <w:t>oes</w:t>
      </w:r>
      <w:proofErr w:type="spellEnd"/>
      <w:r w:rsidRPr="00525FD0">
        <w:rPr>
          <w:rPrChange w:id="1707" w:author="Z Richard" w:date="2026-04-23T18:05:00Z" w16du:dateUtc="2026-04-23T10:05:00Z">
            <w:rPr>
              <w:highlight w:val="yellow"/>
            </w:rPr>
          </w:rPrChange>
        </w:rPr>
        <w:t xml:space="preserve"> </w:t>
      </w:r>
      <w:proofErr w:type="spellStart"/>
      <w:r w:rsidRPr="00525FD0">
        <w:rPr>
          <w:rPrChange w:id="1708" w:author="Z Richard" w:date="2026-04-23T18:05:00Z" w16du:dateUtc="2026-04-23T10:05:00Z">
            <w:rPr>
              <w:highlight w:val="yellow"/>
            </w:rPr>
          </w:rPrChange>
        </w:rPr>
        <w:t>reo</w:t>
      </w:r>
      <w:proofErr w:type="spellEnd"/>
      <w:r w:rsidRPr="00525FD0">
        <w:rPr>
          <w:rPrChange w:id="1709" w:author="Z Richard" w:date="2026-04-23T18:05:00Z" w16du:dateUtc="2026-04-23T10:05:00Z">
            <w:rPr>
              <w:highlight w:val="yellow"/>
            </w:rPr>
          </w:rPrChange>
        </w:rPr>
        <w:t xml:space="preserve">, </w:t>
      </w:r>
      <w:proofErr w:type="spellStart"/>
      <w:r w:rsidRPr="00525FD0">
        <w:rPr>
          <w:rPrChange w:id="1710" w:author="Z Richard" w:date="2026-04-23T18:05:00Z" w16du:dateUtc="2026-04-23T10:05:00Z">
            <w:rPr>
              <w:highlight w:val="yellow"/>
            </w:rPr>
          </w:rPrChange>
        </w:rPr>
        <w:t>tra</w:t>
      </w:r>
      <w:proofErr w:type="spellEnd"/>
      <w:r w:rsidRPr="00525FD0">
        <w:rPr>
          <w:rPrChange w:id="1711" w:author="Z Richard" w:date="2026-04-23T18:05:00Z" w16du:dateUtc="2026-04-23T10:05:00Z">
            <w:rPr>
              <w:highlight w:val="yellow"/>
            </w:rPr>
          </w:rPrChange>
        </w:rPr>
        <w:t xml:space="preserve"> ma </w:t>
      </w:r>
      <w:proofErr w:type="spellStart"/>
      <w:r w:rsidRPr="00525FD0">
        <w:rPr>
          <w:rPrChange w:id="1712" w:author="Z Richard" w:date="2026-04-23T18:05:00Z" w16du:dateUtc="2026-04-23T10:05:00Z">
            <w:rPr>
              <w:highlight w:val="yellow"/>
            </w:rPr>
          </w:rPrChange>
        </w:rPr>
        <w:t>touza</w:t>
      </w:r>
      <w:proofErr w:type="spellEnd"/>
    </w:p>
    <w:p w14:paraId="45840207" w14:textId="77777777" w:rsidR="00555047" w:rsidRPr="00525FD0" w:rsidRDefault="002E5D19">
      <w:pPr>
        <w:pStyle w:val="ae"/>
        <w:ind w:firstLine="440"/>
        <w:rPr>
          <w:rPrChange w:id="1713" w:author="Z Richard" w:date="2026-04-23T18:05:00Z" w16du:dateUtc="2026-04-23T10:05:00Z">
            <w:rPr>
              <w:highlight w:val="yellow"/>
            </w:rPr>
          </w:rPrChange>
        </w:rPr>
      </w:pPr>
      <w:r w:rsidRPr="00525FD0">
        <w:rPr>
          <w:rFonts w:hint="eastAsia"/>
          <w:rPrChange w:id="1714" w:author="Z Richard" w:date="2026-04-23T18:05:00Z" w16du:dateUtc="2026-04-23T10:05:00Z">
            <w:rPr>
              <w:rFonts w:hint="eastAsia"/>
              <w:highlight w:val="yellow"/>
            </w:rPr>
          </w:rPrChange>
        </w:rPr>
        <w:t>生命沸腾，热血奔涌</w:t>
      </w:r>
    </w:p>
    <w:p w14:paraId="744E9B22" w14:textId="77777777" w:rsidR="00555047" w:rsidRPr="00525FD0" w:rsidRDefault="002E5D19">
      <w:pPr>
        <w:pStyle w:val="ae"/>
        <w:ind w:firstLine="440"/>
        <w:rPr>
          <w:rPrChange w:id="1715" w:author="Z Richard" w:date="2026-04-23T18:05:00Z" w16du:dateUtc="2026-04-23T10:05:00Z">
            <w:rPr>
              <w:highlight w:val="yellow"/>
            </w:rPr>
          </w:rPrChange>
        </w:rPr>
      </w:pPr>
      <w:r w:rsidRPr="00525FD0">
        <w:rPr>
          <w:rPrChange w:id="1716" w:author="Z Richard" w:date="2026-04-23T18:05:00Z" w16du:dateUtc="2026-04-23T10:05:00Z">
            <w:rPr>
              <w:highlight w:val="yellow"/>
            </w:rPr>
          </w:rPrChange>
        </w:rPr>
        <w:t xml:space="preserve">Tra nou </w:t>
      </w:r>
      <w:proofErr w:type="spellStart"/>
      <w:r w:rsidRPr="00525FD0">
        <w:rPr>
          <w:rPrChange w:id="1717" w:author="Z Richard" w:date="2026-04-23T18:05:00Z" w16du:dateUtc="2026-04-23T10:05:00Z">
            <w:rPr>
              <w:highlight w:val="yellow"/>
            </w:rPr>
          </w:rPrChange>
        </w:rPr>
        <w:t>trege</w:t>
      </w:r>
      <w:proofErr w:type="spellEnd"/>
      <w:r w:rsidRPr="00525FD0">
        <w:rPr>
          <w:rPrChange w:id="1718" w:author="Z Richard" w:date="2026-04-23T18:05:00Z" w16du:dateUtc="2026-04-23T10:05:00Z">
            <w:rPr>
              <w:highlight w:val="yellow"/>
            </w:rPr>
          </w:rPrChange>
        </w:rPr>
        <w:t xml:space="preserve"> </w:t>
      </w:r>
      <w:proofErr w:type="spellStart"/>
      <w:r w:rsidRPr="00525FD0">
        <w:rPr>
          <w:rPrChange w:id="1719" w:author="Z Richard" w:date="2026-04-23T18:05:00Z" w16du:dateUtc="2026-04-23T10:05:00Z">
            <w:rPr>
              <w:highlight w:val="yellow"/>
            </w:rPr>
          </w:rPrChange>
        </w:rPr>
        <w:t>o’mi</w:t>
      </w:r>
      <w:proofErr w:type="spellEnd"/>
    </w:p>
    <w:p w14:paraId="06A26A54" w14:textId="77777777" w:rsidR="00555047" w:rsidRPr="00525FD0" w:rsidRDefault="002E5D19">
      <w:pPr>
        <w:pStyle w:val="ae"/>
        <w:ind w:firstLine="440"/>
        <w:rPr>
          <w:rPrChange w:id="1720" w:author="Z Richard" w:date="2026-04-23T18:05:00Z" w16du:dateUtc="2026-04-23T10:05:00Z">
            <w:rPr>
              <w:highlight w:val="yellow"/>
            </w:rPr>
          </w:rPrChange>
        </w:rPr>
      </w:pPr>
      <w:r w:rsidRPr="00525FD0">
        <w:rPr>
          <w:rFonts w:hint="eastAsia"/>
          <w:rPrChange w:id="1721" w:author="Z Richard" w:date="2026-04-23T18:05:00Z" w16du:dateUtc="2026-04-23T10:05:00Z">
            <w:rPr>
              <w:rFonts w:hint="eastAsia"/>
              <w:highlight w:val="yellow"/>
            </w:rPr>
          </w:rPrChange>
        </w:rPr>
        <w:t>这是我的故土</w:t>
      </w:r>
    </w:p>
    <w:p w14:paraId="1FD5DF7A" w14:textId="77777777" w:rsidR="00555047" w:rsidRPr="00525FD0" w:rsidRDefault="002E5D19">
      <w:pPr>
        <w:pStyle w:val="ae"/>
        <w:ind w:firstLine="440"/>
        <w:rPr>
          <w:rPrChange w:id="1722" w:author="Z Richard" w:date="2026-04-23T18:05:00Z" w16du:dateUtc="2026-04-23T10:05:00Z">
            <w:rPr>
              <w:highlight w:val="yellow"/>
            </w:rPr>
          </w:rPrChange>
        </w:rPr>
      </w:pPr>
      <w:proofErr w:type="spellStart"/>
      <w:r w:rsidRPr="00525FD0">
        <w:rPr>
          <w:rPrChange w:id="1723" w:author="Z Richard" w:date="2026-04-23T18:05:00Z" w16du:dateUtc="2026-04-23T10:05:00Z">
            <w:rPr>
              <w:highlight w:val="yellow"/>
            </w:rPr>
          </w:rPrChange>
        </w:rPr>
        <w:t>Saoz</w:t>
      </w:r>
      <w:proofErr w:type="spellEnd"/>
      <w:r w:rsidRPr="00525FD0">
        <w:rPr>
          <w:rPrChange w:id="1724" w:author="Z Richard" w:date="2026-04-23T18:05:00Z" w16du:dateUtc="2026-04-23T10:05:00Z">
            <w:rPr>
              <w:highlight w:val="yellow"/>
            </w:rPr>
          </w:rPrChange>
        </w:rPr>
        <w:t xml:space="preserve"> </w:t>
      </w:r>
      <w:proofErr w:type="spellStart"/>
      <w:r w:rsidRPr="00525FD0">
        <w:rPr>
          <w:rPrChange w:id="1725" w:author="Z Richard" w:date="2026-04-23T18:05:00Z" w16du:dateUtc="2026-04-23T10:05:00Z">
            <w:rPr>
              <w:highlight w:val="yellow"/>
            </w:rPr>
          </w:rPrChange>
        </w:rPr>
        <w:t>nos</w:t>
      </w:r>
      <w:proofErr w:type="spellEnd"/>
      <w:r w:rsidRPr="00525FD0">
        <w:rPr>
          <w:rPrChange w:id="1726" w:author="Z Richard" w:date="2026-04-23T18:05:00Z" w16du:dateUtc="2026-04-23T10:05:00Z">
            <w:rPr>
              <w:highlight w:val="yellow"/>
            </w:rPr>
          </w:rPrChange>
        </w:rPr>
        <w:t xml:space="preserve">, </w:t>
      </w:r>
      <w:proofErr w:type="spellStart"/>
      <w:r w:rsidRPr="00525FD0">
        <w:rPr>
          <w:rPrChange w:id="1727" w:author="Z Richard" w:date="2026-04-23T18:05:00Z" w16du:dateUtc="2026-04-23T10:05:00Z">
            <w:rPr>
              <w:highlight w:val="yellow"/>
            </w:rPr>
          </w:rPrChange>
        </w:rPr>
        <w:t>tchihi</w:t>
      </w:r>
      <w:proofErr w:type="spellEnd"/>
      <w:r w:rsidRPr="00525FD0">
        <w:rPr>
          <w:rPrChange w:id="1728" w:author="Z Richard" w:date="2026-04-23T18:05:00Z" w16du:dateUtc="2026-04-23T10:05:00Z">
            <w:rPr>
              <w:highlight w:val="yellow"/>
            </w:rPr>
          </w:rPrChange>
        </w:rPr>
        <w:t xml:space="preserve"> ah...</w:t>
      </w:r>
    </w:p>
    <w:p w14:paraId="6AEAFF51" w14:textId="77777777" w:rsidR="00555047" w:rsidRPr="00525FD0" w:rsidRDefault="002E5D19">
      <w:pPr>
        <w:pStyle w:val="ae"/>
        <w:ind w:firstLine="440"/>
        <w:rPr>
          <w:ins w:id="1729" w:author="Liao Kuo" w:date="2026-04-09T16:47:00Z"/>
          <w:rPrChange w:id="1730" w:author="Z Richard" w:date="2026-04-23T18:05:00Z" w16du:dateUtc="2026-04-23T10:05:00Z">
            <w:rPr>
              <w:ins w:id="1731" w:author="Liao Kuo" w:date="2026-04-09T16:47:00Z"/>
              <w:highlight w:val="yellow"/>
            </w:rPr>
          </w:rPrChange>
        </w:rPr>
      </w:pPr>
      <w:r w:rsidRPr="00525FD0">
        <w:rPr>
          <w:rFonts w:hint="eastAsia"/>
          <w:rPrChange w:id="1732" w:author="Z Richard" w:date="2026-04-23T18:05:00Z" w16du:dateUtc="2026-04-23T10:05:00Z">
            <w:rPr>
              <w:rFonts w:hint="eastAsia"/>
              <w:highlight w:val="yellow"/>
            </w:rPr>
          </w:rPrChange>
        </w:rPr>
        <w:t>我将守卫家园</w:t>
      </w:r>
      <w:r w:rsidRPr="00525FD0">
        <w:rPr>
          <w:rPrChange w:id="1733" w:author="Z Richard" w:date="2026-04-23T18:05:00Z" w16du:dateUtc="2026-04-23T10:05:00Z">
            <w:rPr>
              <w:highlight w:val="yellow"/>
            </w:rPr>
          </w:rPrChange>
        </w:rPr>
        <w:t>……</w:t>
      </w:r>
    </w:p>
    <w:p w14:paraId="5451C8E0" w14:textId="77777777" w:rsidR="0028778F" w:rsidRDefault="0028778F">
      <w:pPr>
        <w:pStyle w:val="ae"/>
        <w:ind w:firstLine="440"/>
        <w:rPr>
          <w:ins w:id="1734" w:author="Liao Kuo" w:date="2026-04-09T16:47:00Z"/>
          <w:highlight w:val="yellow"/>
          <w:lang w:val="fr-FR"/>
        </w:rPr>
      </w:pPr>
    </w:p>
    <w:p w14:paraId="60941C5B" w14:textId="77777777" w:rsidR="0028778F" w:rsidRDefault="0028778F">
      <w:pPr>
        <w:ind w:firstLineChars="0" w:firstLine="0"/>
        <w:rPr>
          <w:ins w:id="1735" w:author="Z Richard" w:date="2026-04-23T18:08:00Z" w16du:dateUtc="2026-04-23T10:08:00Z"/>
          <w:rFonts w:ascii="Consolas" w:hAnsi="Consolas"/>
          <w:b/>
          <w:color w:val="000000" w:themeColor="text1"/>
        </w:rPr>
      </w:pPr>
      <w:ins w:id="1736" w:author="Liao Kuo" w:date="2026-04-09T16:47:00Z">
        <w:r w:rsidRPr="0028778F">
          <w:rPr>
            <w:rFonts w:ascii="Consolas" w:hAnsi="Consolas"/>
            <w:b/>
            <w:color w:val="000000" w:themeColor="text1"/>
            <w:highlight w:val="red"/>
            <w:rPrChange w:id="1737" w:author="Liao Kuo" w:date="2026-04-09T16:47:00Z">
              <w:rPr>
                <w:rFonts w:ascii="Consolas" w:eastAsia="楷体" w:hAnsi="Consolas"/>
                <w:b/>
                <w:color w:val="000000" w:themeColor="text1"/>
                <w:highlight w:val="green"/>
              </w:rPr>
            </w:rPrChange>
          </w:rPr>
          <w:t>All Off</w:t>
        </w:r>
      </w:ins>
    </w:p>
    <w:p w14:paraId="70CF9EA5" w14:textId="77777777" w:rsidR="008B3B62" w:rsidRDefault="008B3B62">
      <w:pPr>
        <w:ind w:firstLineChars="0" w:firstLine="0"/>
        <w:rPr>
          <w:ins w:id="1738" w:author="Z Richard" w:date="2026-04-23T18:08:00Z" w16du:dateUtc="2026-04-23T10:08:00Z"/>
          <w:rFonts w:ascii="Consolas" w:hAnsi="Consolas"/>
          <w:b/>
          <w:color w:val="000000" w:themeColor="text1"/>
        </w:rPr>
      </w:pPr>
    </w:p>
    <w:p w14:paraId="2897E756" w14:textId="5719B019" w:rsidR="008B3B62" w:rsidRPr="0028778F" w:rsidRDefault="008B3B62">
      <w:pPr>
        <w:ind w:firstLineChars="0" w:firstLine="0"/>
        <w:rPr>
          <w:color w:val="FFFFFF" w:themeColor="background1"/>
          <w:rPrChange w:id="1739" w:author="Liao Kuo" w:date="2026-04-09T16:47:00Z">
            <w:rPr>
              <w:highlight w:val="yellow"/>
              <w:lang w:val="fr-FR"/>
            </w:rPr>
          </w:rPrChange>
        </w:rPr>
        <w:pPrChange w:id="1740" w:author="Z Richard" w:date="2026-04-24T02:21:00Z" w16du:dateUtc="2026-04-23T18:21:00Z">
          <w:pPr>
            <w:pStyle w:val="ae"/>
            <w:ind w:firstLine="442"/>
          </w:pPr>
        </w:pPrChange>
      </w:pPr>
      <w:ins w:id="1741" w:author="Z Richard" w:date="2026-04-23T18:08:00Z" w16du:dateUtc="2026-04-23T10:08:00Z">
        <w:r w:rsidRPr="00F43FB9">
          <w:rPr>
            <w:rFonts w:ascii="Consolas" w:hAnsi="Consolas" w:hint="eastAsia"/>
            <w:b/>
            <w:color w:val="000000" w:themeColor="text1"/>
            <w:highlight w:val="green"/>
            <w:rPrChange w:id="1742" w:author="Z Richard" w:date="2026-04-23T18:08:00Z" w16du:dateUtc="2026-04-23T10:08:00Z">
              <w:rPr>
                <w:rFonts w:ascii="Consolas" w:hAnsi="Consolas" w:hint="eastAsia"/>
                <w:b/>
                <w:color w:val="000000" w:themeColor="text1"/>
                <w:highlight w:val="red"/>
              </w:rPr>
            </w:rPrChange>
          </w:rPr>
          <w:t>谢幕后有安可</w:t>
        </w:r>
      </w:ins>
      <w:ins w:id="1743" w:author="Z Richard" w:date="2026-04-24T09:51:00Z" w16du:dateUtc="2026-04-24T01:51:00Z">
        <w:r w:rsidR="00F47574">
          <w:rPr>
            <w:rFonts w:ascii="Consolas" w:hAnsi="Consolas" w:hint="eastAsia"/>
            <w:b/>
            <w:color w:val="000000" w:themeColor="text1"/>
            <w:highlight w:val="green"/>
          </w:rPr>
          <w:t>，</w:t>
        </w:r>
      </w:ins>
      <w:ins w:id="1744" w:author="Z Richard" w:date="2026-04-23T18:08:00Z" w16du:dateUtc="2026-04-23T10:08:00Z">
        <w:r w:rsidRPr="00F43FB9">
          <w:rPr>
            <w:rFonts w:ascii="Consolas" w:hAnsi="Consolas" w:hint="eastAsia"/>
            <w:b/>
            <w:color w:val="000000" w:themeColor="text1"/>
            <w:highlight w:val="green"/>
            <w:rPrChange w:id="1745" w:author="Z Richard" w:date="2026-04-23T18:08:00Z" w16du:dateUtc="2026-04-23T10:08:00Z">
              <w:rPr>
                <w:rFonts w:ascii="Consolas" w:hAnsi="Consolas" w:hint="eastAsia"/>
                <w:b/>
                <w:color w:val="000000" w:themeColor="text1"/>
                <w:highlight w:val="red"/>
              </w:rPr>
            </w:rPrChange>
          </w:rPr>
          <w:t>需要</w:t>
        </w:r>
      </w:ins>
      <w:ins w:id="1746" w:author="Z Richard" w:date="2026-04-24T02:21:00Z" w16du:dateUtc="2026-04-23T18:21:00Z">
        <w:r w:rsidR="00777F35">
          <w:rPr>
            <w:rFonts w:ascii="Consolas" w:hAnsi="Consolas" w:hint="eastAsia"/>
            <w:b/>
            <w:color w:val="000000" w:themeColor="text1"/>
            <w:highlight w:val="green"/>
          </w:rPr>
          <w:t>开</w:t>
        </w:r>
      </w:ins>
      <w:ins w:id="1747" w:author="Z Richard" w:date="2026-04-24T09:51:00Z" w16du:dateUtc="2026-04-24T01:51:00Z">
        <w:r w:rsidR="00F47574">
          <w:rPr>
            <w:rFonts w:ascii="Consolas" w:hAnsi="Consolas" w:hint="eastAsia"/>
            <w:b/>
            <w:color w:val="000000" w:themeColor="text1"/>
            <w:highlight w:val="green"/>
          </w:rPr>
          <w:t>全部四个</w:t>
        </w:r>
      </w:ins>
      <w:ins w:id="1748" w:author="Z Richard" w:date="2026-04-24T02:21:00Z" w16du:dateUtc="2026-04-23T18:21:00Z">
        <w:r w:rsidR="00777F35">
          <w:rPr>
            <w:rFonts w:ascii="Consolas" w:hAnsi="Consolas" w:hint="eastAsia"/>
            <w:b/>
            <w:color w:val="000000" w:themeColor="text1"/>
            <w:highlight w:val="green"/>
          </w:rPr>
          <w:t>手持麦</w:t>
        </w:r>
      </w:ins>
    </w:p>
    <w:sectPr w:rsidR="008B3B62" w:rsidRPr="0028778F">
      <w:footerReference w:type="default" r:id="rId1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EC2A" w14:textId="77777777" w:rsidR="00883A20" w:rsidRDefault="00883A20">
      <w:pPr>
        <w:ind w:firstLine="440"/>
      </w:pPr>
      <w:r>
        <w:separator/>
      </w:r>
    </w:p>
  </w:endnote>
  <w:endnote w:type="continuationSeparator" w:id="0">
    <w:p w14:paraId="2658DED4" w14:textId="77777777" w:rsidR="00883A20" w:rsidRDefault="00883A20">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roman"/>
    <w:pitch w:val="default"/>
    <w:sig w:usb0="00000000" w:usb1="00000000" w:usb2="0000003F" w:usb3="00000000" w:csb0="603F01FF" w:csb1="FFFF0000"/>
  </w:font>
  <w:font w:name="Grafik Text">
    <w:altName w:val="Calibri"/>
    <w:charset w:val="00"/>
    <w:family w:val="auto"/>
    <w:pitch w:val="default"/>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nstantia">
    <w:panose1 w:val="02030602050306030303"/>
    <w:charset w:val="00"/>
    <w:family w:val="roman"/>
    <w:pitch w:val="variable"/>
    <w:sig w:usb0="A00002EF" w:usb1="4000204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Dearest Friend lite">
    <w:altName w:val="Calibri"/>
    <w:charset w:val="00"/>
    <w:family w:val="auto"/>
    <w:pitch w:val="default"/>
    <w:sig w:usb0="00000003"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altName w:val="Cambria"/>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1BB8" w14:textId="77777777" w:rsidR="002E5D19" w:rsidRDefault="002E5D19">
    <w:pPr>
      <w:pStyle w:val="a5"/>
      <w:ind w:firstLine="360"/>
    </w:pPr>
    <w:r>
      <w:rPr>
        <w:noProof/>
      </w:rPr>
      <mc:AlternateContent>
        <mc:Choice Requires="wps">
          <w:drawing>
            <wp:anchor distT="0" distB="0" distL="114300" distR="114300" simplePos="0" relativeHeight="251660288" behindDoc="0" locked="0" layoutInCell="1" allowOverlap="1" wp14:anchorId="3976D16F" wp14:editId="1E4D5E3A">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7B008D" w14:textId="77777777" w:rsidR="002E5D19" w:rsidRDefault="002E5D19">
                          <w:pPr>
                            <w:pStyle w:val="a5"/>
                            <w:ind w:firstLineChars="0" w:firstLine="0"/>
                          </w:pPr>
                          <w:r>
                            <w:rPr>
                              <w:rFonts w:hint="eastAsia"/>
                            </w:rPr>
                            <w:t>00</w:t>
                          </w: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76D16F"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E7B008D" w14:textId="77777777" w:rsidR="002E5D19" w:rsidRDefault="002E5D19">
                    <w:pPr>
                      <w:pStyle w:val="a5"/>
                      <w:ind w:firstLineChars="0" w:firstLine="0"/>
                    </w:pPr>
                    <w:r>
                      <w:rPr>
                        <w:rFonts w:hint="eastAsia"/>
                      </w:rPr>
                      <w:t>00</w:t>
                    </w: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55FB" w14:textId="77777777" w:rsidR="002E5D19" w:rsidRDefault="002E5D19">
    <w:pPr>
      <w:pStyle w:val="a5"/>
      <w:ind w:firstLine="360"/>
    </w:pPr>
    <w:r>
      <w:rPr>
        <w:noProof/>
      </w:rPr>
      <mc:AlternateContent>
        <mc:Choice Requires="wps">
          <w:drawing>
            <wp:anchor distT="0" distB="0" distL="114300" distR="114300" simplePos="0" relativeHeight="251661312" behindDoc="0" locked="0" layoutInCell="1" allowOverlap="1" wp14:anchorId="192494D0" wp14:editId="2B6DBCD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D2514" w14:textId="77777777" w:rsidR="002E5D19" w:rsidRDefault="002E5D19">
                          <w:pPr>
                            <w:pStyle w:val="a5"/>
                            <w:ind w:firstLineChars="0" w:firstLine="0"/>
                          </w:pPr>
                          <w:r>
                            <w:rPr>
                              <w:rFonts w:hint="eastAsia"/>
                            </w:rPr>
                            <w:t>0</w:t>
                          </w: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2494D0"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9CD2514" w14:textId="77777777" w:rsidR="002E5D19" w:rsidRDefault="002E5D19">
                    <w:pPr>
                      <w:pStyle w:val="a5"/>
                      <w:ind w:firstLineChars="0" w:firstLine="0"/>
                    </w:pPr>
                    <w:r>
                      <w:rPr>
                        <w:rFonts w:hint="eastAsia"/>
                      </w:rPr>
                      <w:t>0</w:t>
                    </w: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74B6" w14:textId="77777777" w:rsidR="002E5D19" w:rsidRDefault="002E5D19">
    <w:pPr>
      <w:pStyle w:val="a5"/>
      <w:ind w:firstLine="360"/>
    </w:pPr>
    <w:r>
      <w:rPr>
        <w:noProof/>
      </w:rPr>
      <mc:AlternateContent>
        <mc:Choice Requires="wps">
          <w:drawing>
            <wp:anchor distT="0" distB="0" distL="114300" distR="114300" simplePos="0" relativeHeight="251665408" behindDoc="0" locked="0" layoutInCell="1" allowOverlap="1" wp14:anchorId="2BF15BD1" wp14:editId="655C3C1D">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4C084" w14:textId="77777777" w:rsidR="002E5D19" w:rsidRDefault="002E5D19">
                          <w:pPr>
                            <w:pStyle w:val="a5"/>
                            <w:ind w:firstLineChars="0" w:firstLine="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F15BD1"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B54C084" w14:textId="77777777" w:rsidR="002E5D19" w:rsidRDefault="002E5D19">
                    <w:pPr>
                      <w:pStyle w:val="a5"/>
                      <w:ind w:firstLineChars="0" w:firstLine="0"/>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8A2AF" w14:textId="77777777" w:rsidR="00883A20" w:rsidRDefault="00883A20">
      <w:pPr>
        <w:ind w:firstLine="440"/>
      </w:pPr>
      <w:r>
        <w:separator/>
      </w:r>
    </w:p>
  </w:footnote>
  <w:footnote w:type="continuationSeparator" w:id="0">
    <w:p w14:paraId="44E2F799" w14:textId="77777777" w:rsidR="00883A20" w:rsidRDefault="00883A20">
      <w:pPr>
        <w:ind w:firstLine="44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o Kuo">
    <w15:presenceInfo w15:providerId="None" w15:userId="Liao Kuo"/>
  </w15:person>
  <w15:person w15:author="Z Richard">
    <w15:presenceInfo w15:providerId="Windows Live" w15:userId="2671015b775c1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BF"/>
    <w:rsid w:val="00000FF6"/>
    <w:rsid w:val="00001F2E"/>
    <w:rsid w:val="00014DA9"/>
    <w:rsid w:val="00016EFD"/>
    <w:rsid w:val="00017E96"/>
    <w:rsid w:val="0002451C"/>
    <w:rsid w:val="000272EA"/>
    <w:rsid w:val="00040824"/>
    <w:rsid w:val="00043517"/>
    <w:rsid w:val="000474EC"/>
    <w:rsid w:val="00051B29"/>
    <w:rsid w:val="000544C3"/>
    <w:rsid w:val="000636FE"/>
    <w:rsid w:val="000645A2"/>
    <w:rsid w:val="00076572"/>
    <w:rsid w:val="000816AF"/>
    <w:rsid w:val="000871F9"/>
    <w:rsid w:val="00091037"/>
    <w:rsid w:val="000914C1"/>
    <w:rsid w:val="00094963"/>
    <w:rsid w:val="000A5D21"/>
    <w:rsid w:val="000A613A"/>
    <w:rsid w:val="000B50EE"/>
    <w:rsid w:val="000B6E97"/>
    <w:rsid w:val="000C37C0"/>
    <w:rsid w:val="000C446E"/>
    <w:rsid w:val="000C584A"/>
    <w:rsid w:val="000C620D"/>
    <w:rsid w:val="000C6BBC"/>
    <w:rsid w:val="000D3A1B"/>
    <w:rsid w:val="000D4C5F"/>
    <w:rsid w:val="000D5F25"/>
    <w:rsid w:val="000E4CE9"/>
    <w:rsid w:val="000E6848"/>
    <w:rsid w:val="000F0FED"/>
    <w:rsid w:val="000F1C14"/>
    <w:rsid w:val="000F28B4"/>
    <w:rsid w:val="000F402A"/>
    <w:rsid w:val="001007A2"/>
    <w:rsid w:val="00101334"/>
    <w:rsid w:val="0010200D"/>
    <w:rsid w:val="001059BB"/>
    <w:rsid w:val="00105B6B"/>
    <w:rsid w:val="001210DC"/>
    <w:rsid w:val="00121EA4"/>
    <w:rsid w:val="00123DE0"/>
    <w:rsid w:val="00125DE0"/>
    <w:rsid w:val="00126395"/>
    <w:rsid w:val="00135327"/>
    <w:rsid w:val="001435B2"/>
    <w:rsid w:val="00146A93"/>
    <w:rsid w:val="00151F99"/>
    <w:rsid w:val="00153B9A"/>
    <w:rsid w:val="00160B0B"/>
    <w:rsid w:val="00170DCF"/>
    <w:rsid w:val="00174E24"/>
    <w:rsid w:val="0017640F"/>
    <w:rsid w:val="001809E4"/>
    <w:rsid w:val="001815F9"/>
    <w:rsid w:val="00182B65"/>
    <w:rsid w:val="0018333E"/>
    <w:rsid w:val="00183F65"/>
    <w:rsid w:val="001842B9"/>
    <w:rsid w:val="00184EFF"/>
    <w:rsid w:val="00186817"/>
    <w:rsid w:val="001928A3"/>
    <w:rsid w:val="00192F31"/>
    <w:rsid w:val="00193032"/>
    <w:rsid w:val="001976B2"/>
    <w:rsid w:val="001B2601"/>
    <w:rsid w:val="001B27E3"/>
    <w:rsid w:val="001B5D19"/>
    <w:rsid w:val="001C232C"/>
    <w:rsid w:val="001C45AD"/>
    <w:rsid w:val="001D1DE3"/>
    <w:rsid w:val="001E02FE"/>
    <w:rsid w:val="001E2257"/>
    <w:rsid w:val="001F05C6"/>
    <w:rsid w:val="001F33B9"/>
    <w:rsid w:val="001F36FA"/>
    <w:rsid w:val="001F5831"/>
    <w:rsid w:val="001F7789"/>
    <w:rsid w:val="00200375"/>
    <w:rsid w:val="00201ED3"/>
    <w:rsid w:val="00210F2F"/>
    <w:rsid w:val="00232FA0"/>
    <w:rsid w:val="0023450B"/>
    <w:rsid w:val="00243AEC"/>
    <w:rsid w:val="002455F9"/>
    <w:rsid w:val="00252C1C"/>
    <w:rsid w:val="00256615"/>
    <w:rsid w:val="00256991"/>
    <w:rsid w:val="002569F9"/>
    <w:rsid w:val="00266F88"/>
    <w:rsid w:val="00273593"/>
    <w:rsid w:val="002776AA"/>
    <w:rsid w:val="002805C4"/>
    <w:rsid w:val="002808BC"/>
    <w:rsid w:val="002828E5"/>
    <w:rsid w:val="002857B4"/>
    <w:rsid w:val="0028778F"/>
    <w:rsid w:val="0029254D"/>
    <w:rsid w:val="00297492"/>
    <w:rsid w:val="002A739E"/>
    <w:rsid w:val="002A7A01"/>
    <w:rsid w:val="002B1876"/>
    <w:rsid w:val="002C094B"/>
    <w:rsid w:val="002C535A"/>
    <w:rsid w:val="002C7645"/>
    <w:rsid w:val="002D13F7"/>
    <w:rsid w:val="002D4660"/>
    <w:rsid w:val="002D7B01"/>
    <w:rsid w:val="002E1347"/>
    <w:rsid w:val="002E5D19"/>
    <w:rsid w:val="002F022A"/>
    <w:rsid w:val="002F479A"/>
    <w:rsid w:val="002F7239"/>
    <w:rsid w:val="00303343"/>
    <w:rsid w:val="00307DE6"/>
    <w:rsid w:val="00310BBA"/>
    <w:rsid w:val="00315BC3"/>
    <w:rsid w:val="003219AE"/>
    <w:rsid w:val="00332EDC"/>
    <w:rsid w:val="003331EB"/>
    <w:rsid w:val="0033570F"/>
    <w:rsid w:val="00335D02"/>
    <w:rsid w:val="0034334F"/>
    <w:rsid w:val="0034411F"/>
    <w:rsid w:val="00353AE8"/>
    <w:rsid w:val="00354220"/>
    <w:rsid w:val="00355824"/>
    <w:rsid w:val="003573BF"/>
    <w:rsid w:val="00362A2A"/>
    <w:rsid w:val="00385FAA"/>
    <w:rsid w:val="003A3386"/>
    <w:rsid w:val="003A6942"/>
    <w:rsid w:val="003B0638"/>
    <w:rsid w:val="003B15A6"/>
    <w:rsid w:val="003C494C"/>
    <w:rsid w:val="003C5F2C"/>
    <w:rsid w:val="003D4FB5"/>
    <w:rsid w:val="003D7182"/>
    <w:rsid w:val="003E1444"/>
    <w:rsid w:val="003E1CEF"/>
    <w:rsid w:val="003E23E5"/>
    <w:rsid w:val="003F104B"/>
    <w:rsid w:val="003F25EA"/>
    <w:rsid w:val="00401D57"/>
    <w:rsid w:val="00402AF9"/>
    <w:rsid w:val="00403669"/>
    <w:rsid w:val="00410469"/>
    <w:rsid w:val="004248C7"/>
    <w:rsid w:val="004342D3"/>
    <w:rsid w:val="0044456B"/>
    <w:rsid w:val="00445083"/>
    <w:rsid w:val="0045472F"/>
    <w:rsid w:val="004560E5"/>
    <w:rsid w:val="00457594"/>
    <w:rsid w:val="004625E2"/>
    <w:rsid w:val="00475E68"/>
    <w:rsid w:val="00477505"/>
    <w:rsid w:val="004811E4"/>
    <w:rsid w:val="00481861"/>
    <w:rsid w:val="00486313"/>
    <w:rsid w:val="0049291A"/>
    <w:rsid w:val="00492FD8"/>
    <w:rsid w:val="0049301F"/>
    <w:rsid w:val="00493FB8"/>
    <w:rsid w:val="0049546B"/>
    <w:rsid w:val="004A7AFA"/>
    <w:rsid w:val="004B1622"/>
    <w:rsid w:val="004B2072"/>
    <w:rsid w:val="004C53D1"/>
    <w:rsid w:val="004C683C"/>
    <w:rsid w:val="004D02FE"/>
    <w:rsid w:val="004D1128"/>
    <w:rsid w:val="004D2AE7"/>
    <w:rsid w:val="004D6411"/>
    <w:rsid w:val="004D6D3D"/>
    <w:rsid w:val="004E4B13"/>
    <w:rsid w:val="00502DE9"/>
    <w:rsid w:val="00504BE4"/>
    <w:rsid w:val="0051476B"/>
    <w:rsid w:val="00516F11"/>
    <w:rsid w:val="00525FD0"/>
    <w:rsid w:val="005320A6"/>
    <w:rsid w:val="0053621E"/>
    <w:rsid w:val="00540401"/>
    <w:rsid w:val="00547879"/>
    <w:rsid w:val="005533C1"/>
    <w:rsid w:val="00555047"/>
    <w:rsid w:val="00556FD2"/>
    <w:rsid w:val="0056119C"/>
    <w:rsid w:val="00562A6C"/>
    <w:rsid w:val="00565801"/>
    <w:rsid w:val="00580DAA"/>
    <w:rsid w:val="00581736"/>
    <w:rsid w:val="005856FB"/>
    <w:rsid w:val="0059077C"/>
    <w:rsid w:val="00594039"/>
    <w:rsid w:val="005A1081"/>
    <w:rsid w:val="005A30B9"/>
    <w:rsid w:val="005B0B87"/>
    <w:rsid w:val="005B2A36"/>
    <w:rsid w:val="005B3B65"/>
    <w:rsid w:val="005C2AD4"/>
    <w:rsid w:val="005C5D5D"/>
    <w:rsid w:val="005C67A3"/>
    <w:rsid w:val="005C6BE3"/>
    <w:rsid w:val="005C71C3"/>
    <w:rsid w:val="005D2478"/>
    <w:rsid w:val="005D3A0F"/>
    <w:rsid w:val="005D3CFA"/>
    <w:rsid w:val="005D73D1"/>
    <w:rsid w:val="005E126B"/>
    <w:rsid w:val="005F0A1F"/>
    <w:rsid w:val="005F4046"/>
    <w:rsid w:val="00600435"/>
    <w:rsid w:val="006014E5"/>
    <w:rsid w:val="00604D68"/>
    <w:rsid w:val="0061041E"/>
    <w:rsid w:val="0061249C"/>
    <w:rsid w:val="00614CD3"/>
    <w:rsid w:val="00620E65"/>
    <w:rsid w:val="00621C62"/>
    <w:rsid w:val="006350F6"/>
    <w:rsid w:val="00644A06"/>
    <w:rsid w:val="00656C63"/>
    <w:rsid w:val="0066289F"/>
    <w:rsid w:val="00662F90"/>
    <w:rsid w:val="00675C54"/>
    <w:rsid w:val="006765C3"/>
    <w:rsid w:val="006814F1"/>
    <w:rsid w:val="00682937"/>
    <w:rsid w:val="00683D86"/>
    <w:rsid w:val="00690F35"/>
    <w:rsid w:val="006A0FBD"/>
    <w:rsid w:val="006A0FD9"/>
    <w:rsid w:val="006A1108"/>
    <w:rsid w:val="006A654E"/>
    <w:rsid w:val="006B1197"/>
    <w:rsid w:val="006C038A"/>
    <w:rsid w:val="006C0CE4"/>
    <w:rsid w:val="006D3819"/>
    <w:rsid w:val="006D5944"/>
    <w:rsid w:val="006F60FB"/>
    <w:rsid w:val="006F66F8"/>
    <w:rsid w:val="00700A81"/>
    <w:rsid w:val="007026D7"/>
    <w:rsid w:val="00704281"/>
    <w:rsid w:val="007052E9"/>
    <w:rsid w:val="007077D3"/>
    <w:rsid w:val="00707CEC"/>
    <w:rsid w:val="00717AA2"/>
    <w:rsid w:val="0072377A"/>
    <w:rsid w:val="007301F8"/>
    <w:rsid w:val="00730C72"/>
    <w:rsid w:val="00740DF9"/>
    <w:rsid w:val="00743E49"/>
    <w:rsid w:val="00746475"/>
    <w:rsid w:val="00754BC5"/>
    <w:rsid w:val="00755278"/>
    <w:rsid w:val="0075586F"/>
    <w:rsid w:val="007567FD"/>
    <w:rsid w:val="0075695A"/>
    <w:rsid w:val="00756AF2"/>
    <w:rsid w:val="007611EF"/>
    <w:rsid w:val="0076316B"/>
    <w:rsid w:val="00765FA1"/>
    <w:rsid w:val="0077074C"/>
    <w:rsid w:val="00771128"/>
    <w:rsid w:val="007727A1"/>
    <w:rsid w:val="00777F35"/>
    <w:rsid w:val="007801B2"/>
    <w:rsid w:val="00780541"/>
    <w:rsid w:val="00780F86"/>
    <w:rsid w:val="00787560"/>
    <w:rsid w:val="00787748"/>
    <w:rsid w:val="007946CF"/>
    <w:rsid w:val="00794BA6"/>
    <w:rsid w:val="007B657C"/>
    <w:rsid w:val="007B6866"/>
    <w:rsid w:val="007C00E9"/>
    <w:rsid w:val="007D3A60"/>
    <w:rsid w:val="007D3D98"/>
    <w:rsid w:val="007D7BD4"/>
    <w:rsid w:val="007F7856"/>
    <w:rsid w:val="008030CE"/>
    <w:rsid w:val="00806FE6"/>
    <w:rsid w:val="00807B0D"/>
    <w:rsid w:val="00810819"/>
    <w:rsid w:val="0081117D"/>
    <w:rsid w:val="00811FC1"/>
    <w:rsid w:val="0082111E"/>
    <w:rsid w:val="008273D1"/>
    <w:rsid w:val="00833EFF"/>
    <w:rsid w:val="00836D54"/>
    <w:rsid w:val="00840D96"/>
    <w:rsid w:val="008501AF"/>
    <w:rsid w:val="00854638"/>
    <w:rsid w:val="00857704"/>
    <w:rsid w:val="0086450B"/>
    <w:rsid w:val="008718B2"/>
    <w:rsid w:val="00880789"/>
    <w:rsid w:val="00883A20"/>
    <w:rsid w:val="00891D26"/>
    <w:rsid w:val="008A2985"/>
    <w:rsid w:val="008A4B62"/>
    <w:rsid w:val="008B3B62"/>
    <w:rsid w:val="008B5973"/>
    <w:rsid w:val="008C0DF6"/>
    <w:rsid w:val="008C7F61"/>
    <w:rsid w:val="008D19A4"/>
    <w:rsid w:val="008D4B8D"/>
    <w:rsid w:val="0090158F"/>
    <w:rsid w:val="00906BC2"/>
    <w:rsid w:val="009104F3"/>
    <w:rsid w:val="00915BEB"/>
    <w:rsid w:val="00927485"/>
    <w:rsid w:val="00930994"/>
    <w:rsid w:val="00933140"/>
    <w:rsid w:val="009359F2"/>
    <w:rsid w:val="009362A7"/>
    <w:rsid w:val="00937E09"/>
    <w:rsid w:val="009463B1"/>
    <w:rsid w:val="0095184E"/>
    <w:rsid w:val="0095385C"/>
    <w:rsid w:val="009630B5"/>
    <w:rsid w:val="009758E3"/>
    <w:rsid w:val="00980915"/>
    <w:rsid w:val="0098411D"/>
    <w:rsid w:val="00985B96"/>
    <w:rsid w:val="00995F4D"/>
    <w:rsid w:val="009A0729"/>
    <w:rsid w:val="009A2A0D"/>
    <w:rsid w:val="009A5A10"/>
    <w:rsid w:val="009B1386"/>
    <w:rsid w:val="009B65F5"/>
    <w:rsid w:val="009C401F"/>
    <w:rsid w:val="009C462A"/>
    <w:rsid w:val="009F3948"/>
    <w:rsid w:val="009F60E2"/>
    <w:rsid w:val="00A00C76"/>
    <w:rsid w:val="00A01C1B"/>
    <w:rsid w:val="00A02CAE"/>
    <w:rsid w:val="00A12DB6"/>
    <w:rsid w:val="00A13BDA"/>
    <w:rsid w:val="00A17ABF"/>
    <w:rsid w:val="00A20473"/>
    <w:rsid w:val="00A2185A"/>
    <w:rsid w:val="00A242E2"/>
    <w:rsid w:val="00A25ACA"/>
    <w:rsid w:val="00A25EDF"/>
    <w:rsid w:val="00A2667D"/>
    <w:rsid w:val="00A333F6"/>
    <w:rsid w:val="00A35CE0"/>
    <w:rsid w:val="00A35EB2"/>
    <w:rsid w:val="00A413C3"/>
    <w:rsid w:val="00A420BB"/>
    <w:rsid w:val="00A458ED"/>
    <w:rsid w:val="00A469FD"/>
    <w:rsid w:val="00A56017"/>
    <w:rsid w:val="00A610E1"/>
    <w:rsid w:val="00A716D1"/>
    <w:rsid w:val="00A72832"/>
    <w:rsid w:val="00A8036C"/>
    <w:rsid w:val="00A83A3F"/>
    <w:rsid w:val="00A847C6"/>
    <w:rsid w:val="00AA6507"/>
    <w:rsid w:val="00AB0A74"/>
    <w:rsid w:val="00AB0D61"/>
    <w:rsid w:val="00AB1853"/>
    <w:rsid w:val="00AB6629"/>
    <w:rsid w:val="00AC20C4"/>
    <w:rsid w:val="00AC30C0"/>
    <w:rsid w:val="00AC59D4"/>
    <w:rsid w:val="00AC79CF"/>
    <w:rsid w:val="00AD4A99"/>
    <w:rsid w:val="00AD66FF"/>
    <w:rsid w:val="00AD7BD7"/>
    <w:rsid w:val="00AE1266"/>
    <w:rsid w:val="00AE5DB5"/>
    <w:rsid w:val="00AE7138"/>
    <w:rsid w:val="00AE7781"/>
    <w:rsid w:val="00B00598"/>
    <w:rsid w:val="00B05648"/>
    <w:rsid w:val="00B07BCE"/>
    <w:rsid w:val="00B111CA"/>
    <w:rsid w:val="00B15921"/>
    <w:rsid w:val="00B20931"/>
    <w:rsid w:val="00B210FE"/>
    <w:rsid w:val="00B24457"/>
    <w:rsid w:val="00B249C4"/>
    <w:rsid w:val="00B33AE4"/>
    <w:rsid w:val="00B51CEB"/>
    <w:rsid w:val="00B56CAE"/>
    <w:rsid w:val="00B6742D"/>
    <w:rsid w:val="00B71711"/>
    <w:rsid w:val="00B81BDF"/>
    <w:rsid w:val="00B86FDE"/>
    <w:rsid w:val="00B92C82"/>
    <w:rsid w:val="00BB13CC"/>
    <w:rsid w:val="00BB1C25"/>
    <w:rsid w:val="00BB3E54"/>
    <w:rsid w:val="00BB69F7"/>
    <w:rsid w:val="00BC6B99"/>
    <w:rsid w:val="00BC7C72"/>
    <w:rsid w:val="00BD1E6B"/>
    <w:rsid w:val="00BD38A1"/>
    <w:rsid w:val="00BE00EB"/>
    <w:rsid w:val="00BE25B9"/>
    <w:rsid w:val="00BE32F9"/>
    <w:rsid w:val="00BE6691"/>
    <w:rsid w:val="00BF697A"/>
    <w:rsid w:val="00C00F7C"/>
    <w:rsid w:val="00C02077"/>
    <w:rsid w:val="00C1161A"/>
    <w:rsid w:val="00C1293B"/>
    <w:rsid w:val="00C13EA2"/>
    <w:rsid w:val="00C21B84"/>
    <w:rsid w:val="00C3450E"/>
    <w:rsid w:val="00C42F62"/>
    <w:rsid w:val="00C44FD9"/>
    <w:rsid w:val="00C6384E"/>
    <w:rsid w:val="00C65541"/>
    <w:rsid w:val="00C73A54"/>
    <w:rsid w:val="00C82804"/>
    <w:rsid w:val="00C86BC3"/>
    <w:rsid w:val="00C92C73"/>
    <w:rsid w:val="00C97083"/>
    <w:rsid w:val="00CA01B8"/>
    <w:rsid w:val="00CA6208"/>
    <w:rsid w:val="00CB1888"/>
    <w:rsid w:val="00CB5AEA"/>
    <w:rsid w:val="00CC3C62"/>
    <w:rsid w:val="00CD200C"/>
    <w:rsid w:val="00CD2D38"/>
    <w:rsid w:val="00CD2F54"/>
    <w:rsid w:val="00CD3447"/>
    <w:rsid w:val="00CD6772"/>
    <w:rsid w:val="00CE2630"/>
    <w:rsid w:val="00CE4EC5"/>
    <w:rsid w:val="00CE5804"/>
    <w:rsid w:val="00CE63F8"/>
    <w:rsid w:val="00CF1958"/>
    <w:rsid w:val="00CF2058"/>
    <w:rsid w:val="00CF60FC"/>
    <w:rsid w:val="00D03496"/>
    <w:rsid w:val="00D036E5"/>
    <w:rsid w:val="00D06C50"/>
    <w:rsid w:val="00D10405"/>
    <w:rsid w:val="00D13836"/>
    <w:rsid w:val="00D174E5"/>
    <w:rsid w:val="00D17BA5"/>
    <w:rsid w:val="00D24F99"/>
    <w:rsid w:val="00D35093"/>
    <w:rsid w:val="00D3520F"/>
    <w:rsid w:val="00D378D3"/>
    <w:rsid w:val="00D37B15"/>
    <w:rsid w:val="00D53CBB"/>
    <w:rsid w:val="00D62509"/>
    <w:rsid w:val="00D63EF0"/>
    <w:rsid w:val="00D66BFA"/>
    <w:rsid w:val="00D67E67"/>
    <w:rsid w:val="00D765BB"/>
    <w:rsid w:val="00D94D91"/>
    <w:rsid w:val="00D95C89"/>
    <w:rsid w:val="00DA4966"/>
    <w:rsid w:val="00DB12C1"/>
    <w:rsid w:val="00DB1544"/>
    <w:rsid w:val="00DB61AB"/>
    <w:rsid w:val="00DE23C4"/>
    <w:rsid w:val="00DE40F7"/>
    <w:rsid w:val="00DE60FB"/>
    <w:rsid w:val="00DF1C04"/>
    <w:rsid w:val="00DF776C"/>
    <w:rsid w:val="00E05388"/>
    <w:rsid w:val="00E07A38"/>
    <w:rsid w:val="00E26C3B"/>
    <w:rsid w:val="00E32469"/>
    <w:rsid w:val="00E347AB"/>
    <w:rsid w:val="00E44F6D"/>
    <w:rsid w:val="00E515E4"/>
    <w:rsid w:val="00E5287C"/>
    <w:rsid w:val="00E532AC"/>
    <w:rsid w:val="00E65159"/>
    <w:rsid w:val="00E6623F"/>
    <w:rsid w:val="00E67047"/>
    <w:rsid w:val="00E703F3"/>
    <w:rsid w:val="00E7089D"/>
    <w:rsid w:val="00E85AE2"/>
    <w:rsid w:val="00E93D77"/>
    <w:rsid w:val="00E97F03"/>
    <w:rsid w:val="00EA4C56"/>
    <w:rsid w:val="00EA6B2A"/>
    <w:rsid w:val="00EB2962"/>
    <w:rsid w:val="00EB573A"/>
    <w:rsid w:val="00EB57C6"/>
    <w:rsid w:val="00EB596D"/>
    <w:rsid w:val="00EB7330"/>
    <w:rsid w:val="00EB7FE8"/>
    <w:rsid w:val="00ED1974"/>
    <w:rsid w:val="00ED1B3C"/>
    <w:rsid w:val="00ED26F2"/>
    <w:rsid w:val="00ED2B5B"/>
    <w:rsid w:val="00ED7148"/>
    <w:rsid w:val="00EE0B06"/>
    <w:rsid w:val="00EE120E"/>
    <w:rsid w:val="00EE1578"/>
    <w:rsid w:val="00EE1E24"/>
    <w:rsid w:val="00EE6CFB"/>
    <w:rsid w:val="00EF39FA"/>
    <w:rsid w:val="00EF3C57"/>
    <w:rsid w:val="00F01F15"/>
    <w:rsid w:val="00F028D7"/>
    <w:rsid w:val="00F03F28"/>
    <w:rsid w:val="00F130B0"/>
    <w:rsid w:val="00F15886"/>
    <w:rsid w:val="00F22B0E"/>
    <w:rsid w:val="00F30E83"/>
    <w:rsid w:val="00F33CE8"/>
    <w:rsid w:val="00F3567E"/>
    <w:rsid w:val="00F421F5"/>
    <w:rsid w:val="00F43FB9"/>
    <w:rsid w:val="00F44F83"/>
    <w:rsid w:val="00F45327"/>
    <w:rsid w:val="00F47574"/>
    <w:rsid w:val="00F50C68"/>
    <w:rsid w:val="00F516F7"/>
    <w:rsid w:val="00F5270F"/>
    <w:rsid w:val="00F532B8"/>
    <w:rsid w:val="00F641DB"/>
    <w:rsid w:val="00F82558"/>
    <w:rsid w:val="00F87AFD"/>
    <w:rsid w:val="00F91F94"/>
    <w:rsid w:val="00FA0095"/>
    <w:rsid w:val="00FA2DFE"/>
    <w:rsid w:val="00FA7F6C"/>
    <w:rsid w:val="00FB31CD"/>
    <w:rsid w:val="00FC0FD7"/>
    <w:rsid w:val="00FC1366"/>
    <w:rsid w:val="00FC4B8A"/>
    <w:rsid w:val="00FC517E"/>
    <w:rsid w:val="00FD6645"/>
    <w:rsid w:val="00FD6C68"/>
    <w:rsid w:val="00FE0895"/>
    <w:rsid w:val="00FE1FB2"/>
    <w:rsid w:val="00FE3A02"/>
    <w:rsid w:val="00FF141C"/>
    <w:rsid w:val="00FF3255"/>
    <w:rsid w:val="00FF4139"/>
    <w:rsid w:val="01207931"/>
    <w:rsid w:val="01A96685"/>
    <w:rsid w:val="0207795D"/>
    <w:rsid w:val="021C6931"/>
    <w:rsid w:val="024D7E75"/>
    <w:rsid w:val="03340491"/>
    <w:rsid w:val="034026E5"/>
    <w:rsid w:val="0404543A"/>
    <w:rsid w:val="04593FC1"/>
    <w:rsid w:val="045D3E37"/>
    <w:rsid w:val="050C01DF"/>
    <w:rsid w:val="05CC560F"/>
    <w:rsid w:val="06070F90"/>
    <w:rsid w:val="06080B3E"/>
    <w:rsid w:val="069761AE"/>
    <w:rsid w:val="076C24EB"/>
    <w:rsid w:val="07C073C2"/>
    <w:rsid w:val="0844216B"/>
    <w:rsid w:val="08B03E69"/>
    <w:rsid w:val="08DF5AD4"/>
    <w:rsid w:val="08EB17F3"/>
    <w:rsid w:val="08FD24E7"/>
    <w:rsid w:val="094814F1"/>
    <w:rsid w:val="09E75653"/>
    <w:rsid w:val="0A48517E"/>
    <w:rsid w:val="0A661DAB"/>
    <w:rsid w:val="0A7F677B"/>
    <w:rsid w:val="0C5F13FA"/>
    <w:rsid w:val="0C9D6D5B"/>
    <w:rsid w:val="0CB17E61"/>
    <w:rsid w:val="0D0C2B22"/>
    <w:rsid w:val="0D6B092F"/>
    <w:rsid w:val="0D723ED7"/>
    <w:rsid w:val="0DCB704F"/>
    <w:rsid w:val="0F0A39E3"/>
    <w:rsid w:val="0F4148F1"/>
    <w:rsid w:val="0F47459B"/>
    <w:rsid w:val="0F547859"/>
    <w:rsid w:val="0F5A0DB5"/>
    <w:rsid w:val="0F7A0F91"/>
    <w:rsid w:val="0F864DFA"/>
    <w:rsid w:val="0FCC70AF"/>
    <w:rsid w:val="10163A89"/>
    <w:rsid w:val="103047D2"/>
    <w:rsid w:val="10526911"/>
    <w:rsid w:val="106A1193"/>
    <w:rsid w:val="1075361F"/>
    <w:rsid w:val="10B14AEE"/>
    <w:rsid w:val="10F82348"/>
    <w:rsid w:val="114D3BB5"/>
    <w:rsid w:val="11AB5DBB"/>
    <w:rsid w:val="11F72F01"/>
    <w:rsid w:val="1224683B"/>
    <w:rsid w:val="122C3D49"/>
    <w:rsid w:val="12573F25"/>
    <w:rsid w:val="128526CB"/>
    <w:rsid w:val="130C25E4"/>
    <w:rsid w:val="1350413D"/>
    <w:rsid w:val="14014D8E"/>
    <w:rsid w:val="14140E40"/>
    <w:rsid w:val="150475E9"/>
    <w:rsid w:val="15435BF2"/>
    <w:rsid w:val="154D0C92"/>
    <w:rsid w:val="15A4741A"/>
    <w:rsid w:val="15AC6088"/>
    <w:rsid w:val="161014DD"/>
    <w:rsid w:val="16273D21"/>
    <w:rsid w:val="16D25783"/>
    <w:rsid w:val="170A499E"/>
    <w:rsid w:val="171966F1"/>
    <w:rsid w:val="171F21BA"/>
    <w:rsid w:val="179278FE"/>
    <w:rsid w:val="18180D20"/>
    <w:rsid w:val="184A00E8"/>
    <w:rsid w:val="186A6EEC"/>
    <w:rsid w:val="1870428D"/>
    <w:rsid w:val="18F340AB"/>
    <w:rsid w:val="19740ACF"/>
    <w:rsid w:val="19AF0CB4"/>
    <w:rsid w:val="1A083389"/>
    <w:rsid w:val="1A14189E"/>
    <w:rsid w:val="1A307485"/>
    <w:rsid w:val="1A5F088A"/>
    <w:rsid w:val="1ADD3E4A"/>
    <w:rsid w:val="1AF17B19"/>
    <w:rsid w:val="1AFA553B"/>
    <w:rsid w:val="1BE53E44"/>
    <w:rsid w:val="1CAB1D69"/>
    <w:rsid w:val="1E044989"/>
    <w:rsid w:val="1E412CB1"/>
    <w:rsid w:val="1EAF02C7"/>
    <w:rsid w:val="1ED805F3"/>
    <w:rsid w:val="1F4B7CA4"/>
    <w:rsid w:val="1F8C7450"/>
    <w:rsid w:val="1FDA174E"/>
    <w:rsid w:val="1FF937B7"/>
    <w:rsid w:val="206231BF"/>
    <w:rsid w:val="20BF7883"/>
    <w:rsid w:val="20C50451"/>
    <w:rsid w:val="20D07FE6"/>
    <w:rsid w:val="20E97AC1"/>
    <w:rsid w:val="21241BF2"/>
    <w:rsid w:val="2138272D"/>
    <w:rsid w:val="21DF1D3A"/>
    <w:rsid w:val="22082AEC"/>
    <w:rsid w:val="2232524E"/>
    <w:rsid w:val="23333DD5"/>
    <w:rsid w:val="23963B5A"/>
    <w:rsid w:val="23B720F8"/>
    <w:rsid w:val="241F4CFD"/>
    <w:rsid w:val="24FD7BF4"/>
    <w:rsid w:val="2536041E"/>
    <w:rsid w:val="25733037"/>
    <w:rsid w:val="25CB455E"/>
    <w:rsid w:val="25E1136B"/>
    <w:rsid w:val="2679746A"/>
    <w:rsid w:val="26B10666"/>
    <w:rsid w:val="26B34A4D"/>
    <w:rsid w:val="26CF462D"/>
    <w:rsid w:val="26F62F37"/>
    <w:rsid w:val="270A5318"/>
    <w:rsid w:val="274176DD"/>
    <w:rsid w:val="286A3057"/>
    <w:rsid w:val="28C43AC4"/>
    <w:rsid w:val="290304F0"/>
    <w:rsid w:val="292C766F"/>
    <w:rsid w:val="293105AD"/>
    <w:rsid w:val="2A3B6C95"/>
    <w:rsid w:val="2ACE609C"/>
    <w:rsid w:val="2BAD6647"/>
    <w:rsid w:val="2C344011"/>
    <w:rsid w:val="2C691ABB"/>
    <w:rsid w:val="2D0E6608"/>
    <w:rsid w:val="2D152405"/>
    <w:rsid w:val="2D5E1836"/>
    <w:rsid w:val="2EA255BC"/>
    <w:rsid w:val="2EDB6505"/>
    <w:rsid w:val="2F0E56BC"/>
    <w:rsid w:val="2F11754B"/>
    <w:rsid w:val="2F3A5A0E"/>
    <w:rsid w:val="2F5A74B3"/>
    <w:rsid w:val="2F6A3749"/>
    <w:rsid w:val="2FDB7C6B"/>
    <w:rsid w:val="31A01A33"/>
    <w:rsid w:val="31AE5F62"/>
    <w:rsid w:val="31C257A7"/>
    <w:rsid w:val="31FB349D"/>
    <w:rsid w:val="320F4101"/>
    <w:rsid w:val="32314367"/>
    <w:rsid w:val="32F92FE0"/>
    <w:rsid w:val="33020E3C"/>
    <w:rsid w:val="33217FC0"/>
    <w:rsid w:val="333B65B6"/>
    <w:rsid w:val="334B3307"/>
    <w:rsid w:val="33630F85"/>
    <w:rsid w:val="33A20D45"/>
    <w:rsid w:val="33A42FC1"/>
    <w:rsid w:val="33EA0DC3"/>
    <w:rsid w:val="3409636E"/>
    <w:rsid w:val="343C3A28"/>
    <w:rsid w:val="34611DF3"/>
    <w:rsid w:val="3551167B"/>
    <w:rsid w:val="35C42453"/>
    <w:rsid w:val="360D6313"/>
    <w:rsid w:val="365A52DE"/>
    <w:rsid w:val="36C8510A"/>
    <w:rsid w:val="373D6FB2"/>
    <w:rsid w:val="379245B6"/>
    <w:rsid w:val="37AC24A9"/>
    <w:rsid w:val="38113AC6"/>
    <w:rsid w:val="38D35E4B"/>
    <w:rsid w:val="38E26BF0"/>
    <w:rsid w:val="393C7CE2"/>
    <w:rsid w:val="394E2737"/>
    <w:rsid w:val="39B624E5"/>
    <w:rsid w:val="3A0C5E4C"/>
    <w:rsid w:val="3A26640E"/>
    <w:rsid w:val="3A2F5C4B"/>
    <w:rsid w:val="3A3F67B6"/>
    <w:rsid w:val="3A561D40"/>
    <w:rsid w:val="3A7D68D2"/>
    <w:rsid w:val="3A7E7074"/>
    <w:rsid w:val="3AE01ADD"/>
    <w:rsid w:val="3AE635B0"/>
    <w:rsid w:val="3B2D2C72"/>
    <w:rsid w:val="3B8A1F65"/>
    <w:rsid w:val="3C217724"/>
    <w:rsid w:val="3C882D21"/>
    <w:rsid w:val="3D42172F"/>
    <w:rsid w:val="3D833E79"/>
    <w:rsid w:val="3DF263DA"/>
    <w:rsid w:val="3E0642B2"/>
    <w:rsid w:val="3E101FAD"/>
    <w:rsid w:val="3E3529ED"/>
    <w:rsid w:val="3EF26361"/>
    <w:rsid w:val="3EFA286D"/>
    <w:rsid w:val="3F3F5454"/>
    <w:rsid w:val="3F945626"/>
    <w:rsid w:val="3FE565BE"/>
    <w:rsid w:val="402A3932"/>
    <w:rsid w:val="40525DCF"/>
    <w:rsid w:val="41144594"/>
    <w:rsid w:val="415E7F28"/>
    <w:rsid w:val="41C43ADD"/>
    <w:rsid w:val="425E35CE"/>
    <w:rsid w:val="429E3AD6"/>
    <w:rsid w:val="42EE5221"/>
    <w:rsid w:val="43F263DD"/>
    <w:rsid w:val="442F526C"/>
    <w:rsid w:val="44A60B28"/>
    <w:rsid w:val="45647867"/>
    <w:rsid w:val="464163D1"/>
    <w:rsid w:val="467E648C"/>
    <w:rsid w:val="478C73B7"/>
    <w:rsid w:val="47A30116"/>
    <w:rsid w:val="47F70704"/>
    <w:rsid w:val="48F71942"/>
    <w:rsid w:val="49414A56"/>
    <w:rsid w:val="49C0532A"/>
    <w:rsid w:val="49C331A6"/>
    <w:rsid w:val="49F44C5D"/>
    <w:rsid w:val="4A566EE4"/>
    <w:rsid w:val="4A7B5132"/>
    <w:rsid w:val="4A832F24"/>
    <w:rsid w:val="4B6F10D1"/>
    <w:rsid w:val="4B802942"/>
    <w:rsid w:val="4BA506B8"/>
    <w:rsid w:val="4C516B95"/>
    <w:rsid w:val="4C651E42"/>
    <w:rsid w:val="4CA160B7"/>
    <w:rsid w:val="4CE07F06"/>
    <w:rsid w:val="4D5301EC"/>
    <w:rsid w:val="4D907FA7"/>
    <w:rsid w:val="4D986739"/>
    <w:rsid w:val="4E147BE4"/>
    <w:rsid w:val="4E1B79E0"/>
    <w:rsid w:val="4E2125F7"/>
    <w:rsid w:val="4E2D53D4"/>
    <w:rsid w:val="4E8B7C40"/>
    <w:rsid w:val="4ED77CCD"/>
    <w:rsid w:val="4EEC2B7B"/>
    <w:rsid w:val="4F241610"/>
    <w:rsid w:val="4F5156F7"/>
    <w:rsid w:val="4FF9569C"/>
    <w:rsid w:val="504B5ACC"/>
    <w:rsid w:val="50527440"/>
    <w:rsid w:val="508D1878"/>
    <w:rsid w:val="51AD57C7"/>
    <w:rsid w:val="51B92B26"/>
    <w:rsid w:val="51DC16DA"/>
    <w:rsid w:val="51FC7502"/>
    <w:rsid w:val="520D1527"/>
    <w:rsid w:val="52567807"/>
    <w:rsid w:val="52AC1069"/>
    <w:rsid w:val="533419D1"/>
    <w:rsid w:val="5410665A"/>
    <w:rsid w:val="551C2A10"/>
    <w:rsid w:val="55623D17"/>
    <w:rsid w:val="55B9292F"/>
    <w:rsid w:val="55F0749B"/>
    <w:rsid w:val="56282786"/>
    <w:rsid w:val="56775E70"/>
    <w:rsid w:val="57372832"/>
    <w:rsid w:val="574B30C6"/>
    <w:rsid w:val="575E6F12"/>
    <w:rsid w:val="57BB6BFD"/>
    <w:rsid w:val="592C0037"/>
    <w:rsid w:val="5956448A"/>
    <w:rsid w:val="596A32B0"/>
    <w:rsid w:val="5A0208F9"/>
    <w:rsid w:val="5B297096"/>
    <w:rsid w:val="5B846B39"/>
    <w:rsid w:val="5BA47689"/>
    <w:rsid w:val="5C531C8C"/>
    <w:rsid w:val="5C6D261C"/>
    <w:rsid w:val="5DB239C4"/>
    <w:rsid w:val="5E843B50"/>
    <w:rsid w:val="5EE57DEF"/>
    <w:rsid w:val="5F2040BD"/>
    <w:rsid w:val="5F29266C"/>
    <w:rsid w:val="5FC63209"/>
    <w:rsid w:val="5FD92450"/>
    <w:rsid w:val="60084ED5"/>
    <w:rsid w:val="602E5C89"/>
    <w:rsid w:val="612A570B"/>
    <w:rsid w:val="61500EBB"/>
    <w:rsid w:val="61766AAD"/>
    <w:rsid w:val="61EE64A2"/>
    <w:rsid w:val="62A75240"/>
    <w:rsid w:val="62E4391D"/>
    <w:rsid w:val="632D155B"/>
    <w:rsid w:val="648D783E"/>
    <w:rsid w:val="65015C21"/>
    <w:rsid w:val="65702D9F"/>
    <w:rsid w:val="65C06F7D"/>
    <w:rsid w:val="66165468"/>
    <w:rsid w:val="663568D1"/>
    <w:rsid w:val="6673555F"/>
    <w:rsid w:val="66E04A8F"/>
    <w:rsid w:val="66F44096"/>
    <w:rsid w:val="673B5830"/>
    <w:rsid w:val="67A8119A"/>
    <w:rsid w:val="67DB5B54"/>
    <w:rsid w:val="689D3EB3"/>
    <w:rsid w:val="68F669DD"/>
    <w:rsid w:val="692C6424"/>
    <w:rsid w:val="69357E43"/>
    <w:rsid w:val="69FB5809"/>
    <w:rsid w:val="6A016082"/>
    <w:rsid w:val="6A92793F"/>
    <w:rsid w:val="6AD24675"/>
    <w:rsid w:val="6ADA72D5"/>
    <w:rsid w:val="6AE71129"/>
    <w:rsid w:val="6B0A1740"/>
    <w:rsid w:val="6B593D2B"/>
    <w:rsid w:val="6C416227"/>
    <w:rsid w:val="6D05279F"/>
    <w:rsid w:val="6D440237"/>
    <w:rsid w:val="6DE568D8"/>
    <w:rsid w:val="6E4B57C5"/>
    <w:rsid w:val="6EC15BA9"/>
    <w:rsid w:val="6FBC5069"/>
    <w:rsid w:val="6FDE0E4B"/>
    <w:rsid w:val="6FDF5902"/>
    <w:rsid w:val="701B6ABC"/>
    <w:rsid w:val="70D1248B"/>
    <w:rsid w:val="713755AF"/>
    <w:rsid w:val="71722787"/>
    <w:rsid w:val="71915B01"/>
    <w:rsid w:val="71A76E07"/>
    <w:rsid w:val="72E3237C"/>
    <w:rsid w:val="73671F76"/>
    <w:rsid w:val="74080E96"/>
    <w:rsid w:val="742767FE"/>
    <w:rsid w:val="74EA18EF"/>
    <w:rsid w:val="750330C7"/>
    <w:rsid w:val="751218F1"/>
    <w:rsid w:val="753A393A"/>
    <w:rsid w:val="76022D28"/>
    <w:rsid w:val="76440C1A"/>
    <w:rsid w:val="77536BB7"/>
    <w:rsid w:val="77575D2B"/>
    <w:rsid w:val="775A5F60"/>
    <w:rsid w:val="7788609C"/>
    <w:rsid w:val="77A40FB0"/>
    <w:rsid w:val="77C84DC0"/>
    <w:rsid w:val="78B6219D"/>
    <w:rsid w:val="790B4825"/>
    <w:rsid w:val="794E4B27"/>
    <w:rsid w:val="79A60F46"/>
    <w:rsid w:val="79ED4B6B"/>
    <w:rsid w:val="7B086666"/>
    <w:rsid w:val="7B694BFB"/>
    <w:rsid w:val="7B6C0C61"/>
    <w:rsid w:val="7B997A06"/>
    <w:rsid w:val="7BC66CFB"/>
    <w:rsid w:val="7C98078E"/>
    <w:rsid w:val="7CB50DE1"/>
    <w:rsid w:val="7D1379BF"/>
    <w:rsid w:val="7D5E6E37"/>
    <w:rsid w:val="7DB9340B"/>
    <w:rsid w:val="7EBF57AF"/>
    <w:rsid w:val="7ED960C4"/>
    <w:rsid w:val="7EE2275E"/>
    <w:rsid w:val="7F770E6A"/>
    <w:rsid w:val="7FB023DB"/>
    <w:rsid w:val="7FC217DD"/>
    <w:rsid w:val="7FD01448"/>
    <w:rsid w:val="7FEB2A65"/>
    <w:rsid w:val="CDEF6F1F"/>
    <w:rsid w:val="E7C7CDE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80EEFA"/>
  <w15:docId w15:val="{43EA961B-052C-4BBF-B1AF-F15D77C0E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384E"/>
    <w:pPr>
      <w:keepNext/>
      <w:keepLines/>
      <w:widowControl w:val="0"/>
      <w:ind w:firstLineChars="200" w:firstLine="522"/>
      <w:jc w:val="both"/>
    </w:pPr>
    <w:rPr>
      <w:rFonts w:cs="Arial Unicode MS"/>
      <w:sz w:val="22"/>
    </w:rPr>
  </w:style>
  <w:style w:type="paragraph" w:styleId="1">
    <w:name w:val="heading 1"/>
    <w:basedOn w:val="a"/>
    <w:next w:val="a"/>
    <w:uiPriority w:val="9"/>
    <w:qFormat/>
    <w:pPr>
      <w:pageBreakBefore/>
      <w:spacing w:beforeLines="50" w:before="50" w:afterLines="50" w:after="50" w:line="360" w:lineRule="auto"/>
      <w:ind w:firstLineChars="0" w:firstLine="0"/>
      <w:jc w:val="center"/>
      <w:outlineLvl w:val="0"/>
    </w:pPr>
    <w:rPr>
      <w:rFonts w:ascii="Grafik Text" w:eastAsia="黑体" w:hAnsi="Grafik Text"/>
      <w:kern w:val="44"/>
      <w:sz w:val="48"/>
    </w:rPr>
  </w:style>
  <w:style w:type="paragraph" w:styleId="3">
    <w:name w:val="heading 3"/>
    <w:basedOn w:val="a"/>
    <w:next w:val="a"/>
    <w:link w:val="30"/>
    <w:uiPriority w:val="9"/>
    <w:semiHidden/>
    <w:unhideWhenUsed/>
    <w:qFormat/>
    <w:pPr>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spacing w:line="300" w:lineRule="exact"/>
      <w:ind w:firstLineChars="0" w:firstLine="0"/>
    </w:pPr>
    <w:rPr>
      <w:rFonts w:eastAsia="华文仿宋"/>
    </w:rPr>
  </w:style>
  <w:style w:type="paragraph" w:styleId="a5">
    <w:name w:val="footer"/>
    <w:basedOn w:val="a"/>
    <w:uiPriority w:val="99"/>
    <w:semiHidden/>
    <w:unhideWhenUsed/>
    <w:qFormat/>
    <w:pPr>
      <w:tabs>
        <w:tab w:val="center" w:pos="4153"/>
        <w:tab w:val="right" w:pos="8306"/>
      </w:tabs>
      <w:snapToGrid w:val="0"/>
      <w:jc w:val="left"/>
    </w:pPr>
    <w:rPr>
      <w:sz w:val="18"/>
    </w:rPr>
  </w:style>
  <w:style w:type="paragraph" w:styleId="a6">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semiHidden/>
    <w:unhideWhenUsed/>
    <w:qFormat/>
  </w:style>
  <w:style w:type="paragraph" w:styleId="a7">
    <w:name w:val="Normal (Web)"/>
    <w:basedOn w:val="a"/>
    <w:uiPriority w:val="99"/>
    <w:unhideWhenUsed/>
    <w:qFormat/>
    <w:pPr>
      <w:spacing w:beforeAutospacing="1" w:afterAutospacing="1"/>
      <w:jc w:val="left"/>
    </w:pPr>
    <w:rPr>
      <w:rFonts w:cs="Times New Roman"/>
      <w:sz w:val="24"/>
    </w:rPr>
  </w:style>
  <w:style w:type="paragraph" w:styleId="a8">
    <w:name w:val="annotation subject"/>
    <w:basedOn w:val="a3"/>
    <w:next w:val="a3"/>
    <w:link w:val="a9"/>
    <w:uiPriority w:val="99"/>
    <w:semiHidden/>
    <w:unhideWhenUsed/>
    <w:qFormat/>
    <w:rPr>
      <w:b/>
      <w:bCs/>
    </w:rPr>
  </w:style>
  <w:style w:type="character" w:styleId="aa">
    <w:name w:val="Strong"/>
    <w:basedOn w:val="a0"/>
    <w:uiPriority w:val="22"/>
    <w:qFormat/>
    <w:rPr>
      <w:b/>
    </w:rPr>
  </w:style>
  <w:style w:type="character" w:styleId="ab">
    <w:name w:val="Emphasis"/>
    <w:basedOn w:val="a0"/>
    <w:uiPriority w:val="20"/>
    <w:qFormat/>
    <w:rPr>
      <w:i/>
    </w:rPr>
  </w:style>
  <w:style w:type="character" w:styleId="ac">
    <w:name w:val="annotation reference"/>
    <w:basedOn w:val="a0"/>
    <w:uiPriority w:val="99"/>
    <w:unhideWhenUsed/>
    <w:qFormat/>
    <w:rPr>
      <w:rFonts w:ascii="Constantia" w:eastAsia="宋体" w:hAnsi="Constantia"/>
      <w:sz w:val="16"/>
      <w:szCs w:val="16"/>
    </w:rPr>
  </w:style>
  <w:style w:type="character" w:customStyle="1" w:styleId="a4">
    <w:name w:val="批注文字 字符"/>
    <w:basedOn w:val="a0"/>
    <w:link w:val="a3"/>
    <w:uiPriority w:val="99"/>
    <w:qFormat/>
    <w:rPr>
      <w:rFonts w:ascii="Times New Roman" w:eastAsia="华文仿宋" w:hAnsi="Times New Roman"/>
      <w:sz w:val="22"/>
    </w:rPr>
  </w:style>
  <w:style w:type="character" w:customStyle="1" w:styleId="a9">
    <w:name w:val="批注主题 字符"/>
    <w:basedOn w:val="a4"/>
    <w:link w:val="a8"/>
    <w:uiPriority w:val="99"/>
    <w:semiHidden/>
    <w:qFormat/>
    <w:rPr>
      <w:rFonts w:ascii="Times New Roman" w:eastAsia="华文仿宋" w:hAnsi="Times New Roman"/>
      <w:b/>
      <w:bCs/>
      <w:sz w:val="20"/>
    </w:rPr>
  </w:style>
  <w:style w:type="paragraph" w:customStyle="1" w:styleId="10">
    <w:name w:val="修订1"/>
    <w:hidden/>
    <w:uiPriority w:val="99"/>
    <w:semiHidden/>
    <w:qFormat/>
    <w:rPr>
      <w:rFonts w:ascii="Arial Unicode MS" w:eastAsiaTheme="minorEastAsia" w:hAnsi="Arial Unicode MS" w:cs="Arial Unicode MS"/>
      <w:sz w:val="22"/>
      <w:lang w:val="en-AU"/>
    </w:rPr>
  </w:style>
  <w:style w:type="paragraph" w:customStyle="1" w:styleId="ad">
    <w:name w:val="人名"/>
    <w:basedOn w:val="a"/>
    <w:qFormat/>
    <w:pPr>
      <w:spacing w:afterLines="20" w:after="20"/>
      <w:ind w:firstLineChars="0" w:firstLine="0"/>
    </w:pPr>
    <w:rPr>
      <w:b/>
    </w:rPr>
  </w:style>
  <w:style w:type="paragraph" w:customStyle="1" w:styleId="ae">
    <w:name w:val="歌词"/>
    <w:basedOn w:val="a"/>
    <w:link w:val="af"/>
    <w:qFormat/>
    <w:rPr>
      <w:rFonts w:ascii="Calibri" w:eastAsia="楷体" w:hAnsi="Calibri"/>
    </w:rPr>
  </w:style>
  <w:style w:type="paragraph" w:customStyle="1" w:styleId="2">
    <w:name w:val="歌词2"/>
    <w:basedOn w:val="ae"/>
    <w:link w:val="20"/>
    <w:qFormat/>
    <w:pPr>
      <w:ind w:firstLine="440"/>
    </w:pPr>
    <w:rPr>
      <w:i/>
      <w:iCs/>
      <w:color w:val="747474" w:themeColor="background2" w:themeShade="80"/>
    </w:rPr>
  </w:style>
  <w:style w:type="character" w:customStyle="1" w:styleId="af">
    <w:name w:val="歌词 字符"/>
    <w:basedOn w:val="a0"/>
    <w:link w:val="ae"/>
    <w:qFormat/>
    <w:rPr>
      <w:rFonts w:ascii="Calibri" w:eastAsia="楷体" w:hAnsi="Calibri" w:cs="Arial Unicode MS"/>
      <w:sz w:val="22"/>
      <w:lang w:val="en-AU"/>
    </w:rPr>
  </w:style>
  <w:style w:type="character" w:customStyle="1" w:styleId="20">
    <w:name w:val="歌词2 字符"/>
    <w:basedOn w:val="af"/>
    <w:link w:val="2"/>
    <w:qFormat/>
    <w:rPr>
      <w:rFonts w:ascii="Calibri" w:eastAsia="楷体" w:hAnsi="Calibri" w:cs="Arial Unicode MS"/>
      <w:i/>
      <w:iCs/>
      <w:color w:val="747474" w:themeColor="background2" w:themeShade="80"/>
      <w:sz w:val="22"/>
      <w:lang w:val="en-AU"/>
    </w:rPr>
  </w:style>
  <w:style w:type="character" w:customStyle="1" w:styleId="30">
    <w:name w:val="标题 3 字符"/>
    <w:link w:val="3"/>
    <w:qFormat/>
    <w:rPr>
      <w:b/>
      <w:sz w:val="32"/>
    </w:rPr>
  </w:style>
  <w:style w:type="paragraph" w:styleId="af0">
    <w:name w:val="Revision"/>
    <w:hidden/>
    <w:uiPriority w:val="99"/>
    <w:semiHidden/>
    <w:rsid w:val="005B2A36"/>
    <w:rPr>
      <w:rFonts w:cs="Arial Unicode M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3ed25a65-f0cb-419f-8aaf-84b0e48199b2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29F5D485</paraID>
      <start>60</start>
      <end>61</end>
      <status>unmodified</status>
      <modifiedWord/>
      <trackRevisions>false</trackRevisions>
    </reviewItem>
    <reviewItem>
      <errorID>1333ca67-156e-4f86-a67b-26aefe543e4c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764768FD</paraID>
      <start>7</start>
      <end>8</end>
      <status>unmodified</status>
      <modifiedWord/>
      <trackRevisions>false</trackRevisions>
    </reviewItem>
    <reviewItem>
      <errorID>dbd8eed9-c0e6-4a34-ab63-5e7721d10ba6</errorID>
      <errorWord>“</errorWord>
      <group>L1_Format</group>
      <groupName>格式问题</groupName>
      <ability>L2_HalfPunc</ability>
      <abilityName>全半角检查</abilityName>
      <candidateList>
        <item>"</item>
      </candidateList>
      <explain>文本全半角错误。</explain>
      <paraID>764768FD</paraID>
      <start>221</start>
      <end>222</end>
      <status>unmodified</status>
      <modifiedWord/>
      <trackRevisions>false</trackRevisions>
    </reviewItem>
    <reviewItem>
      <errorID>b1343ee3-2b3a-4a58-9209-dfc965f1d825</errorID>
      <errorWord>”</errorWord>
      <group>L1_Format</group>
      <groupName>格式问题</groupName>
      <ability>L2_HalfPunc</ability>
      <abilityName>全半角检查</abilityName>
      <candidateList>
        <item>"</item>
      </candidateList>
      <explain>文本全半角错误。</explain>
      <paraID>764768FD</paraID>
      <start>226</start>
      <end>227</end>
      <status>unmodified</status>
      <modifiedWord/>
      <trackRevisions>false</trackRevisions>
    </reviewItem>
    <reviewItem>
      <errorID>5f21ac4e-9518-4a54-b4bf-b0082a1333a2</errorID>
      <errorWord>彻底根治</errorWord>
      <group>L1_Word</group>
      <groupName>字词问题</groupName>
      <ability>L2_Typo</ability>
      <abilityName>字词错误</abilityName>
      <candidateList>
        <item>根治</item>
      </candidateList>
      <explain/>
      <paraID>2C939EA2</paraID>
      <start>14</start>
      <end>18</end>
      <status>unmodified</status>
      <modifiedWord/>
      <trackRevisions>false</trackRevisions>
    </reviewItem>
    <reviewItem>
      <errorID>048505e3-a65b-4ab8-8274-a7e53133e387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157CB081</paraID>
      <start>128</start>
      <end>129</end>
      <status>unmodified</status>
      <modifiedWord/>
      <trackRevisions>false</trackRevisions>
    </reviewItem>
    <reviewItem>
      <errorID>f4578a8f-c143-4e31-b121-8158c946f14d</errorID>
      <errorWord>。]</errorWord>
      <group>L1_Punc</group>
      <groupName>标点问题</groupName>
      <ability>L2_Punc</ability>
      <abilityName>标点符号检查</abilityName>
      <candidateList>
        <item>]</item>
      </candidateList>
      <explain/>
      <paraID>13ECEC3D</paraID>
      <start>40</start>
      <end>42</end>
      <status>unmodified</status>
      <modifiedWord/>
      <trackRevisions>false</trackRevisions>
    </reviewItem>
    <reviewItem>
      <errorID>0a25b749-f462-4641-9e66-f81041125e05</errorID>
      <errorWord>。]</errorWord>
      <group>L1_Punc</group>
      <groupName>标点问题</groupName>
      <ability>L2_Punc</ability>
      <abilityName>标点符号检查</abilityName>
      <candidateList>
        <item>]</item>
      </candidateList>
      <explain/>
      <paraID> 32FA313</paraID>
      <start>29</start>
      <end>31</end>
      <status>unmodified</status>
      <modifiedWord/>
      <trackRevisions>false</trackRevisions>
    </reviewItem>
    <reviewItem>
      <errorID>a0a89926-8b9a-4d51-9cef-9f94092c87c9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3D08ABF7</paraID>
      <start>15</start>
      <end>16</end>
      <status>unmodified</status>
      <modifiedWord/>
      <trackRevisions>false</trackRevisions>
    </reviewItem>
    <reviewItem>
      <errorID>c51ee6c9-c43e-475c-b59c-48eda287bef7</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49D6E310</paraID>
      <start>37</start>
      <end>39</end>
      <status>ignored</status>
      <modifiedWord/>
      <trackRevisions>false</trackRevisions>
    </reviewItem>
    <reviewItem>
      <errorID>39cb7d6b-dd02-4a0c-8d27-71bc43dcde65</errorID>
      <errorWord>。]</errorWord>
      <group>L1_Punc</group>
      <groupName>标点问题</groupName>
      <ability>L2_Punc</ability>
      <abilityName>标点符号检查</abilityName>
      <candidateList>
        <item>]</item>
      </candidateList>
      <explain/>
      <paraID>49D6E310</paraID>
      <start>52</start>
      <end>54</end>
      <status>unmodified</status>
      <modifiedWord/>
      <trackRevisions>false</trackRevisions>
    </reviewItem>
    <reviewItem>
      <errorID>97f4fa97-8a6c-4a8c-a58d-f86e0cf179d5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10FDAD64</paraID>
      <start>2</start>
      <end>3</end>
      <status>unmodified</status>
      <modifiedWord/>
      <trackRevisions>false</trackRevisions>
    </reviewItem>
    <reviewItem>
      <errorID>359fcc81-b3a7-4f5b-85db-4f8c25309365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42BC51D5</paraID>
      <start>96</start>
      <end>97</end>
      <status>unmodified</status>
      <modifiedWord/>
      <trackRevisions>false</trackRevisions>
    </reviewItem>
    <reviewItem>
      <errorID>179ac76b-f5b1-47d0-bc1f-64769433eec3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12D42F6F</paraID>
      <start>5</start>
      <end>6</end>
      <status>unmodified</status>
      <modifiedWord/>
      <trackRevisions>false</trackRevisions>
    </reviewItem>
    <reviewItem>
      <errorID>8e844add-d3d4-48c3-a138-d6d2c34b7ec9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5201F805</paraID>
      <start>5</start>
      <end>6</end>
      <status>unmodified</status>
      <modifiedWord/>
      <trackRevisions>false</trackRevisions>
    </reviewItem>
    <reviewItem>
      <errorID>b9285239-d4e2-42d4-966d-fc89d663ce06</errorID>
      <errorWord>萨克逊人</errorWord>
      <group>L1_Word</group>
      <groupName>字词问题</groupName>
      <ability>L2_Typo</ability>
      <abilityName>字词错误</abilityName>
      <candidateList>
        <item>撒克逊人</item>
      </candidateList>
      <explain>存在发音相同字词的误用。</explain>
      <paraID>3094BCBF</paraID>
      <start>0</start>
      <end>4</end>
      <status>unmodified</status>
      <modifiedWord/>
      <trackRevisions>false</trackRevisions>
    </reviewItem>
    <reviewItem>
      <errorID>a1456212-9d4d-4308-826b-903e9782668a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20887F3F</paraID>
      <start>5</start>
      <end>6</end>
      <status>unmodified</status>
      <modifiedWord/>
      <trackRevisions>false</trackRevisions>
    </reviewItem>
    <reviewItem>
      <errorID>ac28638d-5a7e-4b28-8049-7d11d1284824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20887F3F</paraID>
      <start>22</start>
      <end>23</end>
      <status>unmodified</status>
      <modifiedWord/>
      <trackRevisions>false</trackRevisions>
    </reviewItem>
    <reviewItem>
      <errorID>16b0412c-796c-41fc-aa5a-517f321c169f</errorID>
      <errorWord>???</errorWord>
      <group>L1_Punc</group>
      <groupName>标点问题</groupName>
      <ability>L2_Punc</ability>
      <abilityName>标点符号检查</abilityName>
      <candidateList>
        <item>?</item>
      </candidateList>
      <explain/>
      <paraID>1028AEC0</paraID>
      <start>11</start>
      <end>14</end>
      <status>unmodified</status>
      <modifiedWord/>
      <trackRevisions>false</trackRevisions>
    </reviewItem>
    <reviewItem>
      <errorID>da3f1024-a727-4c39-810d-c9322c76fa05</errorID>
      <errorWord>？？？</errorWord>
      <group>L1_Punc</group>
      <groupName>标点问题</groupName>
      <ability>L2_Punc</ability>
      <abilityName>标点符号检查</abilityName>
      <candidateList>
        <item>？</item>
      </candidateList>
      <explain/>
      <paraID> 3C4BA52</paraID>
      <start>4</start>
      <end>7</end>
      <status>unmodified</status>
      <modifiedWord/>
      <trackRevisions>false</trackRevisions>
    </reviewItem>
    <reviewItem>
      <errorID>be69a88b-7412-41e6-8934-81a1568347d0</errorID>
      <errorWord>!!!</errorWord>
      <group>L1_Punc</group>
      <groupName>标点问题</groupName>
      <ability>L2_Punc</ability>
      <abilityName>标点符号检查</abilityName>
      <candidateList>
        <item>!</item>
      </candidateList>
      <explain/>
      <paraID>1ED655BF</paraID>
      <start>60</start>
      <end>63</end>
      <status>unmodified</status>
      <modifiedWord/>
      <trackRevisions>false</trackRevisions>
    </reviewItem>
    <reviewItem>
      <errorID>f018adee-e4ed-472b-ac3d-73b2f0b349c0</errorID>
      <errorWord>!!!</errorWord>
      <group>L1_Punc</group>
      <groupName>标点问题</groupName>
      <ability>L2_Punc</ability>
      <abilityName>标点符号检查</abilityName>
      <candidateList>
        <item>!</item>
      </candidateList>
      <explain/>
      <paraID>1ED655BF</paraID>
      <start>84</start>
      <end>87</end>
      <status>unmodified</status>
      <modifiedWord/>
      <trackRevisions>false</trackRevisions>
    </reviewItem>
    <reviewItem>
      <errorID>7af7b830-2395-4c11-b567-03e402b66e0b</errorID>
      <errorWord>！！！</errorWord>
      <group>L1_Punc</group>
      <groupName>标点问题</groupName>
      <ability>L2_Punc</ability>
      <abilityName>标点符号检查</abilityName>
      <candidateList>
        <item>！</item>
      </candidateList>
      <explain/>
      <paraID>1FA435AA</paraID>
      <start>22</start>
      <end>25</end>
      <status>unmodified</status>
      <modifiedWord/>
      <trackRevisions>false</trackRevisions>
    </reviewItem>
    <reviewItem>
      <errorID>3248e58b-d36f-4fd1-865f-02aaf570adfa</errorID>
      <errorWord>！！！</errorWord>
      <group>L1_Punc</group>
      <groupName>标点问题</groupName>
      <ability>L2_Punc</ability>
      <abilityName>标点符号检查</abilityName>
      <candidateList>
        <item>！</item>
      </candidateList>
      <explain/>
      <paraID>1FA435AA</paraID>
      <start>30</start>
      <end>33</end>
      <status>unmodified</status>
      <modifiedWord/>
      <trackRevisions>false</trackRevisions>
    </reviewItem>
    <reviewItem>
      <errorID>c26c21b7-fa0f-49e9-9ca0-836c42a71c29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202AF10</paraID>
      <start>13</start>
      <end>14</end>
      <status>unmodified</status>
      <modifiedWord/>
      <trackRevisions>false</trackRevisions>
    </reviewItem>
    <reviewItem>
      <errorID>5b4bd623-443a-4ca2-84ff-987d295a5fd3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3B491BA2</paraID>
      <start>35</start>
      <end>36</end>
      <status>unmodified</status>
      <modifiedWord/>
      <trackRevisions>false</trackRevisions>
    </reviewItem>
    <reviewItem>
      <errorID>59464fb1-8f8e-4bdf-89ea-94139040a68e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7DB97018</paraID>
      <start>23</start>
      <end>24</end>
      <status>unmodified</status>
      <modifiedWord/>
      <trackRevisions>false</trackRevisions>
    </reviewItem>
    <reviewItem>
      <errorID>816f3cca-c22f-420a-bc07-b7694fe4ef02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170480FB</paraID>
      <start>42</start>
      <end>43</end>
      <status>unmodified</status>
      <modifiedWord/>
      <trackRevisions>false</trackRevisions>
    </reviewItem>
    <reviewItem>
      <errorID>f73ad196-3b72-4114-8653-6db01d65b434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65DDAECC</paraID>
      <start>28</start>
      <end>29</end>
      <status>unmodified</status>
      <modifiedWord/>
      <trackRevisions>false</trackRevisions>
    </reviewItem>
    <reviewItem>
      <errorID>5675957b-99a3-4209-87da-4221c4a3647c</errorID>
      <errorWord>...?</errorWord>
      <group>L1_Punc</group>
      <groupName>标点问题</groupName>
      <ability>L2_Punc</ability>
      <abilityName>标点符号检查</abilityName>
      <candidateList>
        <item>.</item>
      </candidateList>
      <explain/>
      <paraID>689F1EA3</paraID>
      <start>16</start>
      <end>20</end>
      <status>unmodified</status>
      <modifiedWord/>
      <trackRevisions>false</trackRevisions>
    </reviewItem>
    <reviewItem>
      <errorID>a180b5b9-28e5-45d5-904a-fb13b0b269c7</errorID>
      <errorWord>...?</errorWord>
      <group>L1_Punc</group>
      <groupName>标点问题</groupName>
      <ability>L2_Punc</ability>
      <abilityName>标点符号检查</abilityName>
      <candidateList>
        <item>.</item>
      </candidateList>
      <explain/>
      <paraID>328DCD15</paraID>
      <start>20</start>
      <end>24</end>
      <status>unmodified</status>
      <modifiedWord/>
      <trackRevisions>false</trackRevisions>
    </reviewItem>
    <reviewItem>
      <errorID>7704fe50-d7f9-49c6-a25e-85baa80c4281</errorID>
      <errorWord>...</errorWord>
      <group>L1_Punc</group>
      <groupName>标点问题</groupName>
      <ability>L2_Punc</ability>
      <abilityName>标点符号检查</abilityName>
      <candidateList>
        <item>……</item>
      </candidateList>
      <explain>省略号错误。</explain>
      <paraID>4CF17423</paraID>
      <start>23</start>
      <end>26</end>
      <status>unmodified</status>
      <modifiedWord/>
      <trackRevisions>false</trackRevisions>
    </reviewItem>
    <reviewItem>
      <errorID>5585b9c8-6d22-4c82-82e5-74cf2e8ce3b2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4CF17423</paraID>
      <start>48</start>
      <end>49</end>
      <status>unmodified</status>
      <modifiedWord/>
      <trackRevisions>false</trackRevisions>
    </reviewItem>
    <reviewItem>
      <errorID>dd22836d-2924-4499-a60e-4345c9c4ff01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39158378</paraID>
      <start>54</start>
      <end>55</end>
      <status>unmodified</status>
      <modifiedWord/>
      <trackRevisions>false</trackRevisions>
    </reviewItem>
    <reviewItem>
      <errorID>6f9dfac9-a83e-415b-a23b-cabd005e80f7</errorID>
      <errorWord>...</errorWord>
      <group>L1_Punc</group>
      <groupName>标点问题</groupName>
      <ability>L2_Punc</ability>
      <abilityName>标点符号检查</abilityName>
      <candidateList>
        <item>……</item>
      </candidateList>
      <explain>省略号错误。</explain>
      <paraID>7987B0EA</paraID>
      <start>11</start>
      <end>14</end>
      <status>unmodified</status>
      <modifiedWord/>
      <trackRevisions>false</trackRevisions>
    </reviewItem>
    <reviewItem>
      <errorID>e197988e-f65a-4eac-94b4-5d0595fc1517</errorID>
      <errorWord>定下</errorWord>
      <group>L1_Word</group>
      <groupName>字词问题</groupName>
      <ability>L2_Typo</ability>
      <abilityName>字词错误</abilityName>
      <candidateList>
        <item>订下</item>
      </candidateList>
      <explain/>
      <paraID>4DA4D600</paraID>
      <start>2</start>
      <end>4</end>
      <status>unmodified</status>
      <modifiedWord/>
      <trackRevisions>false</trackRevisions>
    </reviewItem>
    <reviewItem>
      <errorID>61179eef-1983-419b-ae76-f179f53f763b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7C5839AE</paraID>
      <start>5</start>
      <end>6</end>
      <status>unmodified</status>
      <modifiedWord/>
      <trackRevisions>false</trackRevisions>
    </reviewItem>
    <reviewItem>
      <errorID>aae29cf5-c4d6-4b45-a280-6fe70be72b97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7C5839AE</paraID>
      <start>53</start>
      <end>54</end>
      <status>unmodified</status>
      <modifiedWord/>
      <trackRevisions>false</trackRevisions>
    </reviewItem>
    <reviewItem>
      <errorID>0d8ccbe3-0fcf-4f65-a047-72dc01ad1fa4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34C36464</paraID>
      <start>8</start>
      <end>9</end>
      <status>unmodified</status>
      <modifiedWord/>
      <trackRevisions>false</trackRevisions>
    </reviewItem>
    <reviewItem>
      <errorID>37322f87-e3f7-48c3-a52a-b85684a06603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5263F89F</paraID>
      <start>6</start>
      <end>7</end>
      <status>unmodified</status>
      <modifiedWord/>
      <trackRevisions>false</trackRevisions>
    </reviewItem>
    <reviewItem>
      <errorID>d8597d79-6a7a-40e7-8edb-1d4812ebdc7d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1C619F9</paraID>
      <start>5</start>
      <end>6</end>
      <status>unmodified</status>
      <modifiedWord/>
      <trackRevisions>false</trackRevisions>
    </reviewItem>
    <reviewItem>
      <errorID>4cc3f1bc-22fd-4bad-bfdf-fec950227a31</errorID>
      <errorWord>尽可</errorWord>
      <group>L1_Word</group>
      <groupName>字词问题</groupName>
      <ability>L2_Typo</ability>
      <abilityName>字词错误</abilityName>
      <candidateList>
        <item>宁可</item>
      </candidateList>
      <explain/>
      <paraID>4139CC8A</paraID>
      <start>5</start>
      <end>7</end>
      <status>unmodified</status>
      <modifiedWord/>
      <trackRevisions>false</trackRevisions>
    </reviewItem>
    <reviewItem>
      <errorID>1aebcf3d-bfa0-45af-aad1-040925cb328f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BAA80A1</paraID>
      <start>1</start>
      <end>2</end>
      <status>unmodified</status>
      <modifiedWord/>
      <trackRevisions>false</trackRevisions>
    </reviewItem>
    <reviewItem>
      <errorID>b4a5bce7-4d97-450c-a22b-0c7229743f52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BAA80A1</paraID>
      <start>24</start>
      <end>25</end>
      <status>unmodified</status>
      <modifiedWord/>
      <trackRevisions>false</trackRevisions>
    </reviewItem>
    <reviewItem>
      <errorID>74193b3b-7f3e-4117-9fc9-72f926cbd62c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556FD68F</paraID>
      <start>3</start>
      <end>4</end>
      <status>unmodified</status>
      <modifiedWord/>
      <trackRevisions>false</trackRevisions>
    </reviewItem>
    <reviewItem>
      <errorID>af26e0b0-68d8-47d8-ad30-aaf905ea6df4</errorID>
      <errorWord>.</errorWord>
      <group>L1_Format</group>
      <groupName>格式问题</groupName>
      <ability>L2_HalfPunc</ability>
      <abilityName>全半角检查</abilityName>
      <candidateList>
        <item>。</item>
      </candidateList>
      <explain>文本全半角错误。</explain>
      <paraID>556FD68F</paraID>
      <start>50</start>
      <end>51</end>
      <status>unmodified</status>
      <modifiedWord/>
      <trackRevisions>false</trackRevisions>
    </reviewItem>
    <reviewItem>
      <errorID>46e361b3-1392-4b0a-9645-c2cfa2dd8fdb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7718EFA3</paraID>
      <start>7</start>
      <end>8</end>
      <status>unmodified</status>
      <modifiedWord/>
      <trackRevisions>false</trackRevisions>
    </reviewItem>
    <reviewItem>
      <errorID>1642a11a-b255-4045-8bd1-56af59be0497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2B1E3961</paraID>
      <start>3</start>
      <end>4</end>
      <status>unmodified</status>
      <modifiedWord/>
      <trackRevisions>false</trackRevisions>
    </reviewItem>
    <reviewItem>
      <errorID>8dd44204-ce54-4fb6-a226-21199568952d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36060EA1</paraID>
      <start>7</start>
      <end>8</end>
      <status>unmodified</status>
      <modifiedWord/>
      <trackRevisions>false</trackRevisions>
    </reviewItem>
    <reviewItem>
      <errorID>964ab09a-b1c8-430f-a14d-e4503d957564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48178B12</paraID>
      <start>3</start>
      <end>4</end>
      <status>unmodified</status>
      <modifiedWord/>
      <trackRevisions>false</trackRevisions>
    </reviewItem>
    <reviewItem>
      <errorID>cf40e9e3-f81e-45a7-8cd4-af4ca25a7e86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6DC16FA2</paraID>
      <start>3</start>
      <end>4</end>
      <status>unmodified</status>
      <modifiedWord/>
      <trackRevisions>false</trackRevisions>
    </reviewItem>
    <reviewItem>
      <errorID>1b94b746-ad56-4a58-8d76-0c4169f535c6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72B65B86</paraID>
      <start>15</start>
      <end>16</end>
      <status>unmodified</status>
      <modifiedWord/>
      <trackRevisions>false</trackRevisions>
    </reviewItem>
    <reviewItem>
      <errorID>7888d0b5-d7bb-49d7-ba98-5ad5a811cb82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582CE90E</paraID>
      <start>9</start>
      <end>10</end>
      <status>unmodified</status>
      <modifiedWord/>
      <trackRevisions>false</trackRevisions>
    </reviewItem>
    <reviewItem>
      <errorID>0bb93111-e168-4882-976d-b40e517327d2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61DAD061</paraID>
      <start>2</start>
      <end>3</end>
      <status>unmodified</status>
      <modifiedWord/>
      <trackRevisions>false</trackRevisions>
    </reviewItem>
    <reviewItem>
      <errorID>2481a4e1-546c-40e7-9b39-02f3c029c207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AE69D24</paraID>
      <start>2</start>
      <end>3</end>
      <status>unmodified</status>
      <modifiedWord/>
      <trackRevisions>false</trackRevisions>
    </reviewItem>
    <reviewItem>
      <errorID>8e188e95-ab77-4b09-8489-13a408069476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60B8302</paraID>
      <start>20</start>
      <end>21</end>
      <status>unmodified</status>
      <modifiedWord/>
      <trackRevisions>false</trackRevisions>
    </reviewItem>
    <reviewItem>
      <errorID>f92fef85-be26-4bb1-8e17-d0541df28907</errorID>
      <errorWord>，</errorWord>
      <group>L1_Format</group>
      <groupName>格式问题</groupName>
      <ability>L2_HalfPunc</ability>
      <abilityName>全半角检查</abilityName>
      <candidateList>
        <item>,</item>
      </candidateList>
      <explain>文本全半角错误。</explain>
      <paraID>7499DFC1</paraID>
      <start>24</start>
      <end>25</end>
      <status>unmodified</status>
      <modifiedWord/>
      <trackRevisions>false</trackRevisions>
    </reviewItem>
    <reviewItem>
      <errorID>721ca02b-291a-46d0-8a7e-f0e43d74413c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4741A060</paraID>
      <start>24</start>
      <end>25</end>
      <status>unmodified</status>
      <modifiedWord/>
      <trackRevisions>false</trackRevisions>
    </reviewItem>
    <reviewItem>
      <errorID>30c9ff1a-54ed-4ff8-909c-9729badf7304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4741A060</paraID>
      <start>45</start>
      <end>46</end>
      <status>unmodified</status>
      <modifiedWord/>
      <trackRevisions>false</trackRevisions>
    </reviewItem>
    <reviewItem>
      <errorID>d2c3aa20-9960-43bb-b008-feec1c1da4a9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42D29EB7</paraID>
      <start>24</start>
      <end>25</end>
      <status>unmodified</status>
      <modifiedWord/>
      <trackRevisions>false</trackRevisions>
    </reviewItem>
    <reviewItem>
      <errorID>c1f946c8-9c62-45bc-b0f0-5516062bfe53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42D29EB7</paraID>
      <start>47</start>
      <end>48</end>
      <status>unmodified</status>
      <modifiedWord/>
      <trackRevisions>false</trackRevisions>
    </reviewItem>
    <reviewItem>
      <errorID>2f5de462-f7ae-4b9b-b981-e60d7e543ad4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2170A04D</paraID>
      <start>2</start>
      <end>3</end>
      <status>unmodified</status>
      <modifiedWord/>
      <trackRevisions>false</trackRevisions>
    </reviewItem>
    <reviewItem>
      <errorID>55f51fe1-0d37-45f8-b133-12d405bacf5f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3A5DC1BC</paraID>
      <start>5</start>
      <end>6</end>
      <status>unmodified</status>
      <modifiedWord/>
      <trackRevisions>false</trackRevisions>
    </reviewItem>
    <reviewItem>
      <errorID>88ef0514-dc63-41ea-a6f2-c25795db8603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3A5DC1BC</paraID>
      <start>38</start>
      <end>39</end>
      <status>unmodified</status>
      <modifiedWord/>
      <trackRevisions>false</trackRevisions>
    </reviewItem>
    <reviewItem>
      <errorID>f132a634-e70a-4591-8c19-d77a4a1230ca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10EF9DC2</paraID>
      <start>2</start>
      <end>3</end>
      <status>unmodified</status>
      <modifiedWord/>
      <trackRevisions>false</trackRevisions>
    </reviewItem>
    <reviewItem>
      <errorID>de659f85-74b1-4a34-9915-c0b6b4f85505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10EF9DC2</paraID>
      <start>38</start>
      <end>39</end>
      <status>unmodified</status>
      <modifiedWord/>
      <trackRevisions>false</trackRevisions>
    </reviewItem>
    <reviewItem>
      <errorID>fbe5d844-cec3-4702-87d2-72687be7f806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7C12E52D</paraID>
      <start>5</start>
      <end>6</end>
      <status>unmodified</status>
      <modifiedWord/>
      <trackRevisions>false</trackRevisions>
    </reviewItem>
    <reviewItem>
      <errorID>d691d6b3-d80c-4ddd-be34-6214a2e8c7d5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7C12E52D</paraID>
      <start>38</start>
      <end>39</end>
      <status>unmodified</status>
      <modifiedWord/>
      <trackRevisions>false</trackRevisions>
    </reviewItem>
    <reviewItem>
      <errorID>d61ffa31-4fef-4af6-bb18-d2fa9aae1f9e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15DAA35E</paraID>
      <start>1</start>
      <end>2</end>
      <status>unmodified</status>
      <modifiedWord/>
      <trackRevisions>false</trackRevisions>
    </reviewItem>
    <reviewItem>
      <errorID>2f66997e-9e28-4ba3-8677-d518eb6c1a12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208B2B35</paraID>
      <start>7</start>
      <end>8</end>
      <status>unmodified</status>
      <modifiedWord/>
      <trackRevisions>false</trackRevisions>
    </reviewItem>
    <reviewItem>
      <errorID>18656f16-ad14-46de-8e43-405f2961b4d3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3BC7DE69</paraID>
      <start>16</start>
      <end>17</end>
      <status>unmodified</status>
      <modifiedWord/>
      <trackRevisions>false</trackRevisions>
    </reviewItem>
    <reviewItem>
      <errorID>4edfed40-5f4d-439e-8485-03baf5c3a5be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7FAEBF6F</paraID>
      <start>1</start>
      <end>2</end>
      <status>unmodified</status>
      <modifiedWord/>
      <trackRevisions>false</trackRevisions>
    </reviewItem>
    <reviewItem>
      <errorID>094e44b1-2008-4fb4-af8a-41a8220d8ed1</errorID>
      <errorWord>亲眼目睹</errorWord>
      <group>L1_Word</group>
      <groupName>字词问题</groupName>
      <ability>L2_Alias</ability>
      <abilityName>也作/曾用词</abilityName>
      <candidateList>
        <item>亲眼看见</item>
      </candidateList>
      <explain>词汇[亲眼目睹]为不规范表述或旧称，其规范书面表述为[亲眼看见]。</explain>
      <paraID>5C9059CB</paraID>
      <start>5</start>
      <end>9</end>
      <status>unmodified</status>
      <modifiedWord/>
      <trackRevisions>false</trackRevisions>
    </reviewItem>
    <reviewItem>
      <errorID>e451dc35-1160-475c-a77c-517a1cecb0e5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435E72ED</paraID>
      <start>10</start>
      <end>11</end>
      <status>unmodified</status>
      <modifiedWord/>
      <trackRevisions>false</trackRevisions>
    </reviewItem>
    <reviewItem>
      <errorID>86a76563-a557-4fe8-9747-3f1923273af1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5CDA87BF</paraID>
      <start>47</start>
      <end>48</end>
      <status>unmodified</status>
      <modifiedWord/>
      <trackRevisions>false</trackRevisions>
    </reviewItem>
    <reviewItem>
      <errorID>edf945d9-b3ab-4fd5-959d-e81ea85a00c6</errorID>
      <errorWord>亲眼目睹</errorWord>
      <group>L1_Word</group>
      <groupName>字词问题</groupName>
      <ability>L2_Alias</ability>
      <abilityName>也作/曾用词</abilityName>
      <candidateList>
        <item>亲眼看见</item>
      </candidateList>
      <explain>词汇[亲眼目睹]为不规范表述或旧称，其规范书面表述为[亲眼看见]。</explain>
      <paraID>26AEC711</paraID>
      <start>5</start>
      <end>9</end>
      <status>unmodified</status>
      <modifiedWord/>
      <trackRevisions>false</trackRevisions>
    </reviewItem>
    <reviewItem>
      <errorID>8fc1265b-5195-4b3c-b5fb-79fe036851cb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395C3DC9</paraID>
      <start>34</start>
      <end>35</end>
      <status>unmodified</status>
      <modifiedWord/>
      <trackRevisions>false</trackRevisions>
    </reviewItem>
    <reviewItem>
      <errorID>6da2a416-243c-4d9f-bb74-3e7a0b94bbe4</errorID>
      <errorWord>!!!</errorWord>
      <group>L1_Punc</group>
      <groupName>标点问题</groupName>
      <ability>L2_Punc</ability>
      <abilityName>标点符号检查</abilityName>
      <candidateList>
        <item>!</item>
      </candidateList>
      <explain/>
      <paraID> 7F3B658</paraID>
      <start>21</start>
      <end>24</end>
      <status>unmodified</status>
      <modifiedWord/>
      <trackRevisions>false</trackRevisions>
    </reviewItem>
    <reviewItem>
      <errorID>d07a3479-3727-46d8-9c33-a1172f1193f0</errorID>
      <errorWord>！！！</errorWord>
      <group>L1_Punc</group>
      <groupName>标点问题</groupName>
      <ability>L2_Punc</ability>
      <abilityName>标点符号检查</abilityName>
      <candidateList>
        <item>！</item>
      </candidateList>
      <explain/>
      <paraID>2BA6FE26</paraID>
      <start>7</start>
      <end>10</end>
      <status>unmodified</status>
      <modifiedWord/>
      <trackRevisions>false</trackRevisions>
    </reviewItem>
    <reviewItem>
      <errorID>a43df763-9a6b-42ed-b412-b65c10517912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69F55E03</paraID>
      <start>90</start>
      <end>91</end>
      <status>unmodified</status>
      <modifiedWord/>
      <trackRevisions>false</trackRevisions>
    </reviewItem>
    <reviewItem>
      <errorID>96872c79-4240-410c-8fa7-79de86c7e4bc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2AC3FD8F</paraID>
      <start>48</start>
      <end>49</end>
      <status>unmodified</status>
      <modifiedWord/>
      <trackRevisions>false</trackRevisions>
    </reviewItem>
    <reviewItem>
      <errorID>0e222603-8726-484a-a9d9-1d5e5b64a652</errorID>
      <errorWord>???</errorWord>
      <group>L1_Punc</group>
      <groupName>标点问题</groupName>
      <ability>L2_Punc</ability>
      <abilityName>标点符号检查</abilityName>
      <candidateList>
        <item>?</item>
      </candidateList>
      <explain/>
      <paraID>2AC3FD8F</paraID>
      <start>68</start>
      <end>71</end>
      <status>unmodified</status>
      <modifiedWord/>
      <trackRevisions>false</trackRevisions>
    </reviewItem>
    <reviewItem>
      <errorID>5ff09111-726d-44ab-ac30-8a37c67b5120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F74F692</paraID>
      <start>82</start>
      <end>83</end>
      <status>unmodified</status>
      <modifiedWord/>
      <trackRevisions>false</trackRevisions>
    </reviewItem>
    <reviewItem>
      <errorID>a09d8807-687f-476a-9341-32c2c1e6ecb5</errorID>
      <errorWord>这</errorWord>
      <group>L1_Word</group>
      <groupName>字词问题</groupName>
      <ability>L2_Typo</ability>
      <abilityName>字词错误</abilityName>
      <candidateList>
        <item>这些</item>
      </candidateList>
      <explain>〈代〉指示代词。指示较近的两个以上的人或事物：～就是我们的意见｜～日子老下雨。也说这些个。</explain>
      <paraID>152402ED</paraID>
      <start>46</start>
      <end>47</end>
      <status>unmodified</status>
      <modifiedWord/>
      <trackRevisions>false</trackRevisions>
    </reviewItem>
    <reviewItem>
      <errorID>d495ae54-b23b-4338-8147-9c522af7182c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3A6CB496</paraID>
      <start>30</start>
      <end>31</end>
      <status>unmodified</status>
      <modifiedWord/>
      <trackRevisions>false</trackRevisions>
    </reviewItem>
    <reviewItem>
      <errorID>f59b3c90-a771-4de9-8bbf-5b6adca91414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3A6CB496</paraID>
      <start>53</start>
      <end>54</end>
      <status>unmodified</status>
      <modifiedWord/>
      <trackRevisions>false</trackRevisions>
    </reviewItem>
    <reviewItem>
      <errorID>aa54e419-fa6d-4fda-a8e3-5a54f291c344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3A6CB496</paraID>
      <start>141</start>
      <end>142</end>
      <status>unmodified</status>
      <modifiedWord/>
      <trackRevisions>false</trackRevisions>
    </reviewItem>
    <reviewItem>
      <errorID>3cfb7445-45eb-471d-95a7-6d5b59a8212b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4A259C44</paraID>
      <start>86</start>
      <end>87</end>
      <status>unmodified</status>
      <modifiedWord/>
      <trackRevisions>false</trackRevisions>
    </reviewItem>
    <reviewItem>
      <errorID>ddd4a7ce-8938-4e5a-a098-8f956e1dabb0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4A259C44</paraID>
      <start>133</start>
      <end>134</end>
      <status>unmodified</status>
      <modifiedWord/>
      <trackRevisions>false</trackRevisions>
    </reviewItem>
    <reviewItem>
      <errorID>a50a385f-61e0-4ce7-b473-1b58e5e7a812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4A259C44</paraID>
      <start>148</start>
      <end>149</end>
      <status>unmodified</status>
      <modifiedWord/>
      <trackRevisions>false</trackRevisions>
    </reviewItem>
    <reviewItem>
      <errorID>f75ad11d-881c-4d3c-8f74-66418a37e271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6B3DFFD1</paraID>
      <start>18</start>
      <end>19</end>
      <status>unmodified</status>
      <modifiedWord/>
      <trackRevisions>false</trackRevisions>
    </reviewItem>
    <reviewItem>
      <errorID>b2626255-dff0-40ed-b03d-cc7a2c4d843e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6B3DFFD1</paraID>
      <start>32</start>
      <end>33</end>
      <status>unmodified</status>
      <modifiedWord/>
      <trackRevisions>false</trackRevisions>
    </reviewItem>
    <reviewItem>
      <errorID>4ccee362-3234-4d31-b2de-664277c98427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6B3DFFD1</paraID>
      <start>96</start>
      <end>97</end>
      <status>unmodified</status>
      <modifiedWord/>
      <trackRevisions>false</trackRevisions>
    </reviewItem>
    <reviewItem>
      <errorID>49127da9-063b-4af6-ba84-02ef3dddc25a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45C42395</paraID>
      <start>2</start>
      <end>3</end>
      <status>unmodified</status>
      <modifiedWord/>
      <trackRevisions>false</trackRevisions>
    </reviewItem>
    <reviewItem>
      <errorID>ebb141e4-572d-4e93-b581-f61a7a1cbdba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59F93125</paraID>
      <start>27</start>
      <end>28</end>
      <status>unmodified</status>
      <modifiedWord/>
      <trackRevisions>false</trackRevisions>
    </reviewItem>
    <reviewItem>
      <errorID>bb24b208-b0ed-4085-8362-f1cc39d7fc73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40D809B5</paraID>
      <start>2</start>
      <end>3</end>
      <status>unmodified</status>
      <modifiedWord/>
      <trackRevisions>false</trackRevisions>
    </reviewItem>
    <reviewItem>
      <errorID>1728bb67-5372-4ec8-bf9b-48f9a038ca31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68402D99</paraID>
      <start>24</start>
      <end>25</end>
      <status>unmodified</status>
      <modifiedWord/>
      <trackRevisions>false</trackRevisions>
    </reviewItem>
    <reviewItem>
      <errorID>bdaa0b08-bc03-49c7-a817-7733816701dc</errorID>
      <errorWord>备受</errorWord>
      <group>L1_Word</group>
      <groupName>字词问题</groupName>
      <ability>L2_Typo</ability>
      <abilityName>字词错误</abilityName>
      <candidateList>
        <item>倍受</item>
      </candidateList>
      <explain>存在发音相同字词的误用。</explain>
      <paraID> 91AB661</paraID>
      <start>0</start>
      <end>2</end>
      <status>unmodified</status>
      <modifiedWord/>
      <trackRevisions>false</trackRevisions>
    </reviewItem>
    <reviewItem>
      <errorID>9c094fa2-7729-4f0e-bd2c-193dbfde482d</errorID>
      <errorWord>?...</errorWord>
      <group>L1_Punc</group>
      <groupName>标点问题</groupName>
      <ability>L2_Punc</ability>
      <abilityName>标点符号检查</abilityName>
      <candidateList>
        <item>?</item>
      </candidateList>
      <explain/>
      <paraID>4EA5B86B</paraID>
      <start>14</start>
      <end>18</end>
      <status>unmodified</status>
      <modifiedWord/>
      <trackRevisions>false</trackRevisions>
    </reviewItem>
    <reviewItem>
      <errorID>3f02ddd0-3437-41aa-93fe-47fa0eef68dd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BDF0E40</paraID>
      <start>3</start>
      <end>4</end>
      <status>unmodified</status>
      <modifiedWord/>
      <trackRevisions>false</trackRevisions>
    </reviewItem>
    <reviewItem>
      <errorID>1d728dc0-172d-418d-b7e2-b69a350df7f8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6386FE66</paraID>
      <start>3</start>
      <end>4</end>
      <status>unmodified</status>
      <modifiedWord/>
      <trackRevisions>false</trackRevisions>
    </reviewItem>
    <reviewItem>
      <errorID>5ed29057-9c3f-4d09-b708-58742899cd11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752FE5BE</paraID>
      <start>3</start>
      <end>4</end>
      <status>unmodified</status>
      <modifiedWord/>
      <trackRevisions>false</trackRevisions>
    </reviewItem>
    <reviewItem>
      <errorID>9edd06fa-2e79-4d9b-ad33-8d505f9c46e3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752FE5BE</paraID>
      <start>23</start>
      <end>24</end>
      <status>unmodified</status>
      <modifiedWord/>
      <trackRevisions>false</trackRevisions>
    </reviewItem>
    <reviewItem>
      <errorID>853bd8c6-93af-413a-bea0-64147e2254c5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45BFB836</paraID>
      <start>46</start>
      <end>47</end>
      <status>unmodified</status>
      <modifiedWord/>
      <trackRevisions>false</trackRevisions>
    </reviewItem>
    <reviewItem>
      <errorID>2b1c9dcf-2027-408f-9103-865dd708a1e8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45BFB836</paraID>
      <start>56</start>
      <end>57</end>
      <status>unmodified</status>
      <modifiedWord/>
      <trackRevisions>false</trackRevisions>
    </reviewItem>
    <reviewItem>
      <errorID>849cfb08-8b37-4384-a1be-9c103fed516c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629DD6D5</paraID>
      <start>12</start>
      <end>13</end>
      <status>unmodified</status>
      <modifiedWord/>
      <trackRevisions>false</trackRevisions>
    </reviewItem>
    <reviewItem>
      <errorID>eff8ee9b-f58a-4b78-8f5c-b283d78a4be4</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158458DE</paraID>
      <start>25</start>
      <end>27</end>
      <status>unmodified</status>
      <modifiedWord/>
      <trackRevisions>false</trackRevisions>
    </reviewItem>
    <reviewItem>
      <errorID>e8288258-6e2a-4502-bc76-2059d53fb27e</errorID>
      <errorWord>蠢货</errorWord>
      <group>L1_Sensitive</group>
      <groupName>敏感问题</groupName>
      <ability>L2_Abuse</ability>
      <abilityName>侮辱言辞</abilityName>
      <candidateList/>
      <explain>【侮辱言辞】句中涉及侮辱性的敏感内容，请注意甄别。</explain>
      <paraID>4C9F89F8</paraID>
      <start>6</start>
      <end>8</end>
      <status>unmodified</status>
      <modifiedWord/>
      <trackRevisions>false</trackRevisions>
    </reviewItem>
    <reviewItem>
      <errorID>a4323a17-9a3d-4e81-8a1c-fa8eab8c82e9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3D4DC661</paraID>
      <start>11</start>
      <end>12</end>
      <status>unmodified</status>
      <modifiedWord/>
      <trackRevisions>false</trackRevisions>
    </reviewItem>
    <reviewItem>
      <errorID>5af45ffb-a207-436c-9bf7-8d251be18a6f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5AEF077F</paraID>
      <start>8</start>
      <end>9</end>
      <status>unmodified</status>
      <modifiedWord/>
      <trackRevisions>false</trackRevisions>
    </reviewItem>
    <reviewItem>
      <errorID>a4e134f9-7dc3-4547-a201-a9df479b09fc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332B268F</paraID>
      <start>4</start>
      <end>5</end>
      <status>unmodified</status>
      <modifiedWord/>
      <trackRevisions>false</trackRevisions>
    </reviewItem>
    <reviewItem>
      <errorID>2394008d-520d-4283-9cc6-ce97ceccb88d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208E889E</paraID>
      <start>4</start>
      <end>5</end>
      <status>unmodified</status>
      <modifiedWord/>
      <trackRevisions>false</trackRevisions>
    </reviewItem>
    <reviewItem>
      <errorID>68b32110-c4b5-48de-9194-ebdd3144b653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527BE211</paraID>
      <start>5</start>
      <end>6</end>
      <status>unmodified</status>
      <modifiedWord/>
      <trackRevisions>false</trackRevisions>
    </reviewItem>
    <reviewItem>
      <errorID>581f585b-934c-42f3-b8da-738e33543573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527BE211</paraID>
      <start>46</start>
      <end>47</end>
      <status>unmodified</status>
      <modifiedWord/>
      <trackRevisions>false</trackRevisions>
    </reviewItem>
    <reviewItem>
      <errorID>dcc9da51-328c-4555-a5a1-cc21e1f587f1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3F573C57</paraID>
      <start>5</start>
      <end>6</end>
      <status>unmodified</status>
      <modifiedWord/>
      <trackRevisions>false</trackRevisions>
    </reviewItem>
    <reviewItem>
      <errorID>3f9ebc0e-f758-4212-a433-c5294ec35a33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2078C161</paraID>
      <start>14</start>
      <end>15</end>
      <status>unmodified</status>
      <modifiedWord/>
      <trackRevisions>false</trackRevisions>
    </reviewItem>
    <reviewItem>
      <errorID>3ac1950a-7c18-47b7-87f0-62679f669974</errorID>
      <errorWord>…………</errorWord>
      <group>L1_Punc</group>
      <groupName>标点问题</groupName>
      <ability>L2_Punc</ability>
      <abilityName>标点符号检查</abilityName>
      <candidateList>
        <item>…</item>
      </candidateList>
      <explain/>
      <paraID>743C743F</paraID>
      <start>4</start>
      <end>8</end>
      <status>unmodified</status>
      <modifiedWord/>
      <trackRevisions>false</trackRevisions>
    </reviewItem>
    <reviewItem>
      <errorID>bb319528-5a55-4bbf-b4eb-c8155921a28f</errorID>
      <errorWord>???</errorWord>
      <group>L1_Punc</group>
      <groupName>标点问题</groupName>
      <ability>L2_Punc</ability>
      <abilityName>标点符号检查</abilityName>
      <candidateList>
        <item>?</item>
      </candidateList>
      <explain/>
      <paraID>30FAA090</paraID>
      <start>20</start>
      <end>23</end>
      <status>unmodified</status>
      <modifiedWord/>
      <trackRevisions>false</trackRevisions>
    </reviewItem>
    <reviewItem>
      <errorID>6f0df3d2-4298-4b1b-bf12-c230ea552644</errorID>
      <errorWord>？？？</errorWord>
      <group>L1_Punc</group>
      <groupName>标点问题</groupName>
      <ability>L2_Punc</ability>
      <abilityName>标点符号检查</abilityName>
      <candidateList>
        <item>？</item>
      </candidateList>
      <explain/>
      <paraID>19EE9114</paraID>
      <start>7</start>
      <end>10</end>
      <status>unmodified</status>
      <modifiedWord/>
      <trackRevisions>false</trackRevisions>
    </reviewItem>
    <reviewItem>
      <errorID>8f7d8f70-f90a-4326-8716-65a2dc54ac7e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35A9B245</paraID>
      <start>183</start>
      <end>184</end>
      <status>unmodified</status>
      <modifiedWord/>
      <trackRevisions>false</trackRevisions>
    </reviewItem>
    <reviewItem>
      <errorID>0d74e4c1-aa8b-4b64-9079-2c5d92706f8d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500D5545</paraID>
      <start>219</start>
      <end>220</end>
      <status>unmodified</status>
      <modifiedWord/>
      <trackRevisions>false</trackRevisions>
    </reviewItem>
    <reviewItem>
      <errorID>5e023d6b-e234-4e52-b442-a957c16d830d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500D5545</paraID>
      <start>333</start>
      <end>334</end>
      <status>unmodified</status>
      <modifiedWord/>
      <trackRevisions>false</trackRevisions>
    </reviewItem>
    <reviewItem>
      <errorID>8da82147-a673-4e18-a8f0-f0abcc3a6d07</errorID>
      <errorWord>这</errorWord>
      <group>L1_Word</group>
      <groupName>字词问题</groupName>
      <ability>L2_Typo</ability>
      <abilityName>字词错误</abilityName>
      <candidateList>
        <item>这一</item>
      </candidateList>
      <explain/>
      <paraID>2A8D082B</paraID>
      <start>3</start>
      <end>4</end>
      <status>unmodified</status>
      <modifiedWord/>
      <trackRevisions>false</trackRevisions>
    </reviewItem>
    <reviewItem>
      <errorID>c6abc624-3a85-4fe6-975a-1d5b5e7d7c1c</errorID>
      <errorWord>.…</errorWord>
      <group>L1_Punc</group>
      <groupName>标点问题</groupName>
      <ability>L2_Punc</ability>
      <abilityName>标点符号检查</abilityName>
      <candidateList>
        <item>.</item>
      </candidateList>
      <explain/>
      <paraID>2C77F5D0</paraID>
      <start>162</start>
      <end>164</end>
      <status>unmodified</status>
      <modifiedWord/>
      <trackRevisions>false</trackRevisions>
    </reviewItem>
    <reviewItem>
      <errorID>0af5961a-5538-4530-8973-8f303d6a161b</errorID>
      <errorWord>….</errorWord>
      <group>L1_Punc</group>
      <groupName>标点问题</groupName>
      <ability>L2_Punc</ability>
      <abilityName>标点符号检查</abilityName>
      <candidateList>
        <item>…</item>
      </candidateList>
      <explain/>
      <paraID>2C77F5D0</paraID>
      <start>207</start>
      <end>209</end>
      <status>unmodified</status>
      <modifiedWord/>
      <trackRevisions>false</trackRevisions>
    </reviewItem>
    <reviewItem>
      <errorID>7204f468-3450-4fe1-ba82-4b56c98e8952</errorID>
      <errorWord>知</errorWord>
      <group>L1_Word</group>
      <groupName>字词问题</groupName>
      <ability>L2_Typo</ability>
      <abilityName>字词错误</abilityName>
      <candidateList>
        <item>知道</item>
      </candidateList>
      <explain>〈动〉对于事实或道理有认识；懂得：他～的事情很多｜虽然他没明说，我也～他的意思。</explain>
      <paraID>111DFA91</paraID>
      <start>57</start>
      <end>58</end>
      <status>unmodified</status>
      <modifiedWord/>
      <trackRevisions>false</trackRevisions>
    </reviewItem>
    <reviewItem>
      <errorID>b666046b-0803-4b13-b487-8754faa916e5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2C8955DF</paraID>
      <start>9</start>
      <end>10</end>
      <status>unmodified</status>
      <modifiedWord/>
      <trackRevisions>false</trackRevisions>
    </reviewItem>
    <reviewItem>
      <errorID>8fdbd2d5-28ff-43cc-a783-95b45bae3d6d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1D16AB7C</paraID>
      <start>4</start>
      <end>5</end>
      <status>unmodified</status>
      <modifiedWord/>
      <trackRevisions>false</trackRevisions>
    </reviewItem>
    <reviewItem>
      <errorID>1b01f633-7aac-4801-a094-1016f005bbf3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13DA5768</paraID>
      <start>9</start>
      <end>10</end>
      <status>unmodified</status>
      <modifiedWord/>
      <trackRevisions>false</trackRevisions>
    </reviewItem>
    <reviewItem>
      <errorID>0169e5b0-1918-4121-9717-9cb09066a624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584FAFFC</paraID>
      <start>4</start>
      <end>5</end>
      <status>unmodified</status>
      <modifiedWord/>
      <trackRevisions>false</trackRevisions>
    </reviewItem>
    <reviewItem>
      <errorID>fca2d97a-9a29-4d28-a8ef-7e7906bbdfd0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77A3EFB0</paraID>
      <start>22</start>
      <end>23</end>
      <status>unmodified</status>
      <modifiedWord/>
      <trackRevisions>false</trackRevisions>
    </reviewItem>
    <reviewItem>
      <errorID>42a1a2a7-52f0-4391-b134-5a094f702947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1E0F2FD2</paraID>
      <start>3</start>
      <end>4</end>
      <status>unmodified</status>
      <modifiedWord/>
      <trackRevisions>false</trackRevisions>
    </reviewItem>
    <reviewItem>
      <errorID>b71289fb-73d8-4872-ab27-c3107d782c5c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387C6A7C</paraID>
      <start>9</start>
      <end>10</end>
      <status>unmodified</status>
      <modifiedWord/>
      <trackRevisions>false</trackRevisions>
    </reviewItem>
    <reviewItem>
      <errorID>17cdf208-5f52-43be-8f58-a8d69e5b0678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6B6BB44A</paraID>
      <start>4</start>
      <end>5</end>
      <status>unmodified</status>
      <modifiedWord/>
      <trackRevisions>false</trackRevisions>
    </reviewItem>
    <reviewItem>
      <errorID>f830e43c-7120-43b8-a64f-bd51ed1d35f6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28E08418</paraID>
      <start>7</start>
      <end>8</end>
      <status>unmodified</status>
      <modifiedWord/>
      <trackRevisions>false</trackRevisions>
    </reviewItem>
    <reviewItem>
      <errorID>946e4336-b719-4707-84ae-99e4f194c684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4E911844</paraID>
      <start>3</start>
      <end>4</end>
      <status>unmodified</status>
      <modifiedWord/>
      <trackRevisions>false</trackRevisions>
    </reviewItem>
    <reviewItem>
      <errorID>e0011e6a-a79e-4440-8b8c-5473a31a6547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3547D3A5</paraID>
      <start>3</start>
      <end>4</end>
      <status>unmodified</status>
      <modifiedWord/>
      <trackRevisions>false</trackRevisions>
    </reviewItem>
    <reviewItem>
      <errorID>bca1ee17-c2c4-43e3-9b90-67197b4d647b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340BB6ED</paraID>
      <start>20</start>
      <end>21</end>
      <status>unmodified</status>
      <modifiedWord/>
      <trackRevisions>false</trackRevisions>
    </reviewItem>
    <reviewItem>
      <errorID>887dd8e1-dbd8-4131-8faa-d9abcd016795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B091495</paraID>
      <start>21</start>
      <end>22</end>
      <status>unmodified</status>
      <modifiedWord/>
      <trackRevisions>false</trackRevisions>
    </reviewItem>
    <reviewItem>
      <errorID>3c3fe923-5603-48e1-ab7d-c885817ad8e2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7C7B4A8B</paraID>
      <start>28</start>
      <end>29</end>
      <status>unmodified</status>
      <modifiedWord/>
      <trackRevisions>false</trackRevisions>
    </reviewItem>
    <reviewItem>
      <errorID>04b10433-2a7f-4795-ae2f-b2d43fb97ff4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190021B7</paraID>
      <start>22</start>
      <end>23</end>
      <status>unmodified</status>
      <modifiedWord/>
      <trackRevisions>false</trackRevisions>
    </reviewItem>
    <reviewItem>
      <errorID>02efa525-71f1-4ad9-85e4-7f8d38f0434b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329C6D20</paraID>
      <start>1</start>
      <end>2</end>
      <status>unmodified</status>
      <modifiedWord/>
      <trackRevisions>false</trackRevisions>
    </reviewItem>
    <reviewItem>
      <errorID>cd30a1d8-69a8-47c8-b771-9eee8baa9d54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3AFA1EE7</paraID>
      <start>28</start>
      <end>29</end>
      <status>unmodified</status>
      <modifiedWord/>
      <trackRevisions>false</trackRevisions>
    </reviewItem>
    <reviewItem>
      <errorID>3977f32b-897f-42f2-bbf7-729bd46b2be6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24712E92</paraID>
      <start>3</start>
      <end>4</end>
      <status>unmodified</status>
      <modifiedWord/>
      <trackRevisions>false</trackRevisions>
    </reviewItem>
    <reviewItem>
      <errorID>f7c35433-cc7f-4d64-ab0d-2fd945394b01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34726ABF</paraID>
      <start>3</start>
      <end>4</end>
      <status>unmodified</status>
      <modifiedWord/>
      <trackRevisions>false</trackRevisions>
    </reviewItem>
    <reviewItem>
      <errorID>347aabed-7610-4eaa-8dcb-9d499e8c767d</errorID>
      <errorWord>～</errorWord>
      <group>L1_Format</group>
      <groupName>格式问题</groupName>
      <ability>L2_HalfPunc</ability>
      <abilityName>全半角检查</abilityName>
      <candidateList>
        <item>~</item>
      </candidateList>
      <explain>文本全半角错误。</explain>
      <paraID> 7A7715E</paraID>
      <start>4</start>
      <end>5</end>
      <status>unmodified</status>
      <modifiedWord/>
      <trackRevisions>false</trackRevisions>
    </reviewItem>
    <reviewItem>
      <errorID>d31060c1-c8d8-456f-a42d-eaaa05858f98</errorID>
      <errorWord>～</errorWord>
      <group>L1_Format</group>
      <groupName>格式问题</groupName>
      <ability>L2_HalfPunc</ability>
      <abilityName>全半角检查</abilityName>
      <candidateList>
        <item>~</item>
      </candidateList>
      <explain>文本全半角错误。</explain>
      <paraID> F0888FE</paraID>
      <start>4</start>
      <end>5</end>
      <status>unmodified</status>
      <modifiedWord/>
      <trackRevisions>false</trackRevisions>
    </reviewItem>
    <reviewItem>
      <errorID>392c039b-0275-43d3-af4d-c43a4566a861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72A99C16</paraID>
      <start>4</start>
      <end>5</end>
      <status>unmodified</status>
      <modifiedWord/>
      <trackRevisions>false</trackRevisions>
    </reviewItem>
    <reviewItem>
      <errorID>b8c38dfb-b59f-40e0-bcfa-3e126bc15128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7A49D9D4</paraID>
      <start>4</start>
      <end>5</end>
      <status>unmodified</status>
      <modifiedWord/>
      <trackRevisions>false</trackRevisions>
    </reviewItem>
    <reviewItem>
      <errorID>86cc1925-f81a-4a71-b494-b7016267f083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3AB902BE</paraID>
      <start>4</start>
      <end>5</end>
      <status>unmodified</status>
      <modifiedWord/>
      <trackRevisions>false</trackRevisions>
    </reviewItem>
    <reviewItem>
      <errorID>574344c4-fa5f-4811-a1bf-d407f12180ee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48DA65D2</paraID>
      <start>4</start>
      <end>5</end>
      <status>unmodified</status>
      <modifiedWord/>
      <trackRevisions>false</trackRevisions>
    </reviewItem>
    <reviewItem>
      <errorID>a735fc9d-716b-41aa-b319-54d7491f9398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5C197B5D</paraID>
      <start>3</start>
      <end>4</end>
      <status>unmodified</status>
      <modifiedWord/>
      <trackRevisions>false</trackRevisions>
    </reviewItem>
    <reviewItem>
      <errorID>f379ba28-b98a-4326-beb7-0b1fc4458652</errorID>
      <errorWord>哀嚎</errorWord>
      <group>L1_Word</group>
      <groupName>字词问题</groupName>
      <ability>L2_Alias</ability>
      <abilityName>也作/曾用词</abilityName>
      <candidateList>
        <item>哀号</item>
      </candidateList>
      <explain>词汇[哀嚎]为不规范表述或旧称，其规范书面表述为[哀号]。</explain>
      <paraID>589E7853</paraID>
      <start>9</start>
      <end>11</end>
      <status>unmodified</status>
      <modifiedWord/>
      <trackRevisions>false</trackRevisions>
    </reviewItem>
    <reviewItem>
      <errorID>e87a61ac-48c8-4aae-a7d4-f3649899989b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33A09475</paraID>
      <start>4</start>
      <end>5</end>
      <status>unmodified</status>
      <modifiedWord/>
      <trackRevisions>false</trackRevisions>
    </reviewItem>
    <reviewItem>
      <errorID>f8caf270-0670-49fe-93c9-2ffa50b16b4f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2167ED92</paraID>
      <start>4</start>
      <end>5</end>
      <status>unmodified</status>
      <modifiedWord/>
      <trackRevisions>false</trackRevisions>
    </reviewItem>
    <reviewItem>
      <errorID>e6abeae5-7f32-4149-b572-63e707e332cb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63736D82</paraID>
      <start>4</start>
      <end>5</end>
      <status>unmodified</status>
      <modifiedWord/>
      <trackRevisions>false</trackRevisions>
    </reviewItem>
    <reviewItem>
      <errorID>b89490dd-83ef-49fc-a99b-b412d65ddc18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56838A5B</paraID>
      <start>4</start>
      <end>5</end>
      <status>unmodified</status>
      <modifiedWord/>
      <trackRevisions>false</trackRevisions>
    </reviewItem>
    <reviewItem>
      <errorID>5855f1f6-b1af-432e-89e8-6c309faf96b9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6382022A</paraID>
      <start>4</start>
      <end>5</end>
      <status>unmodified</status>
      <modifiedWord/>
      <trackRevisions>false</trackRevisions>
    </reviewItem>
    <reviewItem>
      <errorID>19d1f787-d787-4ce1-959b-db79f1c0019e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63DCAA92</paraID>
      <start>3</start>
      <end>4</end>
      <status>unmodified</status>
      <modifiedWord/>
      <trackRevisions>false</trackRevisions>
    </reviewItem>
    <reviewItem>
      <errorID>d0270735-60f3-4080-ad63-c0909cfc6664</errorID>
      <errorWord>哀嚎</errorWord>
      <group>L1_Word</group>
      <groupName>字词问题</groupName>
      <ability>L2_Alias</ability>
      <abilityName>也作/曾用词</abilityName>
      <candidateList>
        <item>哀号</item>
      </candidateList>
      <explain>词汇[哀嚎]为不规范表述或旧称，其规范书面表述为[哀号]。</explain>
      <paraID>23888ABE</paraID>
      <start>9</start>
      <end>11</end>
      <status>unmodified</status>
      <modifiedWord/>
      <trackRevisions>false</trackRevisions>
    </reviewItem>
    <reviewItem>
      <errorID>97da077c-3d5c-457f-ad42-41cb82125cee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427D2882</paraID>
      <start>4</start>
      <end>5</end>
      <status>unmodified</status>
      <modifiedWord/>
      <trackRevisions>false</trackRevisions>
    </reviewItem>
    <reviewItem>
      <errorID>3703bab5-7c79-4df2-8838-21e0d6250dac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34FC4991</paraID>
      <start>4</start>
      <end>5</end>
      <status>unmodified</status>
      <modifiedWord/>
      <trackRevisions>false</trackRevisions>
    </reviewItem>
    <reviewItem>
      <errorID>ffad39d6-e734-414e-909a-8b03e96fd504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61A69CB5</paraID>
      <start>4</start>
      <end>5</end>
      <status>unmodified</status>
      <modifiedWord/>
      <trackRevisions>false</trackRevisions>
    </reviewItem>
    <reviewItem>
      <errorID>f593467a-e2c1-4120-a571-da7973935928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79845F69</paraID>
      <start>4</start>
      <end>5</end>
      <status>unmodified</status>
      <modifiedWord/>
      <trackRevisions>false</trackRevisions>
    </reviewItem>
    <reviewItem>
      <errorID>6798ef2c-9ff5-441d-8573-f12fa7c5c414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3E2A9825</paraID>
      <start>3</start>
      <end>4</end>
      <status>unmodified</status>
      <modifiedWord/>
      <trackRevisions>false</trackRevisions>
    </reviewItem>
    <reviewItem>
      <errorID>737379e9-4c61-4c62-a1bc-9546ecdff040</errorID>
      <errorWord>哀嚎</errorWord>
      <group>L1_Word</group>
      <groupName>字词问题</groupName>
      <ability>L2_Alias</ability>
      <abilityName>也作/曾用词</abilityName>
      <candidateList>
        <item>哀号</item>
      </candidateList>
      <explain>词汇[哀嚎]为不规范表述或旧称，其规范书面表述为[哀号]。</explain>
      <paraID> 31B8C6D</paraID>
      <start>9</start>
      <end>11</end>
      <status>unmodified</status>
      <modifiedWord/>
      <trackRevisions>false</trackRevisions>
    </reviewItem>
    <reviewItem>
      <errorID>324f8d6a-df9b-4111-805f-58214bea9f5a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50F35EE3</paraID>
      <start>3</start>
      <end>4</end>
      <status>unmodified</status>
      <modifiedWord/>
      <trackRevisions>false</trackRevisions>
    </reviewItem>
    <reviewItem>
      <errorID>8d93385e-9f74-4931-9a36-4acf0276206c</errorID>
      <errorWord>哀嚎</errorWord>
      <group>L1_Word</group>
      <groupName>字词问题</groupName>
      <ability>L2_Alias</ability>
      <abilityName>也作/曾用词</abilityName>
      <candidateList>
        <item>哀号</item>
      </candidateList>
      <explain>词汇[哀嚎]为不规范表述或旧称，其规范书面表述为[哀号]。</explain>
      <paraID>238C038F</paraID>
      <start>9</start>
      <end>11</end>
      <status>unmodified</status>
      <modifiedWord/>
      <trackRevisions>false</trackRevisions>
    </reviewItem>
    <reviewItem>
      <errorID>3bcaf2f0-5f9a-47fe-a177-0f0b9340a3dc</errorID>
      <errorWord>萨克逊人</errorWord>
      <group>L1_Word</group>
      <groupName>字词问题</groupName>
      <ability>L2_Typo</ability>
      <abilityName>字词错误</abilityName>
      <candidateList>
        <item>撒克逊人</item>
      </candidateList>
      <explain>存在发音相同字词的误用。</explain>
      <paraID>2E5AF8F0</paraID>
      <start>40</start>
      <end>44</end>
      <status>unmodified</status>
      <modifiedWord/>
      <trackRevisions>false</trackRevisions>
    </reviewItem>
    <reviewItem>
      <errorID>a69f4f80-d36c-42cf-95ff-7d47dfb8c5bf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4A064824</paraID>
      <start>106</start>
      <end>107</end>
      <status>unmodified</status>
      <modifiedWord/>
      <trackRevisions>false</trackRevisions>
    </reviewItem>
    <reviewItem>
      <errorID>902057f3-fa97-47e2-896d-2bc5e3eafc1e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4830FAF2</paraID>
      <start>9</start>
      <end>10</end>
      <status>unmodified</status>
      <modifiedWord/>
      <trackRevisions>false</trackRevisions>
    </reviewItem>
    <reviewItem>
      <errorID>871f5f98-fab3-464a-91c1-d16c0e43a73c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63AB9C82</paraID>
      <start>25</start>
      <end>26</end>
      <status>unmodified</status>
      <modifiedWord/>
      <trackRevisions>false</trackRevisions>
    </reviewItem>
    <reviewItem>
      <errorID>270a8733-b3e3-469f-b282-79ae64448be5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63AB9C82</paraID>
      <start>46</start>
      <end>47</end>
      <status>unmodified</status>
      <modifiedWord/>
      <trackRevisions>false</trackRevisions>
    </reviewItem>
    <reviewItem>
      <errorID>73f664bc-afbb-4b6c-9a8b-31b0fb7a25a3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54351DC</paraID>
      <start>1</start>
      <end>2</end>
      <status>unmodified</status>
      <modifiedWord/>
      <trackRevisions>false</trackRevisions>
    </reviewItem>
    <reviewItem>
      <errorID>23011c91-22a7-416c-a44d-663d57f23a6c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54351DC</paraID>
      <start>20</start>
      <end>21</end>
      <status>unmodified</status>
      <modifiedWord/>
      <trackRevisions>false</trackRevisions>
    </reviewItem>
    <reviewItem>
      <errorID>db57b976-9420-4c48-9aec-b931dbff01a6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6E91ABE</paraID>
      <start>44</start>
      <end>45</end>
      <status>unmodified</status>
      <modifiedWord/>
      <trackRevisions>false</trackRevisions>
    </reviewItem>
    <reviewItem>
      <errorID>afc3ef1a-5158-4f19-b275-49e72c6e149f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19E5D6B2</paraID>
      <start>394</start>
      <end>395</end>
      <status>unmodified</status>
      <modifiedWord/>
      <trackRevisions>false</trackRevisions>
    </reviewItem>
    <reviewItem>
      <errorID>d86b587e-2986-4d02-83c1-6f56f00d33cd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36880B5D</paraID>
      <start>70</start>
      <end>71</end>
      <status>unmodified</status>
      <modifiedWord/>
      <trackRevisions>false</trackRevisions>
    </reviewItem>
    <reviewItem>
      <errorID>9faad106-ede1-434b-a64d-b5d8c3c79250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36880B5D</paraID>
      <start>219</start>
      <end>220</end>
      <status>unmodified</status>
      <modifiedWord/>
      <trackRevisions>false</trackRevisions>
    </reviewItem>
    <reviewItem>
      <errorID>e80d8d91-d35f-441c-a929-0542e4e4a5c1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36880B5D</paraID>
      <start>238</start>
      <end>239</end>
      <status>unmodified</status>
      <modifiedWord/>
      <trackRevisions>false</trackRevisions>
    </reviewItem>
    <reviewItem>
      <errorID>edd5a4fc-542a-4803-9fae-2d48f0293ad5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5F1C58F9</paraID>
      <start>1</start>
      <end>2</end>
      <status>unmodified</status>
      <modifiedWord/>
      <trackRevisions>false</trackRevisions>
    </reviewItem>
    <reviewItem>
      <errorID>6e0ec342-95df-41d4-9d30-ddb01cacb2f5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345E65E6</paraID>
      <start>13</start>
      <end>14</end>
      <status>unmodified</status>
      <modifiedWord/>
      <trackRevisions>false</trackRevisions>
    </reviewItem>
    <reviewItem>
      <errorID>e638c6dc-1a27-469e-b6c0-4a47aaffe567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28C787F9</paraID>
      <start>1</start>
      <end>2</end>
      <status>unmodified</status>
      <modifiedWord/>
      <trackRevisions>false</trackRevisions>
    </reviewItem>
    <reviewItem>
      <errorID>89d07fca-5dfa-45f4-9235-715b326e3975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3460072D</paraID>
      <start>3</start>
      <end>4</end>
      <status>unmodified</status>
      <modifiedWord/>
      <trackRevisions>false</trackRevisions>
    </reviewItem>
    <reviewItem>
      <errorID>ee1c8c86-68c8-4fa2-ba06-660e12e7df96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44D7A709</paraID>
      <start>23</start>
      <end>24</end>
      <status>unmodified</status>
      <modifiedWord/>
      <trackRevisions>false</trackRevisions>
    </reviewItem>
    <reviewItem>
      <errorID>20f11354-3270-48ce-9032-051a6a695440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2595FB81</paraID>
      <start>1</start>
      <end>2</end>
      <status>unmodified</status>
      <modifiedWord/>
      <trackRevisions>false</trackRevisions>
    </reviewItem>
    <reviewItem>
      <errorID>0fac9691-eaa3-4949-80a8-b86a7f7f26f5</errorID>
      <errorWord>...?</errorWord>
      <group>L1_Punc</group>
      <groupName>标点问题</groupName>
      <ability>L2_Punc</ability>
      <abilityName>标点符号检查</abilityName>
      <candidateList>
        <item>.</item>
      </candidateList>
      <explain/>
      <paraID>1C601673</paraID>
      <start>6</start>
      <end>10</end>
      <status>unmodified</status>
      <modifiedWord/>
      <trackRevisions>false</trackRevisions>
    </reviewItem>
    <reviewItem>
      <errorID>4c942c55-7c77-4a8d-a9d8-fbba9f3bc811</errorID>
      <errorWord>、也</errorWord>
      <group>L1_Punc</group>
      <groupName>标点问题</groupName>
      <ability>L2_Punc</ability>
      <abilityName>标点符号检查</abilityName>
      <candidateList>
        <item>，也</item>
      </candidateList>
      <explain>连接词前后不宜使用顿号，建议使用逗号。</explain>
      <paraID>3BB2EE8B</paraID>
      <start>9</start>
      <end>11</end>
      <status>unmodified</status>
      <modifiedWord/>
      <trackRevisions>false</trackRevisions>
    </reviewItem>
    <reviewItem>
      <errorID>81324230-bbde-4eb5-bcf8-b336a4516b05</errorID>
      <errorWord>“</errorWord>
      <group>L1_Format</group>
      <groupName>格式问题</groupName>
      <ability>L2_HalfPunc</ability>
      <abilityName>全半角检查</abilityName>
      <candidateList>
        <item>"</item>
      </candidateList>
      <explain>文本全半角错误。</explain>
      <paraID>33F1AA99</paraID>
      <start>21</start>
      <end>22</end>
      <status>unmodified</status>
      <modifiedWord/>
      <trackRevisions>false</trackRevisions>
    </reviewItem>
    <reviewItem>
      <errorID>0abb1e15-f38f-4a44-814c-8d399519781b</errorID>
      <errorWord>”</errorWord>
      <group>L1_Format</group>
      <groupName>格式问题</groupName>
      <ability>L2_HalfPunc</ability>
      <abilityName>全半角检查</abilityName>
      <candidateList>
        <item>"</item>
      </candidateList>
      <explain>文本全半角错误。</explain>
      <paraID>33F1AA99</paraID>
      <start>45</start>
      <end>46</end>
      <status>unmodified</status>
      <modifiedWord/>
      <trackRevisions>false</trackRevisions>
    </reviewItem>
    <reviewItem>
      <errorID>b77fecf2-276f-4285-a4b1-2daf80d349a0</errorID>
      <errorWord>,</errorWord>
      <group>L1_Format</group>
      <groupName>格式问题</groupName>
      <ability>L2_HalfPunc</ability>
      <abilityName>全半角检查</abilityName>
      <candidateList>
        <item>，</item>
      </candidateList>
      <explain>文本全半角错误。</explain>
      <paraID>33F1AA99</paraID>
      <start>46</start>
      <end>47</end>
      <status>unmodified</status>
      <modifiedWord/>
      <trackRevisions>false</trackRevisions>
    </reviewItem>
    <reviewItem>
      <errorID>8df7bc8e-6b14-4b49-8218-b6d4264bed22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33F1AA99</paraID>
      <start>52</start>
      <end>53</end>
      <status>unmodified</status>
      <modifiedWord/>
      <trackRevisions>false</trackRevisions>
    </reviewItem>
    <reviewItem>
      <errorID>4e1522ea-0725-4459-a00a-a11bd981d3ed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33F1AA99</paraID>
      <start>66</start>
      <end>67</end>
      <status>unmodified</status>
      <modifiedWord/>
      <trackRevisions>false</trackRevisions>
    </reviewItem>
    <reviewItem>
      <errorID>60f796a3-f651-45f3-baca-049f195b1e5e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4E37994E</paraID>
      <start>25</start>
      <end>26</end>
      <status>unmodified</status>
      <modifiedWord/>
      <trackRevisions>false</trackRevisions>
    </reviewItem>
    <reviewItem>
      <errorID>cc38fa9e-c80e-4bb1-9895-5a0b06a4dc4f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34AB4C4C</paraID>
      <start>71</start>
      <end>72</end>
      <status>unmodified</status>
      <modifiedWord/>
      <trackRevisions>false</trackRevisions>
    </reviewItem>
    <reviewItem>
      <errorID>d11177e5-3822-4659-8e25-ce109e44a663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47959CA0</paraID>
      <start>22</start>
      <end>23</end>
      <status>unmodified</status>
      <modifiedWord/>
      <trackRevisions>false</trackRevisions>
    </reviewItem>
    <reviewItem>
      <errorID>069ae7f5-00df-46e0-b081-a4ef73c3e1e0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793CA3F</paraID>
      <start>70</start>
      <end>71</end>
      <status>unmodified</status>
      <modifiedWord/>
      <trackRevisions>false</trackRevisions>
    </reviewItem>
    <reviewItem>
      <errorID>19545b5c-9a60-4f2f-8746-ae90be64c192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7422B0CB</paraID>
      <start>3</start>
      <end>4</end>
      <status>unmodified</status>
      <modifiedWord/>
      <trackRevisions>false</trackRevisions>
    </reviewItem>
    <reviewItem>
      <errorID>8eee9ea1-782e-4834-ab82-58c6252628c6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6B71DD4D</paraID>
      <start>2</start>
      <end>3</end>
      <status>unmodified</status>
      <modifiedWord/>
      <trackRevisions>false</trackRevisions>
    </reviewItem>
    <reviewItem>
      <errorID>0f162a63-d798-4964-ae38-272cd0eadd6b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CD3890</paraID>
      <start>2</start>
      <end>3</end>
      <status>unmodified</status>
      <modifiedWord/>
      <trackRevisions>false</trackRevisions>
    </reviewItem>
    <reviewItem>
      <errorID>229073a2-2825-41d3-bb99-1a259d398cd9</errorID>
      <errorWord>声名狼藉</errorWord>
      <group>L1_Word</group>
      <groupName>字词问题</groupName>
      <ability>L2_Typo</ability>
      <abilityName>字词错误</abilityName>
      <candidateList>
        <item>声名狼籍</item>
      </candidateList>
      <explain>存在发音相同字词的误用。</explain>
      <paraID>4B2FB4A0</paraID>
      <start>5</start>
      <end>9</end>
      <status>unmodified</status>
      <modifiedWord/>
      <trackRevisions>false</trackRevisions>
    </reviewItem>
    <reviewItem>
      <errorID>7787659d-5b2d-4d11-9161-d31f3a534bb9</errorID>
      <errorWord>声名狼藉</errorWord>
      <group>L1_Word</group>
      <groupName>字词问题</groupName>
      <ability>L2_Typo</ability>
      <abilityName>字词错误</abilityName>
      <candidateList>
        <item>声名狼籍</item>
      </candidateList>
      <explain>存在发音相同字词的误用。</explain>
      <paraID> E7B6A40</paraID>
      <start>5</start>
      <end>9</end>
      <status>unmodified</status>
      <modifiedWord/>
      <trackRevisions>false</trackRevisions>
    </reviewItem>
    <reviewItem>
      <errorID>6d5af4c0-5a95-447f-83ed-dd5ec0e8154a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2E0C8F6E</paraID>
      <start>18</start>
      <end>19</end>
      <status>unmodified</status>
      <modifiedWord/>
      <trackRevisions>false</trackRevisions>
    </reviewItem>
    <reviewItem>
      <errorID>8a3c1969-1209-4bf4-a526-8dd914b0c236</errorID>
      <errorWord>等……</errorWord>
      <group>L1_Punc</group>
      <groupName>标点问题</groupName>
      <ability>L2_Punc</ability>
      <abilityName>标点符号检查</abilityName>
      <candidateList>
        <item>等。</item>
      </candidateList>
      <explain/>
      <paraID>76DFBE75</paraID>
      <start>1</start>
      <end>4</end>
      <status>unmodified</status>
      <modifiedWord/>
      <trackRevisions>false</trackRevisions>
    </reviewItem>
    <reviewItem>
      <errorID>74a436a7-4d05-4787-9e21-e3f0e36564e9</errorID>
      <errorWord>魂牵梦绕</errorWord>
      <group>L1_Word</group>
      <groupName>字词问题</groupName>
      <ability>L2_Typo</ability>
      <abilityName>字词错误</abilityName>
      <candidateList>
        <item>魂牵梦萦</item>
      </candidateList>
      <explain>形容思念情切：他认出了这正是失散多年、日夜～的儿子。</explain>
      <paraID>4C8B6457</paraID>
      <start>6</start>
      <end>10</end>
      <status>unmodified</status>
      <modifiedWord/>
      <trackRevisions>false</trackRevisions>
    </reviewItem>
    <reviewItem>
      <errorID>2b7402d7-11d6-4da2-ab4b-a4bf1375e122</errorID>
      <errorWord>!...</errorWord>
      <group>L1_Punc</group>
      <groupName>标点问题</groupName>
      <ability>L2_Punc</ability>
      <abilityName>标点符号检查</abilityName>
      <candidateList>
        <item>!</item>
      </candidateList>
      <explain/>
      <paraID> F2F572C</paraID>
      <start>15</start>
      <end>19</end>
      <status>unmodified</status>
      <modifiedWord/>
      <trackRevisions>false</trackRevisions>
    </reviewItem>
    <reviewItem>
      <errorID>a13ed6e5-2162-419c-82dc-426f451b0e3a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7D16EE69</paraID>
      <start>3</start>
      <end>4</end>
      <status>unmodified</status>
      <modifiedWord/>
      <trackRevisions>false</trackRevisions>
    </reviewItem>
    <reviewItem>
      <errorID>a6d75173-c2c0-46ca-9a9d-8688f6abb602</errorID>
      <errorWord>而人，</errorWord>
      <group>L1_Word</group>
      <groupName>字词问题</groupName>
      <ability>L2_Typo</ability>
      <abilityName>字词错误</abilityName>
      <candidateList>
        <item>而入，</item>
      </candidateList>
      <explain/>
      <paraID>3E0BBBF0</paraID>
      <start>0</start>
      <end>3</end>
      <status>unmodified</status>
      <modifiedWord/>
      <trackRevisions>false</trackRevisions>
    </reviewItem>
    <reviewItem>
      <errorID>439f0795-5dd1-4493-96e2-b42dfbe51a92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787DD881</paraID>
      <start>9</start>
      <end>10</end>
      <status>unmodified</status>
      <modifiedWord/>
      <trackRevisions>false</trackRevisions>
    </reviewItem>
    <reviewItem>
      <errorID>b3e1bf41-29f8-4094-867c-0d712f80515b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4F5EBC93</paraID>
      <start>9</start>
      <end>10</end>
      <status>unmodified</status>
      <modifiedWord/>
      <trackRevisions>false</trackRevisions>
    </reviewItem>
    <reviewItem>
      <errorID>767a03b4-c3cb-4001-b709-4440bf5b1ea4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6A8510A0</paraID>
      <start>88</start>
      <end>89</end>
      <status>unmodified</status>
      <modifiedWord/>
      <trackRevisions>false</trackRevisions>
    </reviewItem>
    <reviewItem>
      <errorID>142239c1-8b12-4be7-b7ab-e75178009552</errorID>
      <errorWord>阴翳</errorWord>
      <group>L1_Word</group>
      <groupName>字词问题</groupName>
      <ability>L2_Alias</ability>
      <abilityName>也作/曾用词</abilityName>
      <candidateList>
        <item>荫翳</item>
      </candidateList>
      <explain>词汇[阴翳]为不规范表述或旧称，其规范书面表述为[荫翳]。</explain>
      <paraID>359E8F96</paraID>
      <start>42</start>
      <end>44</end>
      <status>unmodified</status>
      <modifiedWord/>
      <trackRevisions>false</trackRevisions>
    </reviewItem>
    <reviewItem>
      <errorID>0b545ebf-e66e-4c8d-8c73-bf3dd1df156a</errorID>
      <errorWord>情分</errorWord>
      <group>L1_Word</group>
      <groupName>字词问题</groupName>
      <ability>L2_Typo</ability>
      <abilityName>字词错误</abilityName>
      <candidateList>
        <item>情份</item>
      </candidateList>
      <explain/>
      <paraID>359E8F96</paraID>
      <start>83</start>
      <end>85</end>
      <status>unmodified</status>
      <modifiedWord/>
      <trackRevisions>false</trackRevisions>
    </reviewItem>
    <reviewItem>
      <errorID>5966f470-e31e-4e13-b884-8cd8b588da91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3EE49879</paraID>
      <start>19</start>
      <end>20</end>
      <status>unmodified</status>
      <modifiedWord/>
      <trackRevisions>false</trackRevisions>
    </reviewItem>
    <reviewItem>
      <errorID>1e85415c-315f-4c19-bfbc-6d7adad73ab6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4AA17C2F</paraID>
      <start>9</start>
      <end>10</end>
      <status>unmodified</status>
      <modifiedWord/>
      <trackRevisions>false</trackRevisions>
    </reviewItem>
    <reviewItem>
      <errorID>e08fd7eb-9e2b-4899-88d4-8593e6e71295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7D3DE4E4</paraID>
      <start>3</start>
      <end>4</end>
      <status>unmodified</status>
      <modifiedWord/>
      <trackRevisions>false</trackRevisions>
    </reviewItem>
    <reviewItem>
      <errorID>68df40f5-965c-4372-a0a6-2c9dd225c7a8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243CDC6E</paraID>
      <start>3</start>
      <end>4</end>
      <status>unmodified</status>
      <modifiedWord/>
      <trackRevisions>false</trackRevisions>
    </reviewItem>
    <reviewItem>
      <errorID>ec880973-6989-4ce0-b063-db5b77ec639c</errorID>
      <errorWord>静</errorWord>
      <group>L1_Word</group>
      <groupName>字词问题</groupName>
      <ability>L2_Typo</ability>
      <abilityName>字词错误</abilityName>
      <candidateList>
        <item>静地</item>
      </candidateList>
      <explain/>
      <paraID>3BFB29D8</paraID>
      <start>9</start>
      <end>10</end>
      <status>unmodified</status>
      <modifiedWord/>
      <trackRevisions>false</trackRevisions>
    </reviewItem>
    <reviewItem>
      <errorID>9bb9adb5-e382-47d1-b2a8-593e2025aaf2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14A8B03</paraID>
      <start>62</start>
      <end>63</end>
      <status>unmodified</status>
      <modifiedWord/>
      <trackRevisions>false</trackRevisions>
    </reviewItem>
    <reviewItem>
      <errorID>644efb62-cfe4-442f-8679-c83a13d2ed19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14A8B03</paraID>
      <start>302</start>
      <end>303</end>
      <status>unmodified</status>
      <modifiedWord/>
      <trackRevisions>false</trackRevisions>
    </reviewItem>
    <reviewItem>
      <errorID>b50c58ce-f908-4d18-97e0-a180374f9724</errorID>
      <errorWord>“</errorWord>
      <group>L1_Format</group>
      <groupName>格式问题</groupName>
      <ability>L2_HalfPunc</ability>
      <abilityName>全半角检查</abilityName>
      <candidateList>
        <item>"</item>
      </candidateList>
      <explain>文本全半角错误。</explain>
      <paraID>4D6811A4</paraID>
      <start>91</start>
      <end>92</end>
      <status>unmodified</status>
      <modifiedWord/>
      <trackRevisions>false</trackRevisions>
    </reviewItem>
    <reviewItem>
      <errorID>bc6e97e3-36b6-412d-a820-52607d9af1d7</errorID>
      <errorWord>”</errorWord>
      <group>L1_Format</group>
      <groupName>格式问题</groupName>
      <ability>L2_HalfPunc</ability>
      <abilityName>全半角检查</abilityName>
      <candidateList>
        <item>"</item>
      </candidateList>
      <explain>文本全半角错误。</explain>
      <paraID>4D6811A4</paraID>
      <start>101</start>
      <end>102</end>
      <status>unmodified</status>
      <modifiedWord/>
      <trackRevisions>false</trackRevisions>
    </reviewItem>
    <reviewItem>
      <errorID>7f6e3a45-861d-4bd0-b2a2-90274a873099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2D061833</paraID>
      <start>128</start>
      <end>129</end>
      <status>unmodified</status>
      <modifiedWord/>
      <trackRevisions>false</trackRevisions>
    </reviewItem>
    <reviewItem>
      <errorID>4b40e4c9-1d38-43e2-a27e-53dee070b488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4176CAFF</paraID>
      <start>9</start>
      <end>10</end>
      <status>unmodified</status>
      <modifiedWord/>
      <trackRevisions>false</trackRevisions>
    </reviewItem>
    <reviewItem>
      <errorID>97850f93-3792-476f-b2af-6c58880a9fc2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4176CAFF</paraID>
      <start>96</start>
      <end>97</end>
      <status>unmodified</status>
      <modifiedWord/>
      <trackRevisions>false</trackRevisions>
    </reviewItem>
    <reviewItem>
      <errorID>b05bd783-d05c-4417-9bbb-4df72f2d8ce8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4176CAFF</paraID>
      <start>163</start>
      <end>164</end>
      <status>unmodified</status>
      <modifiedWord/>
      <trackRevisions>false</trackRevisions>
    </reviewItem>
    <reviewItem>
      <errorID>3e78c3e4-bbae-49d6-ac92-59fca39fedd8</errorID>
      <errorWord>“</errorWord>
      <group>L1_Format</group>
      <groupName>格式问题</groupName>
      <ability>L2_HalfPunc</ability>
      <abilityName>全半角检查</abilityName>
      <candidateList>
        <item>"</item>
      </candidateList>
      <explain>文本全半角错误。</explain>
      <paraID>4176CAFF</paraID>
      <start>220</start>
      <end>221</end>
      <status>unmodified</status>
      <modifiedWord/>
      <trackRevisions>false</trackRevisions>
    </reviewItem>
    <reviewItem>
      <errorID>f9e02a1d-0257-488b-9633-93a060ff8b41</errorID>
      <errorWord>”</errorWord>
      <group>L1_Format</group>
      <groupName>格式问题</groupName>
      <ability>L2_HalfPunc</ability>
      <abilityName>全半角检查</abilityName>
      <candidateList>
        <item>"</item>
      </candidateList>
      <explain>文本全半角错误。</explain>
      <paraID>4176CAFF</paraID>
      <start>227</start>
      <end>228</end>
      <status>unmodified</status>
      <modifiedWord/>
      <trackRevisions>false</trackRevisions>
    </reviewItem>
    <reviewItem>
      <errorID>b50f59c7-a3e3-438d-8720-abb98221dc96</errorID>
      <errorWord>“</errorWord>
      <group>L1_Format</group>
      <groupName>格式问题</groupName>
      <ability>L2_HalfPunc</ability>
      <abilityName>全半角检查</abilityName>
      <candidateList>
        <item>"</item>
      </candidateList>
      <explain>文本全半角错误。</explain>
      <paraID>4176CAFF</paraID>
      <start>284</start>
      <end>285</end>
      <status>unmodified</status>
      <modifiedWord/>
      <trackRevisions>false</trackRevisions>
    </reviewItem>
    <reviewItem>
      <errorID>3e89393a-db40-4fe2-a83c-02dfa6c26576</errorID>
      <errorWord>”</errorWord>
      <group>L1_Format</group>
      <groupName>格式问题</groupName>
      <ability>L2_HalfPunc</ability>
      <abilityName>全半角检查</abilityName>
      <candidateList>
        <item>"</item>
      </candidateList>
      <explain>文本全半角错误。</explain>
      <paraID>4176CAFF</paraID>
      <start>298</start>
      <end>299</end>
      <status>unmodified</status>
      <modifiedWord/>
      <trackRevisions>false</trackRevisions>
    </reviewItem>
    <reviewItem>
      <errorID>891b4849-262b-4006-93dd-f7751fe36115</errorID>
      <errorWord>“</errorWord>
      <group>L1_Format</group>
      <groupName>格式问题</groupName>
      <ability>L2_HalfPunc</ability>
      <abilityName>全半角检查</abilityName>
      <candidateList>
        <item>"</item>
      </candidateList>
      <explain>文本全半角错误。</explain>
      <paraID>4176CAFF</paraID>
      <start>326</start>
      <end>327</end>
      <status>unmodified</status>
      <modifiedWord/>
      <trackRevisions>false</trackRevisions>
    </reviewItem>
    <reviewItem>
      <errorID>3c736a24-2919-463f-8c6d-1386874f9f3f</errorID>
      <errorWord>”</errorWord>
      <group>L1_Format</group>
      <groupName>格式问题</groupName>
      <ability>L2_HalfPunc</ability>
      <abilityName>全半角检查</abilityName>
      <candidateList>
        <item>"</item>
      </candidateList>
      <explain>文本全半角错误。</explain>
      <paraID>4176CAFF</paraID>
      <start>345</start>
      <end>346</end>
      <status>unmodified</status>
      <modifiedWord/>
      <trackRevisions>false</trackRevisions>
    </reviewItem>
    <reviewItem>
      <errorID>72af2426-bbb5-4f7b-9e8e-7b39ebf33191</errorID>
      <errorWord>!</errorWord>
      <group>L1_Format</group>
      <groupName>格式问题</groupName>
      <ability>L2_HalfPunc</ability>
      <abilityName>全半角检查</abilityName>
      <candidateList>
        <item>！</item>
      </candidateList>
      <explain>文本全半角错误。</explain>
      <paraID>4176CAFF</paraID>
      <start>346</start>
      <end>347</end>
      <status>unmodified</status>
      <modifiedWord/>
      <trackRevisions>false</trackRevisions>
    </reviewItem>
    <reviewItem>
      <errorID>614c1799-2269-4bf0-a783-7b69f18adb58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616F789C</paraID>
      <start>12</start>
      <end>13</end>
      <status>unmodified</status>
      <modifiedWord/>
      <trackRevisions>false</trackRevisions>
    </reviewItem>
    <reviewItem>
      <errorID>dacb6d72-6055-4f6d-9441-466d6288dd0c</errorID>
      <errorWord>!!!</errorWord>
      <group>L1_Punc</group>
      <groupName>标点问题</groupName>
      <ability>L2_Punc</ability>
      <abilityName>标点符号检查</abilityName>
      <candidateList>
        <item>!</item>
      </candidateList>
      <explain/>
      <paraID>616F789C</paraID>
      <start>208</start>
      <end>211</end>
      <status>unmodified</status>
      <modifiedWord/>
      <trackRevisions>false</trackRevisions>
    </reviewItem>
    <reviewItem>
      <errorID>1af9f1c6-c08f-4345-ab95-38ebc2e3c9ce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616F789C</paraID>
      <start>650</start>
      <end>651</end>
      <status>unmodified</status>
      <modifiedWord/>
      <trackRevisions>false</trackRevisions>
    </reviewItem>
    <reviewItem>
      <errorID>916c4d87-3f05-4a8a-94f8-1cc237072652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6ECB63C0</paraID>
      <start>217</start>
      <end>218</end>
      <status>unmodified</status>
      <modifiedWord/>
      <trackRevisions>false</trackRevisions>
    </reviewItem>
    <reviewItem>
      <errorID>ddcc5b96-11ee-4393-991a-092c09f0dfaf</errorID>
      <errorWord>!!!!!</errorWord>
      <group>L1_Punc</group>
      <groupName>标点问题</groupName>
      <ability>L2_Punc</ability>
      <abilityName>标点符号检查</abilityName>
      <candidateList>
        <item>!</item>
      </candidateList>
      <explain/>
      <paraID>5C525986</paraID>
      <start>2</start>
      <end>7</end>
      <status>unmodified</status>
      <modifiedWord/>
      <trackRevisions>false</trackRevisions>
    </reviewItem>
    <reviewItem>
      <errorID>bf8c8934-bc68-463b-a397-6f29df5050e4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5C525986</paraID>
      <start>183</start>
      <end>184</end>
      <status>unmodified</status>
      <modifiedWord/>
      <trackRevisions>false</trackRevisions>
    </reviewItem>
    <reviewItem>
      <errorID>ddaec458-984c-4a90-9485-ec72c877090d</errorID>
      <errorWord>！！！</errorWord>
      <group>L1_Punc</group>
      <groupName>标点问题</groupName>
      <ability>L2_Punc</ability>
      <abilityName>标点符号检查</abilityName>
      <candidateList>
        <item>！</item>
      </candidateList>
      <explain/>
      <paraID>5E41555A</paraID>
      <start>1</start>
      <end>4</end>
      <status>unmodified</status>
      <modifiedWord/>
      <trackRevisions>false</trackRevisions>
    </reviewItem>
    <reviewItem>
      <errorID>34ecbe8b-cad0-48e7-a75d-ee9edaf2dadc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559C4858</paraID>
      <start>9</start>
      <end>10</end>
      <status>unmodified</status>
      <modifiedWord/>
      <trackRevisions>false</trackRevisions>
    </reviewItem>
    <reviewItem>
      <errorID>787f111a-c14d-4ed6-96e9-b2abfbdd8f10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26D61AD2</paraID>
      <start>22</start>
      <end>23</end>
      <status>unmodified</status>
      <modifiedWord/>
      <trackRevisions>false</trackRevisions>
    </reviewItem>
    <reviewItem>
      <errorID>e5bc717b-ffe8-471d-9687-61e900c3ce0d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57E4B838</paraID>
      <start>1</start>
      <end>2</end>
      <status>unmodified</status>
      <modifiedWord/>
      <trackRevisions>false</trackRevisions>
    </reviewItem>
    <reviewItem>
      <errorID>aacf83c7-adb6-451b-b159-ce27c2081877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57E4B838</paraID>
      <start>18</start>
      <end>19</end>
      <status>unmodified</status>
      <modifiedWord/>
      <trackRevisions>false</trackRevisions>
    </reviewItem>
    <reviewItem>
      <errorID>d19b9290-4691-47cd-9a21-8cfa35d5d551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57E4B838</paraID>
      <start>35</start>
      <end>36</end>
      <status>unmodified</status>
      <modifiedWord/>
      <trackRevisions>false</trackRevisions>
    </reviewItem>
    <reviewItem>
      <errorID>ac2a3c8c-e14d-4ef8-ba0e-69a4275e507f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40E749AD</paraID>
      <start>34</start>
      <end>35</end>
      <status>unmodified</status>
      <modifiedWord/>
      <trackRevisions>false</trackRevisions>
    </reviewItem>
    <reviewItem>
      <errorID>be296160-922c-4cb9-ad1b-a2711ceb9614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251CA6F3</paraID>
      <start>1</start>
      <end>2</end>
      <status>unmodified</status>
      <modifiedWord/>
      <trackRevisions>false</trackRevisions>
    </reviewItem>
    <reviewItem>
      <errorID>509e764e-ee9b-45c3-93e6-71f82721513e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2EC719B1</paraID>
      <start>28</start>
      <end>29</end>
      <status>unmodified</status>
      <modifiedWord/>
      <trackRevisions>false</trackRevisions>
    </reviewItem>
    <reviewItem>
      <errorID>9bb6a132-e8c2-45f6-b41d-2bfba25f89cd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7BA6FFCF</paraID>
      <start>24</start>
      <end>25</end>
      <status>unmodified</status>
      <modifiedWord/>
      <trackRevisions>false</trackRevisions>
    </reviewItem>
    <reviewItem>
      <errorID>60ec7723-9238-4323-a6cf-f143a0af6940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1E8EF63F</paraID>
      <start>1</start>
      <end>2</end>
      <status>unmodified</status>
      <modifiedWord/>
      <trackRevisions>false</trackRevisions>
    </reviewItem>
    <reviewItem>
      <errorID>ce2ad121-df3e-431c-a859-7f3b8b56e1ab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2837653E</paraID>
      <start>1</start>
      <end>2</end>
      <status>unmodified</status>
      <modifiedWord/>
      <trackRevisions>false</trackRevisions>
    </reviewItem>
    <reviewItem>
      <errorID>6f4c7bde-cfe0-48a0-b1cd-185557e64311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EB86C08</paraID>
      <start>3</start>
      <end>4</end>
      <status>unmodified</status>
      <modifiedWord/>
      <trackRevisions>false</trackRevisions>
    </reviewItem>
    <reviewItem>
      <errorID>260d789a-3e93-4e23-8a1a-c9ef4c4e1374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4978DF69</paraID>
      <start>34</start>
      <end>35</end>
      <status>unmodified</status>
      <modifiedWord/>
      <trackRevisions>false</trackRevisions>
    </reviewItem>
    <reviewItem>
      <errorID>8d363fed-f6e2-462d-9432-a800eed6a216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2AF7108</paraID>
      <start>1</start>
      <end>2</end>
      <status>unmodified</status>
      <modifiedWord/>
      <trackRevisions>false</trackRevisions>
    </reviewItem>
    <reviewItem>
      <errorID>cd658317-1d45-4ea7-aae6-55026c30f5c7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2AF7108</paraID>
      <start>18</start>
      <end>19</end>
      <status>unmodified</status>
      <modifiedWord/>
      <trackRevisions>false</trackRevisions>
    </reviewItem>
    <reviewItem>
      <errorID>f184b656-01a5-408d-8ebf-70b9a4951bda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2AF7108</paraID>
      <start>35</start>
      <end>36</end>
      <status>unmodified</status>
      <modifiedWord/>
      <trackRevisions>false</trackRevisions>
    </reviewItem>
    <reviewItem>
      <errorID>c7a16423-d5bc-4733-b6ae-ecf690261fb2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110403A5</paraID>
      <start>3</start>
      <end>4</end>
      <status>unmodified</status>
      <modifiedWord/>
      <trackRevisions>false</trackRevisions>
    </reviewItem>
    <reviewItem>
      <errorID>27755be7-9127-4dbf-9f87-874fc780bec3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90562E1</paraID>
      <start>34</start>
      <end>35</end>
      <status>unmodified</status>
      <modifiedWord/>
      <trackRevisions>false</trackRevisions>
    </reviewItem>
    <reviewItem>
      <errorID>6553ac6d-9c27-4130-a26e-61b5d59999b6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9A494F6</paraID>
      <start>1</start>
      <end>2</end>
      <status>unmodified</status>
      <modifiedWord/>
      <trackRevisions>false</trackRevisions>
    </reviewItem>
    <reviewItem>
      <errorID>94008c4a-6c90-4246-848f-c9e2ff6c3e3f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9A494F6</paraID>
      <start>18</start>
      <end>19</end>
      <status>unmodified</status>
      <modifiedWord/>
      <trackRevisions>false</trackRevisions>
    </reviewItem>
    <reviewItem>
      <errorID>15764f81-10db-4791-9a5d-d481662a9b8b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9A494F6</paraID>
      <start>35</start>
      <end>36</end>
      <status>unmodified</status>
      <modifiedWord/>
      <trackRevisions>false</trackRevisions>
    </reviewItem>
    <reviewItem>
      <errorID>f55388cd-f880-4da3-8f25-004dda10d2e5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20C9CAC</paraID>
      <start>5</start>
      <end>6</end>
      <status>unmodified</status>
      <modifiedWord/>
      <trackRevisions>false</trackRevisions>
    </reviewItem>
    <reviewItem>
      <errorID>94146035-25ba-4f29-a008-7c6c4f67eb42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2E212AA3</paraID>
      <start>1</start>
      <end>2</end>
      <status>unmodified</status>
      <modifiedWord/>
      <trackRevisions>false</trackRevisions>
    </reviewItem>
    <reviewItem>
      <errorID>a7b8896e-4a84-4195-9cdf-4a099fb3e5b5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2E212AA3</paraID>
      <start>18</start>
      <end>19</end>
      <status>unmodified</status>
      <modifiedWord/>
      <trackRevisions>false</trackRevisions>
    </reviewItem>
    <reviewItem>
      <errorID>a81a2900-b17c-44a2-a962-77a72d287b4f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2E212AA3</paraID>
      <start>35</start>
      <end>36</end>
      <status>unmodified</status>
      <modifiedWord/>
      <trackRevisions>false</trackRevisions>
    </reviewItem>
    <reviewItem>
      <errorID>cd75ec59-4ab5-423b-8bf5-da1b5e918d02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4750BC8F</paraID>
      <start>34</start>
      <end>35</end>
      <status>unmodified</status>
      <modifiedWord/>
      <trackRevisions>false</trackRevisions>
    </reviewItem>
    <reviewItem>
      <errorID>f1797b6e-2c3e-4900-9550-091cb48a377e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69DFC37C</paraID>
      <start>1</start>
      <end>2</end>
      <status>unmodified</status>
      <modifiedWord/>
      <trackRevisions>false</trackRevisions>
    </reviewItem>
    <reviewItem>
      <errorID>942def5e-88da-4115-90c7-b32320361285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69DFC37C</paraID>
      <start>18</start>
      <end>19</end>
      <status>unmodified</status>
      <modifiedWord/>
      <trackRevisions>false</trackRevisions>
    </reviewItem>
    <reviewItem>
      <errorID>69bf964a-4769-41e1-92b1-c489e98b2e3c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69DFC37C</paraID>
      <start>35</start>
      <end>36</end>
      <status>unmodified</status>
      <modifiedWord/>
      <trackRevisions>false</trackRevisions>
    </reviewItem>
    <reviewItem>
      <errorID>177726ec-8bda-4cde-9079-c4b7ffa74cd2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76274F3C</paraID>
      <start>47</start>
      <end>48</end>
      <status>unmodified</status>
      <modifiedWord/>
      <trackRevisions>false</trackRevisions>
    </reviewItem>
    <reviewItem>
      <errorID>486f02cb-4549-484d-88e7-3f26f9ec43c3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573BB76E</paraID>
      <start>28</start>
      <end>29</end>
      <status>unmodified</status>
      <modifiedWord/>
      <trackRevisions>false</trackRevisions>
    </reviewItem>
    <reviewItem>
      <errorID>fd99c28f-211b-47a7-81c6-237248a89b35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5315C849</paraID>
      <start>79</start>
      <end>80</end>
      <status>unmodified</status>
      <modifiedWord/>
      <trackRevisions>false</trackRevisions>
    </reviewItem>
    <reviewItem>
      <errorID>5288e1f4-3ca5-4ac3-966e-d4a04a68b862</errorID>
      <errorWord>!</errorWord>
      <group>L1_Format</group>
      <groupName>格式问题</groupName>
      <ability>L2_HalfPunc</ability>
      <abilityName>全半角检查</abilityName>
      <candidateList>
        <item>！</item>
      </candidateList>
      <explain>文本全半角错误。</explain>
      <paraID> A7F540C</paraID>
      <start>4</start>
      <end>5</end>
      <status>unmodified</status>
      <modifiedWord/>
      <trackRevisions>false</trackRevisions>
    </reviewItem>
    <reviewItem>
      <errorID>69968eae-bd5e-47fd-85ce-adb19245a3b1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282AC6B0</paraID>
      <start>64</start>
      <end>65</end>
      <status>unmodified</status>
      <modifiedWord/>
      <trackRevisions>false</trackRevisions>
    </reviewItem>
    <reviewItem>
      <errorID>c6645959-ad9f-4b90-a7c0-5d5d577e18a6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2C3FA5AB</paraID>
      <start>33</start>
      <end>34</end>
      <status>unmodified</status>
      <modifiedWord/>
      <trackRevisions>false</trackRevisions>
    </reviewItem>
    <reviewItem>
      <errorID>4db556e0-e373-48a3-8996-c4e1875e4758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6D1495C6</paraID>
      <start>18</start>
      <end>19</end>
      <status>unmodified</status>
      <modifiedWord/>
      <trackRevisions>false</trackRevisions>
    </reviewItem>
    <reviewItem>
      <errorID>14c1555e-e652-482f-8ee0-2bf2840083ae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732A99A</paraID>
      <start>22</start>
      <end>23</end>
      <status>unmodified</status>
      <modifiedWord/>
      <trackRevisions>false</trackRevisions>
    </reviewItem>
    <reviewItem>
      <errorID>2e1eafd1-599f-4541-a2b6-122dfcbda89f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3716FFD</paraID>
      <start>41</start>
      <end>42</end>
      <status>unmodified</status>
      <modifiedWord/>
      <trackRevisions>false</trackRevisions>
    </reviewItem>
    <reviewItem>
      <errorID>5558c5fe-e769-47cd-b414-0c49fbfaeb9b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1E557620</paraID>
      <start>22</start>
      <end>23</end>
      <status>unmodified</status>
      <modifiedWord/>
      <trackRevisions>false</trackRevisions>
    </reviewItem>
    <reviewItem>
      <errorID>8392a799-cb91-4032-b908-900e43cc05c6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1A54EA40</paraID>
      <start>7</start>
      <end>8</end>
      <status>unmodified</status>
      <modifiedWord/>
      <trackRevisions>false</trackRevisions>
    </reviewItem>
    <reviewItem>
      <errorID>c80c1f05-cd04-4f8e-af19-7488a4dc2128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241187DE</paraID>
      <start>23</start>
      <end>24</end>
      <status>unmodified</status>
      <modifiedWord/>
      <trackRevisions>false</trackRevisions>
    </reviewItem>
    <reviewItem>
      <errorID>9451f015-8a14-46d4-96fb-7aa25a98900f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6AEBE60B</paraID>
      <start>4</start>
      <end>5</end>
      <status>unmodified</status>
      <modifiedWord/>
      <trackRevisions>false</trackRevisions>
    </reviewItem>
    <reviewItem>
      <errorID>6ea51fff-c734-48a7-b889-72a2e68b50e7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6A236ED</paraID>
      <start>41</start>
      <end>42</end>
      <status>unmodified</status>
      <modifiedWord/>
      <trackRevisions>false</trackRevisions>
    </reviewItem>
    <reviewItem>
      <errorID>348e4730-6a6d-4931-9fac-ea8706a85527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6A395710</paraID>
      <start>32</start>
      <end>33</end>
      <status>unmodified</status>
      <modifiedWord/>
      <trackRevisions>false</trackRevisions>
    </reviewItem>
    <reviewItem>
      <errorID>eb509da0-fdd7-4cc9-a224-0f680078f9c5</errorID>
      <errorWord>......</errorWord>
      <group>L1_Punc</group>
      <groupName>标点问题</groupName>
      <ability>L2_Punc</ability>
      <abilityName>标点符号检查</abilityName>
      <candidateList>
        <item>……</item>
      </candidateList>
      <explain/>
      <paraID>208AA64E</paraID>
      <start>21</start>
      <end>27</end>
      <status>unmodified</status>
      <modifiedWord/>
      <trackRevisions>false</trackRevisions>
    </reviewItem>
    <reviewItem>
      <errorID>2b0a0c11-eee5-45ea-9688-feb55d35a0b7</errorID>
      <errorWord>的</errorWord>
      <group>L1_Word</group>
      <groupName>字词问题</groupName>
      <ability>L2_DDD</ability>
      <abilityName>的地得用法</abilityName>
      <candidateList>
        <item>得</item>
      </candidateList>
      <explain>“得”常用在动词或形容词后面，表示动作结果、程度或状态评价。</explain>
      <paraID>5A6DD13A</paraID>
      <start>2</start>
      <end>3</end>
      <status>unmodified</status>
      <modifiedWord/>
      <trackRevisions>false</trackRevisions>
    </reviewItem>
    <reviewItem>
      <errorID>2ba049cc-64b0-4858-885f-141b95099ab1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46E6BD1B</paraID>
      <start>64</start>
      <end>65</end>
      <status>unmodified</status>
      <modifiedWord/>
      <trackRevisions>false</trackRevisions>
    </reviewItem>
    <reviewItem>
      <errorID>ba433ad7-0d04-4ce6-b3e5-03bf277f25b5</errorID>
      <errorWord>视若珍宝</errorWord>
      <group>L1_Word</group>
      <groupName>字词问题</groupName>
      <ability>L2_Typo</ability>
      <abilityName>字词错误</abilityName>
      <candidateList>
        <item>视如珍宝</item>
      </candidateList>
      <explain>存在发音相近字词的误用。</explain>
      <paraID>1CF1928C</paraID>
      <start>13</start>
      <end>17</end>
      <status>unmodified</status>
      <modifiedWord/>
      <trackRevisions>false</trackRevisions>
    </reviewItem>
    <reviewItem>
      <errorID>e3a419a2-7a33-4f45-8f0e-bc7f42f1cd63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25D2D5C</paraID>
      <start>20</start>
      <end>21</end>
      <status>unmodified</status>
      <modifiedWord/>
      <trackRevisions>false</trackRevisions>
    </reviewItem>
    <reviewItem>
      <errorID>3a798a00-658e-4338-b1b0-3be706fd2350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695FCAE1</paraID>
      <start>17</start>
      <end>18</end>
      <status>unmodified</status>
      <modifiedWord/>
      <trackRevisions>false</trackRevisions>
    </reviewItem>
    <reviewItem>
      <errorID>96b41d09-0b1a-4717-a861-63a94f9a6367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695FCAE1</paraID>
      <start>32</start>
      <end>33</end>
      <status>unmodified</status>
      <modifiedWord/>
      <trackRevisions>false</trackRevisions>
    </reviewItem>
    <reviewItem>
      <errorID>7e28a946-97e4-4d6e-a9b4-55cb5bde687d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78197D08</paraID>
      <start>56</start>
      <end>57</end>
      <status>unmodified</status>
      <modifiedWord/>
      <trackRevisions>false</trackRevisions>
    </reviewItem>
    <reviewItem>
      <errorID>bd38b442-6a7d-440d-bd51-69eb83bc9841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6AF53178</paraID>
      <start>2</start>
      <end>3</end>
      <status>unmodified</status>
      <modifiedWord/>
      <trackRevisions>false</trackRevisions>
    </reviewItem>
    <reviewItem>
      <errorID>30554c28-034b-4b08-ad8e-e0a4481b117f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6AF53178</paraID>
      <start>30</start>
      <end>31</end>
      <status>unmodified</status>
      <modifiedWord/>
      <trackRevisions>false</trackRevisions>
    </reviewItem>
    <reviewItem>
      <errorID>d019d8f6-dc0e-4b89-8316-c7211d99fc4c</errorID>
      <errorWord>重振旗鼓</errorWord>
      <group>L1_Word</group>
      <groupName>字词问题</groupName>
      <ability>L2_Typo</ability>
      <abilityName>字词错误</abilityName>
      <candidateList>
        <item>重整旗鼓</item>
      </candidateList>
      <explain>指失败之后，重新集合力量再干（摇旗和击鼓是古代进军的号令）。也说重振旗鼓。</explain>
      <paraID>5B77B40A</paraID>
      <start>5</start>
      <end>9</end>
      <status>unmodified</status>
      <modifiedWord/>
      <trackRevisions>false</trackRevisions>
    </reviewItem>
    <reviewItem>
      <errorID>6fa51a2b-21e6-46d5-a924-7508ddde2337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1028FD14</paraID>
      <start>20</start>
      <end>21</end>
      <status>unmodified</status>
      <modifiedWord/>
      <trackRevisions>false</trackRevisions>
    </reviewItem>
    <reviewItem>
      <errorID>4575aa59-2a17-4aa7-aea9-1afde10d8127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32FFFF46</paraID>
      <start>17</start>
      <end>18</end>
      <status>unmodified</status>
      <modifiedWord/>
      <trackRevisions>false</trackRevisions>
    </reviewItem>
    <reviewItem>
      <errorID>78c5a4ee-a298-41ce-9ef7-b87268b8e2ce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32FFFF46</paraID>
      <start>32</start>
      <end>33</end>
      <status>unmodified</status>
      <modifiedWord/>
      <trackRevisions>false</trackRevisions>
    </reviewItem>
    <reviewItem>
      <errorID>9763cdda-e299-42b4-9562-c31cda7ae0f8</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757C4A6D</paraID>
      <start>16</start>
      <end>17</end>
      <status>unmodified</status>
      <modifiedWord/>
      <trackRevisions>false</trackRevisions>
    </reviewItem>
    <reviewItem>
      <errorID>37eaa417-2ebb-4ebf-8157-57a2dbb2a6a0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6E302A3</paraID>
      <start>27</start>
      <end>28</end>
      <status>unmodified</status>
      <modifiedWord/>
      <trackRevisions>false</trackRevisions>
    </reviewItem>
    <reviewItem>
      <errorID>d80584ce-f8a7-4bce-9610-b49a1d459956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5DEBC5AB</paraID>
      <start>15</start>
      <end>16</end>
      <status>unmodified</status>
      <modifiedWord/>
      <trackRevisions>false</trackRevisions>
    </reviewItem>
    <reviewItem>
      <errorID>a0881910-a6ee-47b7-851a-ee8e43150d63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666A2C2B</paraID>
      <start>15</start>
      <end>16</end>
      <status>unmodified</status>
      <modifiedWord/>
      <trackRevisions>false</trackRevisions>
    </reviewItem>
    <reviewItem>
      <errorID>d351d7ae-bbc0-4159-9ed1-e05b6eb3f79f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72F1188A</paraID>
      <start>15</start>
      <end>16</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B777C3-D842-4534-B498-B703751B3E29}">
  <ds:schemaRefs>
    <ds:schemaRef ds:uri="http://schemas.wps.cn/vas-ai-hub/contract-review"/>
  </ds:schemaRefs>
</ds:datastoreItem>
</file>

<file path=customXml/itemProps3.xml><?xml version="1.0" encoding="utf-8"?>
<ds:datastoreItem xmlns:ds="http://schemas.openxmlformats.org/officeDocument/2006/customXml" ds:itemID="{02451AE3-E84F-4501-811D-A4326F132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Pages>
  <Words>14213</Words>
  <Characters>81019</Characters>
  <Application>Microsoft Office Word</Application>
  <DocSecurity>0</DocSecurity>
  <Lines>675</Lines>
  <Paragraphs>190</Paragraphs>
  <ScaleCrop>false</ScaleCrop>
  <Company/>
  <LinksUpToDate>false</LinksUpToDate>
  <CharactersWithSpaces>95042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Z Richard</cp:lastModifiedBy>
  <cp:revision>458</cp:revision>
  <cp:lastPrinted>2026-08-24T06:01:00Z</cp:lastPrinted>
  <dcterms:created xsi:type="dcterms:W3CDTF">2026-04-23T06:34:00Z</dcterms:created>
  <dcterms:modified xsi:type="dcterms:W3CDTF">2026-08-24T06:02:00Z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8E4D124592B53F3C3BF3FE68D649CD6C_43</vt:lpwstr>
  </property>
  <property fmtid="{D5CDD505-2E9C-101B-9397-08002B2CF9AE}" pid="4" name="KSOTemplateDocerSaveRecord">
    <vt:lpwstr>eyJoZGlkIjoiZjFmZWIzNDg2MmIzZjExOTIzMmViNTBmYTMwYTk0ZWYiLCJ1c2VySWQiOiIzMjAyNDM2MzYifQ==</vt:lpwstr>
  </property>
</Properties>
</file>